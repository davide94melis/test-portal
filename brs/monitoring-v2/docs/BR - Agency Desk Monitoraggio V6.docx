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5D38F" w14:textId="6BB992A3" w:rsidR="00C14DF1" w:rsidRPr="00162071" w:rsidRDefault="00470179">
      <w:pPr>
        <w:pStyle w:val="Title"/>
        <w:rPr>
          <w:ins w:id="0" w:author="Boles, Giorgio" w:date="2026-04-23T15:15:00Z" w16du:dateUtc="2026-04-23T13:15:00Z"/>
          <w:sz w:val="48"/>
          <w:szCs w:val="48"/>
          <w:rPrChange w:id="1" w:author="Boles, Giorgio" w:date="2026-04-23T15:20:00Z" w16du:dateUtc="2026-04-23T13:20:00Z">
            <w:rPr>
              <w:ins w:id="2" w:author="Boles, Giorgio" w:date="2026-04-23T15:15:00Z" w16du:dateUtc="2026-04-23T13:15:00Z"/>
            </w:rPr>
          </w:rPrChange>
        </w:rPr>
        <w:pPrChange w:id="3" w:author="Boles, Giorgio" w:date="2026-04-23T15:15:00Z" w16du:dateUtc="2026-04-23T13:15:00Z">
          <w:pPr>
            <w:pStyle w:val="TOCHeading"/>
          </w:pPr>
        </w:pPrChange>
      </w:pPr>
      <w:bookmarkStart w:id="4" w:name="X99a333d6975e725602ae1699b86b0364027c460"/>
      <w:ins w:id="5" w:author="Boles, Giorgio" w:date="2026-04-23T15:16:00Z" w16du:dateUtc="2026-04-23T13:16:00Z">
        <w:r w:rsidRPr="00162071">
          <w:rPr>
            <w:sz w:val="48"/>
            <w:szCs w:val="48"/>
            <w:rPrChange w:id="6" w:author="Boles, Giorgio" w:date="2026-04-23T15:20:00Z" w16du:dateUtc="2026-04-23T13:20:00Z">
              <w:rPr>
                <w:b/>
                <w:bCs/>
              </w:rPr>
            </w:rPrChange>
          </w:rPr>
          <w:t>Business requirements Monitoraggio</w:t>
        </w:r>
      </w:ins>
    </w:p>
    <w:p w14:paraId="1C785375" w14:textId="3BB32E94" w:rsidR="00470179" w:rsidRDefault="00470179">
      <w:pPr>
        <w:rPr>
          <w:ins w:id="7" w:author="Boles, Giorgio" w:date="2026-04-23T15:16:00Z" w16du:dateUtc="2026-04-23T13:16:00Z"/>
        </w:rPr>
      </w:pPr>
      <w:ins w:id="8" w:author="Boles, Giorgio" w:date="2026-04-23T15:16:00Z" w16du:dateUtc="2026-04-23T13:16:00Z">
        <w:r>
          <w:br w:type="page"/>
        </w:r>
      </w:ins>
    </w:p>
    <w:p w14:paraId="640EB6B6" w14:textId="77777777" w:rsidR="00470179" w:rsidRPr="00470179" w:rsidRDefault="00470179">
      <w:pPr>
        <w:pStyle w:val="BodyText"/>
        <w:rPr>
          <w:ins w:id="9" w:author="Boles, Giorgio" w:date="2026-04-23T15:15:00Z" w16du:dateUtc="2026-04-23T13:15:00Z"/>
        </w:rPr>
        <w:pPrChange w:id="10" w:author="Boles, Giorgio" w:date="2026-04-23T15:16:00Z" w16du:dateUtc="2026-04-23T13:16:00Z">
          <w:pPr>
            <w:pStyle w:val="TOCHeading"/>
          </w:pPr>
        </w:pPrChange>
      </w:pPr>
    </w:p>
    <w:customXmlInsRangeStart w:id="11" w:author="Boles, Giorgio" w:date="2026-04-23T15:14:00Z"/>
    <w:sdt>
      <w:sdtPr>
        <w:rPr>
          <w:rFonts w:asciiTheme="minorHAnsi" w:eastAsiaTheme="minorHAnsi" w:hAnsiTheme="minorHAnsi" w:cstheme="minorBidi"/>
          <w:color w:val="auto"/>
          <w:sz w:val="24"/>
          <w:szCs w:val="24"/>
        </w:rPr>
        <w:id w:val="728727461"/>
        <w:docPartObj>
          <w:docPartGallery w:val="Table of Contents"/>
          <w:docPartUnique/>
        </w:docPartObj>
      </w:sdtPr>
      <w:sdtEndPr>
        <w:rPr>
          <w:b/>
          <w:bCs/>
          <w:noProof/>
        </w:rPr>
      </w:sdtEndPr>
      <w:sdtContent>
        <w:customXmlInsRangeEnd w:id="11"/>
        <w:p w14:paraId="1C2DECED" w14:textId="5EB95F9A" w:rsidR="00C14DF1" w:rsidRDefault="00C14DF1">
          <w:pPr>
            <w:pStyle w:val="TOCHeading"/>
            <w:rPr>
              <w:ins w:id="12" w:author="Boles, Giorgio" w:date="2026-04-23T15:14:00Z" w16du:dateUtc="2026-04-23T13:14:00Z"/>
            </w:rPr>
          </w:pPr>
          <w:ins w:id="13" w:author="Boles, Giorgio" w:date="2026-04-23T15:14:00Z" w16du:dateUtc="2026-04-23T13:14:00Z">
            <w:r>
              <w:t>Contents</w:t>
            </w:r>
          </w:ins>
        </w:p>
        <w:p w14:paraId="7F709AD1" w14:textId="6624736D" w:rsidR="00C14DF1" w:rsidRDefault="00C14DF1">
          <w:pPr>
            <w:pStyle w:val="TOC1"/>
            <w:tabs>
              <w:tab w:val="right" w:leader="dot" w:pos="9962"/>
            </w:tabs>
            <w:rPr>
              <w:ins w:id="14" w:author="Boles, Giorgio" w:date="2026-04-23T15:15:00Z" w16du:dateUtc="2026-04-23T13:15:00Z"/>
              <w:rFonts w:eastAsiaTheme="minorEastAsia"/>
              <w:noProof/>
              <w:kern w:val="2"/>
              <w:lang w:val="it-IT" w:eastAsia="it-IT"/>
              <w14:ligatures w14:val="standardContextual"/>
            </w:rPr>
          </w:pPr>
          <w:ins w:id="15" w:author="Boles, Giorgio" w:date="2026-04-23T15:14:00Z" w16du:dateUtc="2026-04-23T13:14:00Z">
            <w:r>
              <w:fldChar w:fldCharType="begin"/>
            </w:r>
            <w:r>
              <w:instrText xml:space="preserve"> TOC \o "1-3" \h \z \u </w:instrText>
            </w:r>
            <w:r>
              <w:fldChar w:fldCharType="separate"/>
            </w:r>
          </w:ins>
          <w:ins w:id="16"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"_Toc227849747"</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REQUISITI UTENTE - AGENCY DESK MONITORAGGIO</w:t>
            </w:r>
            <w:r>
              <w:rPr>
                <w:noProof/>
                <w:webHidden/>
              </w:rPr>
              <w:tab/>
            </w:r>
            <w:r>
              <w:rPr>
                <w:noProof/>
                <w:webHidden/>
              </w:rPr>
              <w:fldChar w:fldCharType="begin"/>
            </w:r>
            <w:r>
              <w:rPr>
                <w:noProof/>
                <w:webHidden/>
              </w:rPr>
              <w:instrText xml:space="preserve"> PAGEREF _Toc227849747 \h </w:instrText>
            </w:r>
          </w:ins>
          <w:r>
            <w:rPr>
              <w:noProof/>
              <w:webHidden/>
            </w:rPr>
          </w:r>
          <w:ins w:id="17" w:author="Boles, Giorgio" w:date="2026-04-23T15:15:00Z" w16du:dateUtc="2026-04-23T13:15:00Z">
            <w:r>
              <w:rPr>
                <w:noProof/>
                <w:webHidden/>
              </w:rPr>
              <w:fldChar w:fldCharType="separate"/>
            </w:r>
            <w:r>
              <w:rPr>
                <w:noProof/>
                <w:webHidden/>
              </w:rPr>
              <w:t>2</w:t>
            </w:r>
            <w:r>
              <w:rPr>
                <w:noProof/>
                <w:webHidden/>
              </w:rPr>
              <w:fldChar w:fldCharType="end"/>
            </w:r>
            <w:r w:rsidRPr="00F2469F">
              <w:rPr>
                <w:rStyle w:val="Hyperlink"/>
                <w:noProof/>
              </w:rPr>
              <w:fldChar w:fldCharType="end"/>
            </w:r>
          </w:ins>
        </w:p>
        <w:p w14:paraId="1DF03D9D" w14:textId="33480C13" w:rsidR="00C14DF1" w:rsidRDefault="00C14DF1">
          <w:pPr>
            <w:pStyle w:val="TOC2"/>
            <w:tabs>
              <w:tab w:val="right" w:leader="dot" w:pos="9962"/>
            </w:tabs>
            <w:rPr>
              <w:ins w:id="18" w:author="Boles, Giorgio" w:date="2026-04-23T15:15:00Z" w16du:dateUtc="2026-04-23T13:15:00Z"/>
              <w:rFonts w:eastAsiaTheme="minorEastAsia"/>
              <w:noProof/>
              <w:kern w:val="2"/>
              <w:lang w:val="it-IT" w:eastAsia="it-IT"/>
              <w14:ligatures w14:val="standardContextual"/>
            </w:rPr>
          </w:pPr>
          <w:ins w:id="19"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"_Toc227849748"</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Piattaforma Banca Agente - Gestione Covenant</w:t>
            </w:r>
            <w:r>
              <w:rPr>
                <w:noProof/>
                <w:webHidden/>
              </w:rPr>
              <w:tab/>
            </w:r>
            <w:r>
              <w:rPr>
                <w:noProof/>
                <w:webHidden/>
              </w:rPr>
              <w:fldChar w:fldCharType="begin"/>
            </w:r>
            <w:r>
              <w:rPr>
                <w:noProof/>
                <w:webHidden/>
              </w:rPr>
              <w:instrText xml:space="preserve"> PAGEREF _Toc227849748 \h </w:instrText>
            </w:r>
          </w:ins>
          <w:r>
            <w:rPr>
              <w:noProof/>
              <w:webHidden/>
            </w:rPr>
          </w:r>
          <w:ins w:id="20" w:author="Boles, Giorgio" w:date="2026-04-23T15:15:00Z" w16du:dateUtc="2026-04-23T13:15:00Z">
            <w:r>
              <w:rPr>
                <w:noProof/>
                <w:webHidden/>
              </w:rPr>
              <w:fldChar w:fldCharType="separate"/>
            </w:r>
            <w:r>
              <w:rPr>
                <w:noProof/>
                <w:webHidden/>
              </w:rPr>
              <w:t>2</w:t>
            </w:r>
            <w:r>
              <w:rPr>
                <w:noProof/>
                <w:webHidden/>
              </w:rPr>
              <w:fldChar w:fldCharType="end"/>
            </w:r>
            <w:r w:rsidRPr="00F2469F">
              <w:rPr>
                <w:rStyle w:val="Hyperlink"/>
                <w:noProof/>
              </w:rPr>
              <w:fldChar w:fldCharType="end"/>
            </w:r>
          </w:ins>
        </w:p>
        <w:p w14:paraId="247862EA" w14:textId="2B774F0D" w:rsidR="00C14DF1" w:rsidRDefault="00C14DF1">
          <w:pPr>
            <w:pStyle w:val="TOC2"/>
            <w:tabs>
              <w:tab w:val="right" w:leader="dot" w:pos="9962"/>
            </w:tabs>
            <w:rPr>
              <w:ins w:id="21" w:author="Boles, Giorgio" w:date="2026-04-23T15:15:00Z" w16du:dateUtc="2026-04-23T13:15:00Z"/>
              <w:rFonts w:eastAsiaTheme="minorEastAsia"/>
              <w:noProof/>
              <w:kern w:val="2"/>
              <w:lang w:val="it-IT" w:eastAsia="it-IT"/>
              <w14:ligatures w14:val="standardContextual"/>
            </w:rPr>
          </w:pPr>
          <w:ins w:id="22"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"_Toc227849749"</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1. CREAZIONE PRATICA MONITORAGGIO</w:t>
            </w:r>
            <w:r>
              <w:rPr>
                <w:noProof/>
                <w:webHidden/>
              </w:rPr>
              <w:tab/>
            </w:r>
            <w:r>
              <w:rPr>
                <w:noProof/>
                <w:webHidden/>
              </w:rPr>
              <w:fldChar w:fldCharType="begin"/>
            </w:r>
            <w:r>
              <w:rPr>
                <w:noProof/>
                <w:webHidden/>
              </w:rPr>
              <w:instrText xml:space="preserve"> PAGEREF _Toc227849749 \h </w:instrText>
            </w:r>
          </w:ins>
          <w:r>
            <w:rPr>
              <w:noProof/>
              <w:webHidden/>
            </w:rPr>
          </w:r>
          <w:ins w:id="23" w:author="Boles, Giorgio" w:date="2026-04-23T15:15:00Z" w16du:dateUtc="2026-04-23T13:15:00Z">
            <w:r>
              <w:rPr>
                <w:noProof/>
                <w:webHidden/>
              </w:rPr>
              <w:fldChar w:fldCharType="separate"/>
            </w:r>
            <w:r>
              <w:rPr>
                <w:noProof/>
                <w:webHidden/>
              </w:rPr>
              <w:t>2</w:t>
            </w:r>
            <w:r>
              <w:rPr>
                <w:noProof/>
                <w:webHidden/>
              </w:rPr>
              <w:fldChar w:fldCharType="end"/>
            </w:r>
            <w:r w:rsidRPr="00F2469F">
              <w:rPr>
                <w:rStyle w:val="Hyperlink"/>
                <w:noProof/>
              </w:rPr>
              <w:fldChar w:fldCharType="end"/>
            </w:r>
          </w:ins>
        </w:p>
        <w:p w14:paraId="39776B4C" w14:textId="484C0EAD" w:rsidR="00C14DF1" w:rsidRDefault="00C14DF1">
          <w:pPr>
            <w:pStyle w:val="TOC2"/>
            <w:tabs>
              <w:tab w:val="right" w:leader="dot" w:pos="9962"/>
            </w:tabs>
            <w:rPr>
              <w:ins w:id="24" w:author="Boles, Giorgio" w:date="2026-04-23T15:15:00Z" w16du:dateUtc="2026-04-23T13:15:00Z"/>
              <w:rFonts w:eastAsiaTheme="minorEastAsia"/>
              <w:noProof/>
              <w:kern w:val="2"/>
              <w:lang w:val="it-IT" w:eastAsia="it-IT"/>
              <w14:ligatures w14:val="standardContextual"/>
            </w:rPr>
          </w:pPr>
          <w:ins w:id="25"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"_Toc227849750"</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2. TABELLA PRATICHE MONITORAGGIO</w:t>
            </w:r>
            <w:r>
              <w:rPr>
                <w:noProof/>
                <w:webHidden/>
              </w:rPr>
              <w:tab/>
            </w:r>
            <w:r>
              <w:rPr>
                <w:noProof/>
                <w:webHidden/>
              </w:rPr>
              <w:fldChar w:fldCharType="begin"/>
            </w:r>
            <w:r>
              <w:rPr>
                <w:noProof/>
                <w:webHidden/>
              </w:rPr>
              <w:instrText xml:space="preserve"> PAGEREF _Toc227849750 \h </w:instrText>
            </w:r>
          </w:ins>
          <w:r>
            <w:rPr>
              <w:noProof/>
              <w:webHidden/>
            </w:rPr>
          </w:r>
          <w:ins w:id="26" w:author="Boles, Giorgio" w:date="2026-04-23T15:15:00Z" w16du:dateUtc="2026-04-23T13:15:00Z">
            <w:r>
              <w:rPr>
                <w:noProof/>
                <w:webHidden/>
              </w:rPr>
              <w:fldChar w:fldCharType="separate"/>
            </w:r>
            <w:r>
              <w:rPr>
                <w:noProof/>
                <w:webHidden/>
              </w:rPr>
              <w:t>6</w:t>
            </w:r>
            <w:r>
              <w:rPr>
                <w:noProof/>
                <w:webHidden/>
              </w:rPr>
              <w:fldChar w:fldCharType="end"/>
            </w:r>
            <w:r w:rsidRPr="00F2469F">
              <w:rPr>
                <w:rStyle w:val="Hyperlink"/>
                <w:noProof/>
              </w:rPr>
              <w:fldChar w:fldCharType="end"/>
            </w:r>
          </w:ins>
        </w:p>
        <w:p w14:paraId="355C169B" w14:textId="140A707E" w:rsidR="00C14DF1" w:rsidRDefault="00C14DF1">
          <w:pPr>
            <w:pStyle w:val="TOC3"/>
            <w:tabs>
              <w:tab w:val="right" w:leader="dot" w:pos="9962"/>
            </w:tabs>
            <w:rPr>
              <w:ins w:id="27" w:author="Boles, Giorgio" w:date="2026-04-23T15:15:00Z" w16du:dateUtc="2026-04-23T13:15:00Z"/>
              <w:rFonts w:eastAsiaTheme="minorEastAsia"/>
              <w:noProof/>
              <w:kern w:val="2"/>
              <w:lang w:val="it-IT" w:eastAsia="it-IT"/>
              <w14:ligatures w14:val="standardContextual"/>
            </w:rPr>
          </w:pPr>
          <w:ins w:id="28"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"_Toc227849751"</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2.1 Descrizione Generale e Accesso</w:t>
            </w:r>
            <w:r>
              <w:rPr>
                <w:noProof/>
                <w:webHidden/>
              </w:rPr>
              <w:tab/>
            </w:r>
            <w:r>
              <w:rPr>
                <w:noProof/>
                <w:webHidden/>
              </w:rPr>
              <w:fldChar w:fldCharType="begin"/>
            </w:r>
            <w:r>
              <w:rPr>
                <w:noProof/>
                <w:webHidden/>
              </w:rPr>
              <w:instrText xml:space="preserve"> PAGEREF _Toc227849751 \h </w:instrText>
            </w:r>
          </w:ins>
          <w:r>
            <w:rPr>
              <w:noProof/>
              <w:webHidden/>
            </w:rPr>
          </w:r>
          <w:ins w:id="29" w:author="Boles, Giorgio" w:date="2026-04-23T15:15:00Z" w16du:dateUtc="2026-04-23T13:15:00Z">
            <w:r>
              <w:rPr>
                <w:noProof/>
                <w:webHidden/>
              </w:rPr>
              <w:fldChar w:fldCharType="separate"/>
            </w:r>
            <w:r>
              <w:rPr>
                <w:noProof/>
                <w:webHidden/>
              </w:rPr>
              <w:t>6</w:t>
            </w:r>
            <w:r>
              <w:rPr>
                <w:noProof/>
                <w:webHidden/>
              </w:rPr>
              <w:fldChar w:fldCharType="end"/>
            </w:r>
            <w:r w:rsidRPr="00F2469F">
              <w:rPr>
                <w:rStyle w:val="Hyperlink"/>
                <w:noProof/>
              </w:rPr>
              <w:fldChar w:fldCharType="end"/>
            </w:r>
          </w:ins>
        </w:p>
        <w:p w14:paraId="28DC038A" w14:textId="2A6C4D6F" w:rsidR="00C14DF1" w:rsidRDefault="00C14DF1">
          <w:pPr>
            <w:pStyle w:val="TOC3"/>
            <w:tabs>
              <w:tab w:val="right" w:leader="dot" w:pos="9962"/>
            </w:tabs>
            <w:rPr>
              <w:ins w:id="30" w:author="Boles, Giorgio" w:date="2026-04-23T15:15:00Z" w16du:dateUtc="2026-04-23T13:15:00Z"/>
              <w:rFonts w:eastAsiaTheme="minorEastAsia"/>
              <w:noProof/>
              <w:kern w:val="2"/>
              <w:lang w:val="it-IT" w:eastAsia="it-IT"/>
              <w14:ligatures w14:val="standardContextual"/>
            </w:rPr>
          </w:pPr>
          <w:ins w:id="31"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"_Toc227849752"</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2.2 Sezione Filtri e Ricerca Avanzata</w:t>
            </w:r>
            <w:r>
              <w:rPr>
                <w:noProof/>
                <w:webHidden/>
              </w:rPr>
              <w:tab/>
            </w:r>
            <w:r>
              <w:rPr>
                <w:noProof/>
                <w:webHidden/>
              </w:rPr>
              <w:fldChar w:fldCharType="begin"/>
            </w:r>
            <w:r>
              <w:rPr>
                <w:noProof/>
                <w:webHidden/>
              </w:rPr>
              <w:instrText xml:space="preserve"> PAGEREF _Toc227849752 \h </w:instrText>
            </w:r>
          </w:ins>
          <w:r>
            <w:rPr>
              <w:noProof/>
              <w:webHidden/>
            </w:rPr>
          </w:r>
          <w:ins w:id="32" w:author="Boles, Giorgio" w:date="2026-04-23T15:15:00Z" w16du:dateUtc="2026-04-23T13:15:00Z">
            <w:r>
              <w:rPr>
                <w:noProof/>
                <w:webHidden/>
              </w:rPr>
              <w:fldChar w:fldCharType="separate"/>
            </w:r>
            <w:r>
              <w:rPr>
                <w:noProof/>
                <w:webHidden/>
              </w:rPr>
              <w:t>6</w:t>
            </w:r>
            <w:r>
              <w:rPr>
                <w:noProof/>
                <w:webHidden/>
              </w:rPr>
              <w:fldChar w:fldCharType="end"/>
            </w:r>
            <w:r w:rsidRPr="00F2469F">
              <w:rPr>
                <w:rStyle w:val="Hyperlink"/>
                <w:noProof/>
              </w:rPr>
              <w:fldChar w:fldCharType="end"/>
            </w:r>
          </w:ins>
        </w:p>
        <w:p w14:paraId="1B8086B3" w14:textId="0C4C1B59" w:rsidR="00C14DF1" w:rsidRDefault="00C14DF1">
          <w:pPr>
            <w:pStyle w:val="TOC3"/>
            <w:tabs>
              <w:tab w:val="right" w:leader="dot" w:pos="9962"/>
            </w:tabs>
            <w:rPr>
              <w:ins w:id="33" w:author="Boles, Giorgio" w:date="2026-04-23T15:15:00Z" w16du:dateUtc="2026-04-23T13:15:00Z"/>
              <w:rFonts w:eastAsiaTheme="minorEastAsia"/>
              <w:noProof/>
              <w:kern w:val="2"/>
              <w:lang w:val="it-IT" w:eastAsia="it-IT"/>
              <w14:ligatures w14:val="standardContextual"/>
            </w:rPr>
          </w:pPr>
          <w:ins w:id="34"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"_Toc227849753"</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2.3 Tabella Pratiche Monitoraggio - Vista Consolidata</w:t>
            </w:r>
            <w:r>
              <w:rPr>
                <w:noProof/>
                <w:webHidden/>
              </w:rPr>
              <w:tab/>
            </w:r>
            <w:r>
              <w:rPr>
                <w:noProof/>
                <w:webHidden/>
              </w:rPr>
              <w:fldChar w:fldCharType="begin"/>
            </w:r>
            <w:r>
              <w:rPr>
                <w:noProof/>
                <w:webHidden/>
              </w:rPr>
              <w:instrText xml:space="preserve"> PAGEREF _Toc227849753 \h </w:instrText>
            </w:r>
          </w:ins>
          <w:r>
            <w:rPr>
              <w:noProof/>
              <w:webHidden/>
            </w:rPr>
          </w:r>
          <w:ins w:id="35" w:author="Boles, Giorgio" w:date="2026-04-23T15:15:00Z" w16du:dateUtc="2026-04-23T13:15:00Z">
            <w:r>
              <w:rPr>
                <w:noProof/>
                <w:webHidden/>
              </w:rPr>
              <w:fldChar w:fldCharType="separate"/>
            </w:r>
            <w:r>
              <w:rPr>
                <w:noProof/>
                <w:webHidden/>
              </w:rPr>
              <w:t>7</w:t>
            </w:r>
            <w:r>
              <w:rPr>
                <w:noProof/>
                <w:webHidden/>
              </w:rPr>
              <w:fldChar w:fldCharType="end"/>
            </w:r>
            <w:r w:rsidRPr="00F2469F">
              <w:rPr>
                <w:rStyle w:val="Hyperlink"/>
                <w:noProof/>
              </w:rPr>
              <w:fldChar w:fldCharType="end"/>
            </w:r>
          </w:ins>
        </w:p>
        <w:p w14:paraId="2CBC3208" w14:textId="4CBB997A" w:rsidR="00C14DF1" w:rsidRDefault="00C14DF1">
          <w:pPr>
            <w:pStyle w:val="TOC2"/>
            <w:tabs>
              <w:tab w:val="right" w:leader="dot" w:pos="9962"/>
            </w:tabs>
            <w:rPr>
              <w:ins w:id="36" w:author="Boles, Giorgio" w:date="2026-04-23T15:15:00Z" w16du:dateUtc="2026-04-23T13:15:00Z"/>
              <w:rFonts w:eastAsiaTheme="minorEastAsia"/>
              <w:noProof/>
              <w:kern w:val="2"/>
              <w:lang w:val="it-IT" w:eastAsia="it-IT"/>
              <w14:ligatures w14:val="standardContextual"/>
            </w:rPr>
          </w:pPr>
          <w:ins w:id="37"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"_Toc227849754"</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3. FLUSSO ISP (UTENTE BANCA)</w:t>
            </w:r>
            <w:r>
              <w:rPr>
                <w:noProof/>
                <w:webHidden/>
              </w:rPr>
              <w:tab/>
            </w:r>
            <w:r>
              <w:rPr>
                <w:noProof/>
                <w:webHidden/>
              </w:rPr>
              <w:fldChar w:fldCharType="begin"/>
            </w:r>
            <w:r>
              <w:rPr>
                <w:noProof/>
                <w:webHidden/>
              </w:rPr>
              <w:instrText xml:space="preserve"> PAGEREF _Toc227849754 \h </w:instrText>
            </w:r>
          </w:ins>
          <w:r>
            <w:rPr>
              <w:noProof/>
              <w:webHidden/>
            </w:rPr>
          </w:r>
          <w:ins w:id="38" w:author="Boles, Giorgio" w:date="2026-04-23T15:15:00Z" w16du:dateUtc="2026-04-23T13:15:00Z">
            <w:r>
              <w:rPr>
                <w:noProof/>
                <w:webHidden/>
              </w:rPr>
              <w:fldChar w:fldCharType="separate"/>
            </w:r>
            <w:r>
              <w:rPr>
                <w:noProof/>
                <w:webHidden/>
              </w:rPr>
              <w:t>8</w:t>
            </w:r>
            <w:r>
              <w:rPr>
                <w:noProof/>
                <w:webHidden/>
              </w:rPr>
              <w:fldChar w:fldCharType="end"/>
            </w:r>
            <w:r w:rsidRPr="00F2469F">
              <w:rPr>
                <w:rStyle w:val="Hyperlink"/>
                <w:noProof/>
              </w:rPr>
              <w:fldChar w:fldCharType="end"/>
            </w:r>
          </w:ins>
        </w:p>
        <w:p w14:paraId="4AD82ECD" w14:textId="79837F03" w:rsidR="00C14DF1" w:rsidRDefault="00C14DF1">
          <w:pPr>
            <w:pStyle w:val="TOC3"/>
            <w:tabs>
              <w:tab w:val="right" w:leader="dot" w:pos="9962"/>
            </w:tabs>
            <w:rPr>
              <w:ins w:id="39" w:author="Boles, Giorgio" w:date="2026-04-23T15:15:00Z" w16du:dateUtc="2026-04-23T13:15:00Z"/>
              <w:rFonts w:eastAsiaTheme="minorEastAsia"/>
              <w:noProof/>
              <w:kern w:val="2"/>
              <w:lang w:val="it-IT" w:eastAsia="it-IT"/>
              <w14:ligatures w14:val="standardContextual"/>
            </w:rPr>
          </w:pPr>
          <w:ins w:id="40"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"_Toc227849755"</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3.1 Descrizione Generale del Flusso ISP</w:t>
            </w:r>
            <w:r>
              <w:rPr>
                <w:noProof/>
                <w:webHidden/>
              </w:rPr>
              <w:tab/>
            </w:r>
            <w:r>
              <w:rPr>
                <w:noProof/>
                <w:webHidden/>
              </w:rPr>
              <w:fldChar w:fldCharType="begin"/>
            </w:r>
            <w:r>
              <w:rPr>
                <w:noProof/>
                <w:webHidden/>
              </w:rPr>
              <w:instrText xml:space="preserve"> PAGEREF _Toc227849755 \h </w:instrText>
            </w:r>
          </w:ins>
          <w:r>
            <w:rPr>
              <w:noProof/>
              <w:webHidden/>
            </w:rPr>
          </w:r>
          <w:ins w:id="41" w:author="Boles, Giorgio" w:date="2026-04-23T15:15:00Z" w16du:dateUtc="2026-04-23T13:15:00Z">
            <w:r>
              <w:rPr>
                <w:noProof/>
                <w:webHidden/>
              </w:rPr>
              <w:fldChar w:fldCharType="separate"/>
            </w:r>
            <w:r>
              <w:rPr>
                <w:noProof/>
                <w:webHidden/>
              </w:rPr>
              <w:t>8</w:t>
            </w:r>
            <w:r>
              <w:rPr>
                <w:noProof/>
                <w:webHidden/>
              </w:rPr>
              <w:fldChar w:fldCharType="end"/>
            </w:r>
            <w:r w:rsidRPr="00F2469F">
              <w:rPr>
                <w:rStyle w:val="Hyperlink"/>
                <w:noProof/>
              </w:rPr>
              <w:fldChar w:fldCharType="end"/>
            </w:r>
          </w:ins>
        </w:p>
        <w:p w14:paraId="62885CC4" w14:textId="2CFA4264" w:rsidR="00C14DF1" w:rsidRDefault="00C14DF1">
          <w:pPr>
            <w:pStyle w:val="TOC3"/>
            <w:tabs>
              <w:tab w:val="right" w:leader="dot" w:pos="9962"/>
            </w:tabs>
            <w:rPr>
              <w:ins w:id="42" w:author="Boles, Giorgio" w:date="2026-04-23T15:15:00Z" w16du:dateUtc="2026-04-23T13:15:00Z"/>
              <w:rFonts w:eastAsiaTheme="minorEastAsia"/>
              <w:noProof/>
              <w:kern w:val="2"/>
              <w:lang w:val="it-IT" w:eastAsia="it-IT"/>
              <w14:ligatures w14:val="standardContextual"/>
            </w:rPr>
          </w:pPr>
          <w:ins w:id="43"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"_Toc227849756"</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3.2 Dettaglio Pratica - Sezione Covenant (ISP)</w:t>
            </w:r>
            <w:r>
              <w:rPr>
                <w:noProof/>
                <w:webHidden/>
              </w:rPr>
              <w:tab/>
            </w:r>
            <w:r>
              <w:rPr>
                <w:noProof/>
                <w:webHidden/>
              </w:rPr>
              <w:fldChar w:fldCharType="begin"/>
            </w:r>
            <w:r>
              <w:rPr>
                <w:noProof/>
                <w:webHidden/>
              </w:rPr>
              <w:instrText xml:space="preserve"> PAGEREF _Toc227849756 \h </w:instrText>
            </w:r>
          </w:ins>
          <w:r>
            <w:rPr>
              <w:noProof/>
              <w:webHidden/>
            </w:rPr>
          </w:r>
          <w:ins w:id="44" w:author="Boles, Giorgio" w:date="2026-04-23T15:15:00Z" w16du:dateUtc="2026-04-23T13:15:00Z">
            <w:r>
              <w:rPr>
                <w:noProof/>
                <w:webHidden/>
              </w:rPr>
              <w:fldChar w:fldCharType="separate"/>
            </w:r>
            <w:r>
              <w:rPr>
                <w:noProof/>
                <w:webHidden/>
              </w:rPr>
              <w:t>9</w:t>
            </w:r>
            <w:r>
              <w:rPr>
                <w:noProof/>
                <w:webHidden/>
              </w:rPr>
              <w:fldChar w:fldCharType="end"/>
            </w:r>
            <w:r w:rsidRPr="00F2469F">
              <w:rPr>
                <w:rStyle w:val="Hyperlink"/>
                <w:noProof/>
              </w:rPr>
              <w:fldChar w:fldCharType="end"/>
            </w:r>
          </w:ins>
        </w:p>
        <w:p w14:paraId="245BB36E" w14:textId="637FDD95" w:rsidR="00C14DF1" w:rsidRDefault="00C14DF1">
          <w:pPr>
            <w:pStyle w:val="TOC3"/>
            <w:tabs>
              <w:tab w:val="right" w:leader="dot" w:pos="9962"/>
            </w:tabs>
            <w:rPr>
              <w:ins w:id="45" w:author="Boles, Giorgio" w:date="2026-04-23T15:15:00Z" w16du:dateUtc="2026-04-23T13:15:00Z"/>
              <w:rFonts w:eastAsiaTheme="minorEastAsia"/>
              <w:noProof/>
              <w:kern w:val="2"/>
              <w:lang w:val="it-IT" w:eastAsia="it-IT"/>
              <w14:ligatures w14:val="standardContextual"/>
            </w:rPr>
          </w:pPr>
          <w:ins w:id="46"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"_Toc227849757"</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3.3 Dettaglio Covenant Singolo (ISP)</w:t>
            </w:r>
            <w:r>
              <w:rPr>
                <w:noProof/>
                <w:webHidden/>
              </w:rPr>
              <w:tab/>
            </w:r>
            <w:r>
              <w:rPr>
                <w:noProof/>
                <w:webHidden/>
              </w:rPr>
              <w:fldChar w:fldCharType="begin"/>
            </w:r>
            <w:r>
              <w:rPr>
                <w:noProof/>
                <w:webHidden/>
              </w:rPr>
              <w:instrText xml:space="preserve"> PAGEREF _Toc227849757 \h </w:instrText>
            </w:r>
          </w:ins>
          <w:r>
            <w:rPr>
              <w:noProof/>
              <w:webHidden/>
            </w:rPr>
          </w:r>
          <w:ins w:id="47" w:author="Boles, Giorgio" w:date="2026-04-23T15:15:00Z" w16du:dateUtc="2026-04-23T13:15:00Z">
            <w:r>
              <w:rPr>
                <w:noProof/>
                <w:webHidden/>
              </w:rPr>
              <w:fldChar w:fldCharType="separate"/>
            </w:r>
            <w:r>
              <w:rPr>
                <w:noProof/>
                <w:webHidden/>
              </w:rPr>
              <w:t>13</w:t>
            </w:r>
            <w:r>
              <w:rPr>
                <w:noProof/>
                <w:webHidden/>
              </w:rPr>
              <w:fldChar w:fldCharType="end"/>
            </w:r>
            <w:r w:rsidRPr="00F2469F">
              <w:rPr>
                <w:rStyle w:val="Hyperlink"/>
                <w:noProof/>
              </w:rPr>
              <w:fldChar w:fldCharType="end"/>
            </w:r>
          </w:ins>
        </w:p>
        <w:p w14:paraId="6CFF4FD6" w14:textId="18DE7223" w:rsidR="00C14DF1" w:rsidRDefault="00C14DF1">
          <w:pPr>
            <w:pStyle w:val="TOC3"/>
            <w:tabs>
              <w:tab w:val="right" w:leader="dot" w:pos="9962"/>
            </w:tabs>
            <w:rPr>
              <w:ins w:id="48" w:author="Boles, Giorgio" w:date="2026-04-23T15:15:00Z" w16du:dateUtc="2026-04-23T13:15:00Z"/>
              <w:rFonts w:eastAsiaTheme="minorEastAsia"/>
              <w:noProof/>
              <w:kern w:val="2"/>
              <w:lang w:val="it-IT" w:eastAsia="it-IT"/>
              <w14:ligatures w14:val="standardContextual"/>
            </w:rPr>
          </w:pPr>
          <w:ins w:id="49"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"_Toc227849758"</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3.4 Richiesta di Eccezione al Monitoraggio (ISP)</w:t>
            </w:r>
            <w:r>
              <w:rPr>
                <w:noProof/>
                <w:webHidden/>
              </w:rPr>
              <w:tab/>
            </w:r>
            <w:r>
              <w:rPr>
                <w:noProof/>
                <w:webHidden/>
              </w:rPr>
              <w:fldChar w:fldCharType="begin"/>
            </w:r>
            <w:r>
              <w:rPr>
                <w:noProof/>
                <w:webHidden/>
              </w:rPr>
              <w:instrText xml:space="preserve"> PAGEREF _Toc227849758 \h </w:instrText>
            </w:r>
          </w:ins>
          <w:r>
            <w:rPr>
              <w:noProof/>
              <w:webHidden/>
            </w:rPr>
          </w:r>
          <w:ins w:id="50" w:author="Boles, Giorgio" w:date="2026-04-23T15:15:00Z" w16du:dateUtc="2026-04-23T13:15:00Z">
            <w:r>
              <w:rPr>
                <w:noProof/>
                <w:webHidden/>
              </w:rPr>
              <w:fldChar w:fldCharType="separate"/>
            </w:r>
            <w:r>
              <w:rPr>
                <w:noProof/>
                <w:webHidden/>
              </w:rPr>
              <w:t>14</w:t>
            </w:r>
            <w:r>
              <w:rPr>
                <w:noProof/>
                <w:webHidden/>
              </w:rPr>
              <w:fldChar w:fldCharType="end"/>
            </w:r>
            <w:r w:rsidRPr="00F2469F">
              <w:rPr>
                <w:rStyle w:val="Hyperlink"/>
                <w:noProof/>
              </w:rPr>
              <w:fldChar w:fldCharType="end"/>
            </w:r>
          </w:ins>
        </w:p>
        <w:p w14:paraId="19A6AC85" w14:textId="6D13CA68" w:rsidR="00C14DF1" w:rsidRDefault="00C14DF1">
          <w:pPr>
            <w:pStyle w:val="TOC3"/>
            <w:tabs>
              <w:tab w:val="right" w:leader="dot" w:pos="9962"/>
            </w:tabs>
            <w:rPr>
              <w:ins w:id="51" w:author="Boles, Giorgio" w:date="2026-04-23T15:15:00Z" w16du:dateUtc="2026-04-23T13:15:00Z"/>
              <w:rFonts w:eastAsiaTheme="minorEastAsia"/>
              <w:noProof/>
              <w:kern w:val="2"/>
              <w:lang w:val="it-IT" w:eastAsia="it-IT"/>
              <w14:ligatures w14:val="standardContextual"/>
            </w:rPr>
          </w:pPr>
          <w:ins w:id="52"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"_Toc227849759"</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3.5 Sezione Spread (ISP)</w:t>
            </w:r>
            <w:r>
              <w:rPr>
                <w:noProof/>
                <w:webHidden/>
              </w:rPr>
              <w:tab/>
            </w:r>
            <w:r>
              <w:rPr>
                <w:noProof/>
                <w:webHidden/>
              </w:rPr>
              <w:fldChar w:fldCharType="begin"/>
            </w:r>
            <w:r>
              <w:rPr>
                <w:noProof/>
                <w:webHidden/>
              </w:rPr>
              <w:instrText xml:space="preserve"> PAGEREF _Toc227849759 \h </w:instrText>
            </w:r>
          </w:ins>
          <w:r>
            <w:rPr>
              <w:noProof/>
              <w:webHidden/>
            </w:rPr>
          </w:r>
          <w:ins w:id="53" w:author="Boles, Giorgio" w:date="2026-04-23T15:15:00Z" w16du:dateUtc="2026-04-23T13:15:00Z">
            <w:r>
              <w:rPr>
                <w:noProof/>
                <w:webHidden/>
              </w:rPr>
              <w:fldChar w:fldCharType="separate"/>
            </w:r>
            <w:r>
              <w:rPr>
                <w:noProof/>
                <w:webHidden/>
              </w:rPr>
              <w:t>15</w:t>
            </w:r>
            <w:r>
              <w:rPr>
                <w:noProof/>
                <w:webHidden/>
              </w:rPr>
              <w:fldChar w:fldCharType="end"/>
            </w:r>
            <w:r w:rsidRPr="00F2469F">
              <w:rPr>
                <w:rStyle w:val="Hyperlink"/>
                <w:noProof/>
              </w:rPr>
              <w:fldChar w:fldCharType="end"/>
            </w:r>
          </w:ins>
        </w:p>
        <w:p w14:paraId="2A3533D3" w14:textId="24DDA43B" w:rsidR="00C14DF1" w:rsidRDefault="00C14DF1">
          <w:pPr>
            <w:pStyle w:val="TOC3"/>
            <w:tabs>
              <w:tab w:val="right" w:leader="dot" w:pos="9962"/>
            </w:tabs>
            <w:rPr>
              <w:ins w:id="54" w:author="Boles, Giorgio" w:date="2026-04-23T15:15:00Z" w16du:dateUtc="2026-04-23T13:15:00Z"/>
              <w:rFonts w:eastAsiaTheme="minorEastAsia"/>
              <w:noProof/>
              <w:kern w:val="2"/>
              <w:lang w:val="it-IT" w:eastAsia="it-IT"/>
              <w14:ligatures w14:val="standardContextual"/>
            </w:rPr>
          </w:pPr>
          <w:ins w:id="55"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"_Toc227849760"</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3.6 Sezione Scadenziere (ISP)</w:t>
            </w:r>
            <w:r>
              <w:rPr>
                <w:noProof/>
                <w:webHidden/>
              </w:rPr>
              <w:tab/>
            </w:r>
            <w:r>
              <w:rPr>
                <w:noProof/>
                <w:webHidden/>
              </w:rPr>
              <w:fldChar w:fldCharType="begin"/>
            </w:r>
            <w:r>
              <w:rPr>
                <w:noProof/>
                <w:webHidden/>
              </w:rPr>
              <w:instrText xml:space="preserve"> PAGEREF _Toc227849760 \h </w:instrText>
            </w:r>
          </w:ins>
          <w:r>
            <w:rPr>
              <w:noProof/>
              <w:webHidden/>
            </w:rPr>
          </w:r>
          <w:ins w:id="56" w:author="Boles, Giorgio" w:date="2026-04-23T15:15:00Z" w16du:dateUtc="2026-04-23T13:15:00Z">
            <w:r>
              <w:rPr>
                <w:noProof/>
                <w:webHidden/>
              </w:rPr>
              <w:fldChar w:fldCharType="separate"/>
            </w:r>
            <w:r>
              <w:rPr>
                <w:noProof/>
                <w:webHidden/>
              </w:rPr>
              <w:t>16</w:t>
            </w:r>
            <w:r>
              <w:rPr>
                <w:noProof/>
                <w:webHidden/>
              </w:rPr>
              <w:fldChar w:fldCharType="end"/>
            </w:r>
            <w:r w:rsidRPr="00F2469F">
              <w:rPr>
                <w:rStyle w:val="Hyperlink"/>
                <w:noProof/>
              </w:rPr>
              <w:fldChar w:fldCharType="end"/>
            </w:r>
          </w:ins>
        </w:p>
        <w:p w14:paraId="5611E065" w14:textId="170E25FF" w:rsidR="00C14DF1" w:rsidRDefault="00C14DF1">
          <w:pPr>
            <w:pStyle w:val="TOC2"/>
            <w:tabs>
              <w:tab w:val="right" w:leader="dot" w:pos="9962"/>
            </w:tabs>
            <w:rPr>
              <w:ins w:id="57" w:author="Boles, Giorgio" w:date="2026-04-23T15:15:00Z" w16du:dateUtc="2026-04-23T13:15:00Z"/>
              <w:rFonts w:eastAsiaTheme="minorEastAsia"/>
              <w:noProof/>
              <w:kern w:val="2"/>
              <w:lang w:val="it-IT" w:eastAsia="it-IT"/>
              <w14:ligatures w14:val="standardContextual"/>
            </w:rPr>
          </w:pPr>
          <w:ins w:id="58"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"_Toc227849761"</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4. FLUSSO DELOITTE (UTENTE DELOITTE)</w:t>
            </w:r>
            <w:r>
              <w:rPr>
                <w:noProof/>
                <w:webHidden/>
              </w:rPr>
              <w:tab/>
            </w:r>
            <w:r>
              <w:rPr>
                <w:noProof/>
                <w:webHidden/>
              </w:rPr>
              <w:fldChar w:fldCharType="begin"/>
            </w:r>
            <w:r>
              <w:rPr>
                <w:noProof/>
                <w:webHidden/>
              </w:rPr>
              <w:instrText xml:space="preserve"> PAGEREF _Toc227849761 \h </w:instrText>
            </w:r>
          </w:ins>
          <w:r>
            <w:rPr>
              <w:noProof/>
              <w:webHidden/>
            </w:rPr>
          </w:r>
          <w:ins w:id="59" w:author="Boles, Giorgio" w:date="2026-04-23T15:15:00Z" w16du:dateUtc="2026-04-23T13:15:00Z">
            <w:r>
              <w:rPr>
                <w:noProof/>
                <w:webHidden/>
              </w:rPr>
              <w:fldChar w:fldCharType="separate"/>
            </w:r>
            <w:r>
              <w:rPr>
                <w:noProof/>
                <w:webHidden/>
              </w:rPr>
              <w:t>17</w:t>
            </w:r>
            <w:r>
              <w:rPr>
                <w:noProof/>
                <w:webHidden/>
              </w:rPr>
              <w:fldChar w:fldCharType="end"/>
            </w:r>
            <w:r w:rsidRPr="00F2469F">
              <w:rPr>
                <w:rStyle w:val="Hyperlink"/>
                <w:noProof/>
              </w:rPr>
              <w:fldChar w:fldCharType="end"/>
            </w:r>
          </w:ins>
        </w:p>
        <w:p w14:paraId="06DA6C1F" w14:textId="34617A8F" w:rsidR="00C14DF1" w:rsidRDefault="00C14DF1">
          <w:pPr>
            <w:pStyle w:val="TOC3"/>
            <w:tabs>
              <w:tab w:val="right" w:leader="dot" w:pos="9962"/>
            </w:tabs>
            <w:rPr>
              <w:ins w:id="60" w:author="Boles, Giorgio" w:date="2026-04-23T15:15:00Z" w16du:dateUtc="2026-04-23T13:15:00Z"/>
              <w:rFonts w:eastAsiaTheme="minorEastAsia"/>
              <w:noProof/>
              <w:kern w:val="2"/>
              <w:lang w:val="it-IT" w:eastAsia="it-IT"/>
              <w14:ligatures w14:val="standardContextual"/>
            </w:rPr>
          </w:pPr>
          <w:ins w:id="61"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"_Toc227849762"</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4.1 Descrizione Generale del Flusso Deloitte</w:t>
            </w:r>
            <w:r>
              <w:rPr>
                <w:noProof/>
                <w:webHidden/>
              </w:rPr>
              <w:tab/>
            </w:r>
            <w:r>
              <w:rPr>
                <w:noProof/>
                <w:webHidden/>
              </w:rPr>
              <w:fldChar w:fldCharType="begin"/>
            </w:r>
            <w:r>
              <w:rPr>
                <w:noProof/>
                <w:webHidden/>
              </w:rPr>
              <w:instrText xml:space="preserve"> PAGEREF _Toc227849762 \h </w:instrText>
            </w:r>
          </w:ins>
          <w:r>
            <w:rPr>
              <w:noProof/>
              <w:webHidden/>
            </w:rPr>
          </w:r>
          <w:ins w:id="62" w:author="Boles, Giorgio" w:date="2026-04-23T15:15:00Z" w16du:dateUtc="2026-04-23T13:15:00Z">
            <w:r>
              <w:rPr>
                <w:noProof/>
                <w:webHidden/>
              </w:rPr>
              <w:fldChar w:fldCharType="separate"/>
            </w:r>
            <w:r>
              <w:rPr>
                <w:noProof/>
                <w:webHidden/>
              </w:rPr>
              <w:t>17</w:t>
            </w:r>
            <w:r>
              <w:rPr>
                <w:noProof/>
                <w:webHidden/>
              </w:rPr>
              <w:fldChar w:fldCharType="end"/>
            </w:r>
            <w:r w:rsidRPr="00F2469F">
              <w:rPr>
                <w:rStyle w:val="Hyperlink"/>
                <w:noProof/>
              </w:rPr>
              <w:fldChar w:fldCharType="end"/>
            </w:r>
          </w:ins>
        </w:p>
        <w:p w14:paraId="0472842F" w14:textId="280EEB39" w:rsidR="00C14DF1" w:rsidRDefault="00C14DF1">
          <w:pPr>
            <w:pStyle w:val="TOC3"/>
            <w:tabs>
              <w:tab w:val="right" w:leader="dot" w:pos="9962"/>
            </w:tabs>
            <w:rPr>
              <w:ins w:id="63" w:author="Boles, Giorgio" w:date="2026-04-23T15:15:00Z" w16du:dateUtc="2026-04-23T13:15:00Z"/>
              <w:rFonts w:eastAsiaTheme="minorEastAsia"/>
              <w:noProof/>
              <w:kern w:val="2"/>
              <w:lang w:val="it-IT" w:eastAsia="it-IT"/>
              <w14:ligatures w14:val="standardContextual"/>
            </w:rPr>
          </w:pPr>
          <w:ins w:id="64"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"_Toc227849763"</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4.2 Dettaglio Pratica - Sezione Covenant (Deloitte)</w:t>
            </w:r>
            <w:r>
              <w:rPr>
                <w:noProof/>
                <w:webHidden/>
              </w:rPr>
              <w:tab/>
            </w:r>
            <w:r>
              <w:rPr>
                <w:noProof/>
                <w:webHidden/>
              </w:rPr>
              <w:fldChar w:fldCharType="begin"/>
            </w:r>
            <w:r>
              <w:rPr>
                <w:noProof/>
                <w:webHidden/>
              </w:rPr>
              <w:instrText xml:space="preserve"> PAGEREF _Toc227849763 \h </w:instrText>
            </w:r>
          </w:ins>
          <w:r>
            <w:rPr>
              <w:noProof/>
              <w:webHidden/>
            </w:rPr>
          </w:r>
          <w:ins w:id="65" w:author="Boles, Giorgio" w:date="2026-04-23T15:15:00Z" w16du:dateUtc="2026-04-23T13:15:00Z">
            <w:r>
              <w:rPr>
                <w:noProof/>
                <w:webHidden/>
              </w:rPr>
              <w:fldChar w:fldCharType="separate"/>
            </w:r>
            <w:r>
              <w:rPr>
                <w:noProof/>
                <w:webHidden/>
              </w:rPr>
              <w:t>17</w:t>
            </w:r>
            <w:r>
              <w:rPr>
                <w:noProof/>
                <w:webHidden/>
              </w:rPr>
              <w:fldChar w:fldCharType="end"/>
            </w:r>
            <w:r w:rsidRPr="00F2469F">
              <w:rPr>
                <w:rStyle w:val="Hyperlink"/>
                <w:noProof/>
              </w:rPr>
              <w:fldChar w:fldCharType="end"/>
            </w:r>
          </w:ins>
        </w:p>
        <w:p w14:paraId="3845A4EA" w14:textId="6A3F8BAD" w:rsidR="00C14DF1" w:rsidRDefault="00C14DF1">
          <w:pPr>
            <w:pStyle w:val="TOC2"/>
            <w:tabs>
              <w:tab w:val="right" w:leader="dot" w:pos="9962"/>
            </w:tabs>
            <w:rPr>
              <w:ins w:id="66" w:author="Boles, Giorgio" w:date="2026-04-23T15:15:00Z" w16du:dateUtc="2026-04-23T13:15:00Z"/>
              <w:rFonts w:eastAsiaTheme="minorEastAsia"/>
              <w:noProof/>
              <w:kern w:val="2"/>
              <w:lang w:val="it-IT" w:eastAsia="it-IT"/>
              <w14:ligatures w14:val="standardContextual"/>
            </w:rPr>
          </w:pPr>
          <w:ins w:id="67"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"_Toc227849764"</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5. SCADENZIERE UNIFICATO</w:t>
            </w:r>
            <w:r>
              <w:rPr>
                <w:noProof/>
                <w:webHidden/>
              </w:rPr>
              <w:tab/>
            </w:r>
            <w:r>
              <w:rPr>
                <w:noProof/>
                <w:webHidden/>
              </w:rPr>
              <w:fldChar w:fldCharType="begin"/>
            </w:r>
            <w:r>
              <w:rPr>
                <w:noProof/>
                <w:webHidden/>
              </w:rPr>
              <w:instrText xml:space="preserve"> PAGEREF _Toc227849764 \h </w:instrText>
            </w:r>
          </w:ins>
          <w:r>
            <w:rPr>
              <w:noProof/>
              <w:webHidden/>
            </w:rPr>
          </w:r>
          <w:ins w:id="68" w:author="Boles, Giorgio" w:date="2026-04-23T15:15:00Z" w16du:dateUtc="2026-04-23T13:15:00Z">
            <w:r>
              <w:rPr>
                <w:noProof/>
                <w:webHidden/>
              </w:rPr>
              <w:fldChar w:fldCharType="separate"/>
            </w:r>
            <w:r>
              <w:rPr>
                <w:noProof/>
                <w:webHidden/>
              </w:rPr>
              <w:t>23</w:t>
            </w:r>
            <w:r>
              <w:rPr>
                <w:noProof/>
                <w:webHidden/>
              </w:rPr>
              <w:fldChar w:fldCharType="end"/>
            </w:r>
            <w:r w:rsidRPr="00F2469F">
              <w:rPr>
                <w:rStyle w:val="Hyperlink"/>
                <w:noProof/>
              </w:rPr>
              <w:fldChar w:fldCharType="end"/>
            </w:r>
          </w:ins>
        </w:p>
        <w:p w14:paraId="62D4746E" w14:textId="487CB08F" w:rsidR="00C14DF1" w:rsidRDefault="00C14DF1">
          <w:pPr>
            <w:pStyle w:val="TOC3"/>
            <w:tabs>
              <w:tab w:val="right" w:leader="dot" w:pos="9962"/>
            </w:tabs>
            <w:rPr>
              <w:ins w:id="69" w:author="Boles, Giorgio" w:date="2026-04-23T15:15:00Z" w16du:dateUtc="2026-04-23T13:15:00Z"/>
              <w:rFonts w:eastAsiaTheme="minorEastAsia"/>
              <w:noProof/>
              <w:kern w:val="2"/>
              <w:lang w:val="it-IT" w:eastAsia="it-IT"/>
              <w14:ligatures w14:val="standardContextual"/>
            </w:rPr>
          </w:pPr>
          <w:ins w:id="70"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"_Toc227849765"</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5.0 Descrizione Generale e Obiettivi</w:t>
            </w:r>
            <w:r>
              <w:rPr>
                <w:noProof/>
                <w:webHidden/>
              </w:rPr>
              <w:tab/>
            </w:r>
            <w:r>
              <w:rPr>
                <w:noProof/>
                <w:webHidden/>
              </w:rPr>
              <w:fldChar w:fldCharType="begin"/>
            </w:r>
            <w:r>
              <w:rPr>
                <w:noProof/>
                <w:webHidden/>
              </w:rPr>
              <w:instrText xml:space="preserve"> PAGEREF _Toc227849765 \h </w:instrText>
            </w:r>
          </w:ins>
          <w:r>
            <w:rPr>
              <w:noProof/>
              <w:webHidden/>
            </w:rPr>
          </w:r>
          <w:ins w:id="71" w:author="Boles, Giorgio" w:date="2026-04-23T15:15:00Z" w16du:dateUtc="2026-04-23T13:15:00Z">
            <w:r>
              <w:rPr>
                <w:noProof/>
                <w:webHidden/>
              </w:rPr>
              <w:fldChar w:fldCharType="separate"/>
            </w:r>
            <w:r>
              <w:rPr>
                <w:noProof/>
                <w:webHidden/>
              </w:rPr>
              <w:t>23</w:t>
            </w:r>
            <w:r>
              <w:rPr>
                <w:noProof/>
                <w:webHidden/>
              </w:rPr>
              <w:fldChar w:fldCharType="end"/>
            </w:r>
            <w:r w:rsidRPr="00F2469F">
              <w:rPr>
                <w:rStyle w:val="Hyperlink"/>
                <w:noProof/>
              </w:rPr>
              <w:fldChar w:fldCharType="end"/>
            </w:r>
          </w:ins>
        </w:p>
        <w:p w14:paraId="0B838E7C" w14:textId="57635682" w:rsidR="00C14DF1" w:rsidRDefault="00C14DF1">
          <w:pPr>
            <w:pStyle w:val="TOC3"/>
            <w:tabs>
              <w:tab w:val="right" w:leader="dot" w:pos="9962"/>
            </w:tabs>
            <w:rPr>
              <w:ins w:id="72" w:author="Boles, Giorgio" w:date="2026-04-23T15:15:00Z" w16du:dateUtc="2026-04-23T13:15:00Z"/>
              <w:rFonts w:eastAsiaTheme="minorEastAsia"/>
              <w:noProof/>
              <w:kern w:val="2"/>
              <w:lang w:val="it-IT" w:eastAsia="it-IT"/>
              <w14:ligatures w14:val="standardContextual"/>
            </w:rPr>
          </w:pPr>
          <w:ins w:id="73"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"_Toc227849766"</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5.1 Pagina Scadenziere - Vista Consolidata</w:t>
            </w:r>
            <w:r>
              <w:rPr>
                <w:noProof/>
                <w:webHidden/>
              </w:rPr>
              <w:tab/>
            </w:r>
            <w:r>
              <w:rPr>
                <w:noProof/>
                <w:webHidden/>
              </w:rPr>
              <w:fldChar w:fldCharType="begin"/>
            </w:r>
            <w:r>
              <w:rPr>
                <w:noProof/>
                <w:webHidden/>
              </w:rPr>
              <w:instrText xml:space="preserve"> PAGEREF _Toc227849766 \h </w:instrText>
            </w:r>
          </w:ins>
          <w:r>
            <w:rPr>
              <w:noProof/>
              <w:webHidden/>
            </w:rPr>
          </w:r>
          <w:ins w:id="74" w:author="Boles, Giorgio" w:date="2026-04-23T15:15:00Z" w16du:dateUtc="2026-04-23T13:15:00Z">
            <w:r>
              <w:rPr>
                <w:noProof/>
                <w:webHidden/>
              </w:rPr>
              <w:fldChar w:fldCharType="separate"/>
            </w:r>
            <w:r>
              <w:rPr>
                <w:noProof/>
                <w:webHidden/>
              </w:rPr>
              <w:t>23</w:t>
            </w:r>
            <w:r>
              <w:rPr>
                <w:noProof/>
                <w:webHidden/>
              </w:rPr>
              <w:fldChar w:fldCharType="end"/>
            </w:r>
            <w:r w:rsidRPr="00F2469F">
              <w:rPr>
                <w:rStyle w:val="Hyperlink"/>
                <w:noProof/>
              </w:rPr>
              <w:fldChar w:fldCharType="end"/>
            </w:r>
          </w:ins>
        </w:p>
        <w:p w14:paraId="50FDDB73" w14:textId="6089BD9B" w:rsidR="00C14DF1" w:rsidRDefault="00C14DF1">
          <w:pPr>
            <w:pStyle w:val="TOC3"/>
            <w:tabs>
              <w:tab w:val="right" w:leader="dot" w:pos="9962"/>
            </w:tabs>
            <w:rPr>
              <w:ins w:id="75" w:author="Boles, Giorgio" w:date="2026-04-23T15:15:00Z" w16du:dateUtc="2026-04-23T13:15:00Z"/>
              <w:rFonts w:eastAsiaTheme="minorEastAsia"/>
              <w:noProof/>
              <w:kern w:val="2"/>
              <w:lang w:val="it-IT" w:eastAsia="it-IT"/>
              <w14:ligatures w14:val="standardContextual"/>
            </w:rPr>
          </w:pPr>
          <w:ins w:id="76"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"_Toc227849767"</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5.2 Tabella Scadenziere</w:t>
            </w:r>
            <w:r>
              <w:rPr>
                <w:noProof/>
                <w:webHidden/>
              </w:rPr>
              <w:tab/>
            </w:r>
            <w:r>
              <w:rPr>
                <w:noProof/>
                <w:webHidden/>
              </w:rPr>
              <w:fldChar w:fldCharType="begin"/>
            </w:r>
            <w:r>
              <w:rPr>
                <w:noProof/>
                <w:webHidden/>
              </w:rPr>
              <w:instrText xml:space="preserve"> PAGEREF _Toc227849767 \h </w:instrText>
            </w:r>
          </w:ins>
          <w:r>
            <w:rPr>
              <w:noProof/>
              <w:webHidden/>
            </w:rPr>
          </w:r>
          <w:ins w:id="77" w:author="Boles, Giorgio" w:date="2026-04-23T15:15:00Z" w16du:dateUtc="2026-04-23T13:15:00Z">
            <w:r>
              <w:rPr>
                <w:noProof/>
                <w:webHidden/>
              </w:rPr>
              <w:fldChar w:fldCharType="separate"/>
            </w:r>
            <w:r>
              <w:rPr>
                <w:noProof/>
                <w:webHidden/>
              </w:rPr>
              <w:t>24</w:t>
            </w:r>
            <w:r>
              <w:rPr>
                <w:noProof/>
                <w:webHidden/>
              </w:rPr>
              <w:fldChar w:fldCharType="end"/>
            </w:r>
            <w:r w:rsidRPr="00F2469F">
              <w:rPr>
                <w:rStyle w:val="Hyperlink"/>
                <w:noProof/>
              </w:rPr>
              <w:fldChar w:fldCharType="end"/>
            </w:r>
          </w:ins>
        </w:p>
        <w:p w14:paraId="35D8B1A8" w14:textId="51ABEE49" w:rsidR="00C14DF1" w:rsidRDefault="00C14DF1">
          <w:pPr>
            <w:pStyle w:val="TOC2"/>
            <w:tabs>
              <w:tab w:val="right" w:leader="dot" w:pos="9962"/>
            </w:tabs>
            <w:rPr>
              <w:ins w:id="78" w:author="Boles, Giorgio" w:date="2026-04-23T15:15:00Z" w16du:dateUtc="2026-04-23T13:15:00Z"/>
              <w:rFonts w:eastAsiaTheme="minorEastAsia"/>
              <w:noProof/>
              <w:kern w:val="2"/>
              <w:lang w:val="it-IT" w:eastAsia="it-IT"/>
              <w14:ligatures w14:val="standardContextual"/>
            </w:rPr>
          </w:pPr>
          <w:ins w:id="79"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"_Toc227849768"</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6. AGGIORNAMENTO MAILING LIST</w:t>
            </w:r>
            <w:r>
              <w:rPr>
                <w:noProof/>
                <w:webHidden/>
              </w:rPr>
              <w:tab/>
            </w:r>
            <w:r>
              <w:rPr>
                <w:noProof/>
                <w:webHidden/>
              </w:rPr>
              <w:fldChar w:fldCharType="begin"/>
            </w:r>
            <w:r>
              <w:rPr>
                <w:noProof/>
                <w:webHidden/>
              </w:rPr>
              <w:instrText xml:space="preserve"> PAGEREF _Toc227849768 \h </w:instrText>
            </w:r>
          </w:ins>
          <w:r>
            <w:rPr>
              <w:noProof/>
              <w:webHidden/>
            </w:rPr>
          </w:r>
          <w:ins w:id="80" w:author="Boles, Giorgio" w:date="2026-04-23T15:15:00Z" w16du:dateUtc="2026-04-23T13:15:00Z">
            <w:r>
              <w:rPr>
                <w:noProof/>
                <w:webHidden/>
              </w:rPr>
              <w:fldChar w:fldCharType="separate"/>
            </w:r>
            <w:r>
              <w:rPr>
                <w:noProof/>
                <w:webHidden/>
              </w:rPr>
              <w:t>25</w:t>
            </w:r>
            <w:r>
              <w:rPr>
                <w:noProof/>
                <w:webHidden/>
              </w:rPr>
              <w:fldChar w:fldCharType="end"/>
            </w:r>
            <w:r w:rsidRPr="00F2469F">
              <w:rPr>
                <w:rStyle w:val="Hyperlink"/>
                <w:noProof/>
              </w:rPr>
              <w:fldChar w:fldCharType="end"/>
            </w:r>
          </w:ins>
        </w:p>
        <w:p w14:paraId="55243C91" w14:textId="1E433A82" w:rsidR="00C14DF1" w:rsidRDefault="00C14DF1">
          <w:pPr>
            <w:pStyle w:val="TOC3"/>
            <w:tabs>
              <w:tab w:val="right" w:leader="dot" w:pos="9962"/>
            </w:tabs>
            <w:rPr>
              <w:ins w:id="81" w:author="Boles, Giorgio" w:date="2026-04-23T15:15:00Z" w16du:dateUtc="2026-04-23T13:15:00Z"/>
              <w:rFonts w:eastAsiaTheme="minorEastAsia"/>
              <w:noProof/>
              <w:kern w:val="2"/>
              <w:lang w:val="it-IT" w:eastAsia="it-IT"/>
              <w14:ligatures w14:val="standardContextual"/>
            </w:rPr>
          </w:pPr>
          <w:ins w:id="82"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"_Toc227849769"</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6.1 Descrizione Generale e Obiettivi</w:t>
            </w:r>
            <w:r>
              <w:rPr>
                <w:noProof/>
                <w:webHidden/>
              </w:rPr>
              <w:tab/>
            </w:r>
            <w:r>
              <w:rPr>
                <w:noProof/>
                <w:webHidden/>
              </w:rPr>
              <w:fldChar w:fldCharType="begin"/>
            </w:r>
            <w:r>
              <w:rPr>
                <w:noProof/>
                <w:webHidden/>
              </w:rPr>
              <w:instrText xml:space="preserve"> PAGEREF _Toc227849769 \h </w:instrText>
            </w:r>
          </w:ins>
          <w:r>
            <w:rPr>
              <w:noProof/>
              <w:webHidden/>
            </w:rPr>
          </w:r>
          <w:ins w:id="83" w:author="Boles, Giorgio" w:date="2026-04-23T15:15:00Z" w16du:dateUtc="2026-04-23T13:15:00Z">
            <w:r>
              <w:rPr>
                <w:noProof/>
                <w:webHidden/>
              </w:rPr>
              <w:fldChar w:fldCharType="separate"/>
            </w:r>
            <w:r>
              <w:rPr>
                <w:noProof/>
                <w:webHidden/>
              </w:rPr>
              <w:t>25</w:t>
            </w:r>
            <w:r>
              <w:rPr>
                <w:noProof/>
                <w:webHidden/>
              </w:rPr>
              <w:fldChar w:fldCharType="end"/>
            </w:r>
            <w:r w:rsidRPr="00F2469F">
              <w:rPr>
                <w:rStyle w:val="Hyperlink"/>
                <w:noProof/>
              </w:rPr>
              <w:fldChar w:fldCharType="end"/>
            </w:r>
          </w:ins>
        </w:p>
        <w:p w14:paraId="6A346BE7" w14:textId="66CE507E" w:rsidR="00C14DF1" w:rsidRDefault="00C14DF1">
          <w:pPr>
            <w:pStyle w:val="TOC3"/>
            <w:tabs>
              <w:tab w:val="right" w:leader="dot" w:pos="9962"/>
            </w:tabs>
            <w:rPr>
              <w:ins w:id="84" w:author="Boles, Giorgio" w:date="2026-04-23T15:15:00Z" w16du:dateUtc="2026-04-23T13:15:00Z"/>
              <w:rFonts w:eastAsiaTheme="minorEastAsia"/>
              <w:noProof/>
              <w:kern w:val="2"/>
              <w:lang w:val="it-IT" w:eastAsia="it-IT"/>
              <w14:ligatures w14:val="standardContextual"/>
            </w:rPr>
          </w:pPr>
          <w:ins w:id="85"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"_Toc227849770"</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6.2 Pagina Ricerca Pratica - Selezione della Pratica</w:t>
            </w:r>
            <w:r>
              <w:rPr>
                <w:noProof/>
                <w:webHidden/>
              </w:rPr>
              <w:tab/>
            </w:r>
            <w:r>
              <w:rPr>
                <w:noProof/>
                <w:webHidden/>
              </w:rPr>
              <w:fldChar w:fldCharType="begin"/>
            </w:r>
            <w:r>
              <w:rPr>
                <w:noProof/>
                <w:webHidden/>
              </w:rPr>
              <w:instrText xml:space="preserve"> PAGEREF _Toc227849770 \h </w:instrText>
            </w:r>
          </w:ins>
          <w:r>
            <w:rPr>
              <w:noProof/>
              <w:webHidden/>
            </w:rPr>
          </w:r>
          <w:ins w:id="86" w:author="Boles, Giorgio" w:date="2026-04-23T15:15:00Z" w16du:dateUtc="2026-04-23T13:15:00Z">
            <w:r>
              <w:rPr>
                <w:noProof/>
                <w:webHidden/>
              </w:rPr>
              <w:fldChar w:fldCharType="separate"/>
            </w:r>
            <w:r>
              <w:rPr>
                <w:noProof/>
                <w:webHidden/>
              </w:rPr>
              <w:t>25</w:t>
            </w:r>
            <w:r>
              <w:rPr>
                <w:noProof/>
                <w:webHidden/>
              </w:rPr>
              <w:fldChar w:fldCharType="end"/>
            </w:r>
            <w:r w:rsidRPr="00F2469F">
              <w:rPr>
                <w:rStyle w:val="Hyperlink"/>
                <w:noProof/>
              </w:rPr>
              <w:fldChar w:fldCharType="end"/>
            </w:r>
          </w:ins>
        </w:p>
        <w:p w14:paraId="781C65F7" w14:textId="6759F699" w:rsidR="00C14DF1" w:rsidRDefault="00C14DF1">
          <w:pPr>
            <w:pStyle w:val="TOC3"/>
            <w:tabs>
              <w:tab w:val="right" w:leader="dot" w:pos="9962"/>
            </w:tabs>
            <w:rPr>
              <w:ins w:id="87" w:author="Boles, Giorgio" w:date="2026-04-23T15:15:00Z" w16du:dateUtc="2026-04-23T13:15:00Z"/>
              <w:rFonts w:eastAsiaTheme="minorEastAsia"/>
              <w:noProof/>
              <w:kern w:val="2"/>
              <w:lang w:val="it-IT" w:eastAsia="it-IT"/>
              <w14:ligatures w14:val="standardContextual"/>
            </w:rPr>
          </w:pPr>
          <w:ins w:id="88"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"_Toc227849771"</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6.3 Pagina Aggiornamento Mailing List - Gestione Contatti</w:t>
            </w:r>
            <w:r>
              <w:rPr>
                <w:noProof/>
                <w:webHidden/>
              </w:rPr>
              <w:tab/>
            </w:r>
            <w:r>
              <w:rPr>
                <w:noProof/>
                <w:webHidden/>
              </w:rPr>
              <w:fldChar w:fldCharType="begin"/>
            </w:r>
            <w:r>
              <w:rPr>
                <w:noProof/>
                <w:webHidden/>
              </w:rPr>
              <w:instrText xml:space="preserve"> PAGEREF _Toc227849771 \h </w:instrText>
            </w:r>
          </w:ins>
          <w:r>
            <w:rPr>
              <w:noProof/>
              <w:webHidden/>
            </w:rPr>
          </w:r>
          <w:ins w:id="89" w:author="Boles, Giorgio" w:date="2026-04-23T15:15:00Z" w16du:dateUtc="2026-04-23T13:15:00Z">
            <w:r>
              <w:rPr>
                <w:noProof/>
                <w:webHidden/>
              </w:rPr>
              <w:fldChar w:fldCharType="separate"/>
            </w:r>
            <w:r>
              <w:rPr>
                <w:noProof/>
                <w:webHidden/>
              </w:rPr>
              <w:t>27</w:t>
            </w:r>
            <w:r>
              <w:rPr>
                <w:noProof/>
                <w:webHidden/>
              </w:rPr>
              <w:fldChar w:fldCharType="end"/>
            </w:r>
            <w:r w:rsidRPr="00F2469F">
              <w:rPr>
                <w:rStyle w:val="Hyperlink"/>
                <w:noProof/>
              </w:rPr>
              <w:fldChar w:fldCharType="end"/>
            </w:r>
          </w:ins>
        </w:p>
        <w:p w14:paraId="7480A7E4" w14:textId="63B51193" w:rsidR="00C14DF1" w:rsidRDefault="00C14DF1">
          <w:pPr>
            <w:pStyle w:val="TOC2"/>
            <w:tabs>
              <w:tab w:val="right" w:leader="dot" w:pos="9962"/>
            </w:tabs>
            <w:rPr>
              <w:ins w:id="90" w:author="Boles, Giorgio" w:date="2026-04-23T15:15:00Z" w16du:dateUtc="2026-04-23T13:15:00Z"/>
              <w:rFonts w:eastAsiaTheme="minorEastAsia"/>
              <w:noProof/>
              <w:kern w:val="2"/>
              <w:lang w:val="it-IT" w:eastAsia="it-IT"/>
              <w14:ligatures w14:val="standardContextual"/>
            </w:rPr>
          </w:pPr>
          <w:ins w:id="91"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"_Toc227849772"</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7. SEZIONE SPREAD - GESTIONE SPREAD FINANZIARI</w:t>
            </w:r>
            <w:r>
              <w:rPr>
                <w:noProof/>
                <w:webHidden/>
              </w:rPr>
              <w:tab/>
            </w:r>
            <w:r>
              <w:rPr>
                <w:noProof/>
                <w:webHidden/>
              </w:rPr>
              <w:fldChar w:fldCharType="begin"/>
            </w:r>
            <w:r>
              <w:rPr>
                <w:noProof/>
                <w:webHidden/>
              </w:rPr>
              <w:instrText xml:space="preserve"> PAGEREF _Toc227849772 \h </w:instrText>
            </w:r>
          </w:ins>
          <w:r>
            <w:rPr>
              <w:noProof/>
              <w:webHidden/>
            </w:rPr>
          </w:r>
          <w:ins w:id="92" w:author="Boles, Giorgio" w:date="2026-04-23T15:15:00Z" w16du:dateUtc="2026-04-23T13:15:00Z">
            <w:r>
              <w:rPr>
                <w:noProof/>
                <w:webHidden/>
              </w:rPr>
              <w:fldChar w:fldCharType="separate"/>
            </w:r>
            <w:r>
              <w:rPr>
                <w:noProof/>
                <w:webHidden/>
              </w:rPr>
              <w:t>28</w:t>
            </w:r>
            <w:r>
              <w:rPr>
                <w:noProof/>
                <w:webHidden/>
              </w:rPr>
              <w:fldChar w:fldCharType="end"/>
            </w:r>
            <w:r w:rsidRPr="00F2469F">
              <w:rPr>
                <w:rStyle w:val="Hyperlink"/>
                <w:noProof/>
              </w:rPr>
              <w:fldChar w:fldCharType="end"/>
            </w:r>
          </w:ins>
        </w:p>
        <w:p w14:paraId="06B5DD14" w14:textId="4AA2B4DD" w:rsidR="00C14DF1" w:rsidRDefault="00C14DF1">
          <w:pPr>
            <w:pStyle w:val="TOC3"/>
            <w:tabs>
              <w:tab w:val="right" w:leader="dot" w:pos="9962"/>
            </w:tabs>
            <w:rPr>
              <w:ins w:id="93" w:author="Boles, Giorgio" w:date="2026-04-23T15:15:00Z" w16du:dateUtc="2026-04-23T13:15:00Z"/>
              <w:rFonts w:eastAsiaTheme="minorEastAsia"/>
              <w:noProof/>
              <w:kern w:val="2"/>
              <w:lang w:val="it-IT" w:eastAsia="it-IT"/>
              <w14:ligatures w14:val="standardContextual"/>
            </w:rPr>
          </w:pPr>
          <w:ins w:id="94"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"_Toc227849773"</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7.1 Descrizione Generale e Obiettivi</w:t>
            </w:r>
            <w:r>
              <w:rPr>
                <w:noProof/>
                <w:webHidden/>
              </w:rPr>
              <w:tab/>
            </w:r>
            <w:r>
              <w:rPr>
                <w:noProof/>
                <w:webHidden/>
              </w:rPr>
              <w:fldChar w:fldCharType="begin"/>
            </w:r>
            <w:r>
              <w:rPr>
                <w:noProof/>
                <w:webHidden/>
              </w:rPr>
              <w:instrText xml:space="preserve"> PAGEREF _Toc227849773 \h </w:instrText>
            </w:r>
          </w:ins>
          <w:r>
            <w:rPr>
              <w:noProof/>
              <w:webHidden/>
            </w:rPr>
          </w:r>
          <w:ins w:id="95" w:author="Boles, Giorgio" w:date="2026-04-23T15:15:00Z" w16du:dateUtc="2026-04-23T13:15:00Z">
            <w:r>
              <w:rPr>
                <w:noProof/>
                <w:webHidden/>
              </w:rPr>
              <w:fldChar w:fldCharType="separate"/>
            </w:r>
            <w:r>
              <w:rPr>
                <w:noProof/>
                <w:webHidden/>
              </w:rPr>
              <w:t>28</w:t>
            </w:r>
            <w:r>
              <w:rPr>
                <w:noProof/>
                <w:webHidden/>
              </w:rPr>
              <w:fldChar w:fldCharType="end"/>
            </w:r>
            <w:r w:rsidRPr="00F2469F">
              <w:rPr>
                <w:rStyle w:val="Hyperlink"/>
                <w:noProof/>
              </w:rPr>
              <w:fldChar w:fldCharType="end"/>
            </w:r>
          </w:ins>
        </w:p>
        <w:p w14:paraId="09EEF680" w14:textId="54F289DF" w:rsidR="00C14DF1" w:rsidRDefault="00C14DF1">
          <w:pPr>
            <w:pStyle w:val="TOC3"/>
            <w:tabs>
              <w:tab w:val="right" w:leader="dot" w:pos="9962"/>
            </w:tabs>
            <w:rPr>
              <w:ins w:id="96" w:author="Boles, Giorgio" w:date="2026-04-23T15:15:00Z" w16du:dateUtc="2026-04-23T13:15:00Z"/>
              <w:rFonts w:eastAsiaTheme="minorEastAsia"/>
              <w:noProof/>
              <w:kern w:val="2"/>
              <w:lang w:val="it-IT" w:eastAsia="it-IT"/>
              <w14:ligatures w14:val="standardContextual"/>
            </w:rPr>
          </w:pPr>
          <w:ins w:id="97"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"_Toc227849774"</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7.2 Visibilità della Sezione Spread</w:t>
            </w:r>
            <w:r>
              <w:rPr>
                <w:noProof/>
                <w:webHidden/>
              </w:rPr>
              <w:tab/>
            </w:r>
            <w:r>
              <w:rPr>
                <w:noProof/>
                <w:webHidden/>
              </w:rPr>
              <w:fldChar w:fldCharType="begin"/>
            </w:r>
            <w:r>
              <w:rPr>
                <w:noProof/>
                <w:webHidden/>
              </w:rPr>
              <w:instrText xml:space="preserve"> PAGEREF _Toc227849774 \h </w:instrText>
            </w:r>
          </w:ins>
          <w:r>
            <w:rPr>
              <w:noProof/>
              <w:webHidden/>
            </w:rPr>
          </w:r>
          <w:ins w:id="98" w:author="Boles, Giorgio" w:date="2026-04-23T15:15:00Z" w16du:dateUtc="2026-04-23T13:15:00Z">
            <w:r>
              <w:rPr>
                <w:noProof/>
                <w:webHidden/>
              </w:rPr>
              <w:fldChar w:fldCharType="separate"/>
            </w:r>
            <w:r>
              <w:rPr>
                <w:noProof/>
                <w:webHidden/>
              </w:rPr>
              <w:t>28</w:t>
            </w:r>
            <w:r>
              <w:rPr>
                <w:noProof/>
                <w:webHidden/>
              </w:rPr>
              <w:fldChar w:fldCharType="end"/>
            </w:r>
            <w:r w:rsidRPr="00F2469F">
              <w:rPr>
                <w:rStyle w:val="Hyperlink"/>
                <w:noProof/>
              </w:rPr>
              <w:fldChar w:fldCharType="end"/>
            </w:r>
          </w:ins>
        </w:p>
        <w:p w14:paraId="2F7342C0" w14:textId="50FD297F" w:rsidR="00C14DF1" w:rsidRDefault="00C14DF1">
          <w:pPr>
            <w:pStyle w:val="TOC3"/>
            <w:tabs>
              <w:tab w:val="right" w:leader="dot" w:pos="9962"/>
            </w:tabs>
            <w:rPr>
              <w:ins w:id="99" w:author="Boles, Giorgio" w:date="2026-04-23T15:15:00Z" w16du:dateUtc="2026-04-23T13:15:00Z"/>
              <w:rFonts w:eastAsiaTheme="minorEastAsia"/>
              <w:noProof/>
              <w:kern w:val="2"/>
              <w:lang w:val="it-IT" w:eastAsia="it-IT"/>
              <w14:ligatures w14:val="standardContextual"/>
            </w:rPr>
          </w:pPr>
          <w:ins w:id="100"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"_Toc227849775"</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7.3 Creazione della Tabella Spread (Deloitte)</w:t>
            </w:r>
            <w:r>
              <w:rPr>
                <w:noProof/>
                <w:webHidden/>
              </w:rPr>
              <w:tab/>
            </w:r>
            <w:r>
              <w:rPr>
                <w:noProof/>
                <w:webHidden/>
              </w:rPr>
              <w:fldChar w:fldCharType="begin"/>
            </w:r>
            <w:r>
              <w:rPr>
                <w:noProof/>
                <w:webHidden/>
              </w:rPr>
              <w:instrText xml:space="preserve"> PAGEREF _Toc227849775 \h </w:instrText>
            </w:r>
          </w:ins>
          <w:r>
            <w:rPr>
              <w:noProof/>
              <w:webHidden/>
            </w:rPr>
          </w:r>
          <w:ins w:id="101" w:author="Boles, Giorgio" w:date="2026-04-23T15:15:00Z" w16du:dateUtc="2026-04-23T13:15:00Z">
            <w:r>
              <w:rPr>
                <w:noProof/>
                <w:webHidden/>
              </w:rPr>
              <w:fldChar w:fldCharType="separate"/>
            </w:r>
            <w:r>
              <w:rPr>
                <w:noProof/>
                <w:webHidden/>
              </w:rPr>
              <w:t>28</w:t>
            </w:r>
            <w:r>
              <w:rPr>
                <w:noProof/>
                <w:webHidden/>
              </w:rPr>
              <w:fldChar w:fldCharType="end"/>
            </w:r>
            <w:r w:rsidRPr="00F2469F">
              <w:rPr>
                <w:rStyle w:val="Hyperlink"/>
                <w:noProof/>
              </w:rPr>
              <w:fldChar w:fldCharType="end"/>
            </w:r>
          </w:ins>
        </w:p>
        <w:p w14:paraId="73D486B4" w14:textId="481A20C4" w:rsidR="00C14DF1" w:rsidRDefault="00C14DF1">
          <w:pPr>
            <w:pStyle w:val="TOC2"/>
            <w:tabs>
              <w:tab w:val="right" w:leader="dot" w:pos="9962"/>
            </w:tabs>
            <w:rPr>
              <w:ins w:id="102" w:author="Boles, Giorgio" w:date="2026-04-23T15:15:00Z" w16du:dateUtc="2026-04-23T13:15:00Z"/>
              <w:rFonts w:eastAsiaTheme="minorEastAsia"/>
              <w:noProof/>
              <w:kern w:val="2"/>
              <w:lang w:val="it-IT" w:eastAsia="it-IT"/>
              <w14:ligatures w14:val="standardContextual"/>
            </w:rPr>
          </w:pPr>
          <w:ins w:id="103"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"_Toc227849776"</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8. DASHBOARD MONITORAGGIO (ISP)</w:t>
            </w:r>
            <w:r>
              <w:rPr>
                <w:noProof/>
                <w:webHidden/>
              </w:rPr>
              <w:tab/>
            </w:r>
            <w:r>
              <w:rPr>
                <w:noProof/>
                <w:webHidden/>
              </w:rPr>
              <w:fldChar w:fldCharType="begin"/>
            </w:r>
            <w:r>
              <w:rPr>
                <w:noProof/>
                <w:webHidden/>
              </w:rPr>
              <w:instrText xml:space="preserve"> PAGEREF _Toc227849776 \h </w:instrText>
            </w:r>
          </w:ins>
          <w:r>
            <w:rPr>
              <w:noProof/>
              <w:webHidden/>
            </w:rPr>
          </w:r>
          <w:ins w:id="104" w:author="Boles, Giorgio" w:date="2026-04-23T15:15:00Z" w16du:dateUtc="2026-04-23T13:15:00Z">
            <w:r>
              <w:rPr>
                <w:noProof/>
                <w:webHidden/>
              </w:rPr>
              <w:fldChar w:fldCharType="separate"/>
            </w:r>
            <w:r>
              <w:rPr>
                <w:noProof/>
                <w:webHidden/>
              </w:rPr>
              <w:t>31</w:t>
            </w:r>
            <w:r>
              <w:rPr>
                <w:noProof/>
                <w:webHidden/>
              </w:rPr>
              <w:fldChar w:fldCharType="end"/>
            </w:r>
            <w:r w:rsidRPr="00F2469F">
              <w:rPr>
                <w:rStyle w:val="Hyperlink"/>
                <w:noProof/>
              </w:rPr>
              <w:fldChar w:fldCharType="end"/>
            </w:r>
          </w:ins>
        </w:p>
        <w:p w14:paraId="3B40A81E" w14:textId="03A8108D" w:rsidR="00C14DF1" w:rsidRDefault="00C14DF1">
          <w:pPr>
            <w:pStyle w:val="TOC3"/>
            <w:tabs>
              <w:tab w:val="right" w:leader="dot" w:pos="9962"/>
            </w:tabs>
            <w:rPr>
              <w:ins w:id="105" w:author="Boles, Giorgio" w:date="2026-04-23T15:15:00Z" w16du:dateUtc="2026-04-23T13:15:00Z"/>
              <w:rFonts w:eastAsiaTheme="minorEastAsia"/>
              <w:noProof/>
              <w:kern w:val="2"/>
              <w:lang w:val="it-IT" w:eastAsia="it-IT"/>
              <w14:ligatures w14:val="standardContextual"/>
            </w:rPr>
          </w:pPr>
          <w:ins w:id="106"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"_Toc227849777"</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8.1 Descrizione Generale e Obiettivi</w:t>
            </w:r>
            <w:r>
              <w:rPr>
                <w:noProof/>
                <w:webHidden/>
              </w:rPr>
              <w:tab/>
            </w:r>
            <w:r>
              <w:rPr>
                <w:noProof/>
                <w:webHidden/>
              </w:rPr>
              <w:fldChar w:fldCharType="begin"/>
            </w:r>
            <w:r>
              <w:rPr>
                <w:noProof/>
                <w:webHidden/>
              </w:rPr>
              <w:instrText xml:space="preserve"> PAGEREF _Toc227849777 \h </w:instrText>
            </w:r>
          </w:ins>
          <w:r>
            <w:rPr>
              <w:noProof/>
              <w:webHidden/>
            </w:rPr>
          </w:r>
          <w:ins w:id="107" w:author="Boles, Giorgio" w:date="2026-04-23T15:15:00Z" w16du:dateUtc="2026-04-23T13:15:00Z">
            <w:r>
              <w:rPr>
                <w:noProof/>
                <w:webHidden/>
              </w:rPr>
              <w:fldChar w:fldCharType="separate"/>
            </w:r>
            <w:r>
              <w:rPr>
                <w:noProof/>
                <w:webHidden/>
              </w:rPr>
              <w:t>31</w:t>
            </w:r>
            <w:r>
              <w:rPr>
                <w:noProof/>
                <w:webHidden/>
              </w:rPr>
              <w:fldChar w:fldCharType="end"/>
            </w:r>
            <w:r w:rsidRPr="00F2469F">
              <w:rPr>
                <w:rStyle w:val="Hyperlink"/>
                <w:noProof/>
              </w:rPr>
              <w:fldChar w:fldCharType="end"/>
            </w:r>
          </w:ins>
        </w:p>
        <w:p w14:paraId="3A7E6323" w14:textId="5FE4AABB" w:rsidR="00C14DF1" w:rsidRDefault="00C14DF1">
          <w:pPr>
            <w:pStyle w:val="TOC3"/>
            <w:tabs>
              <w:tab w:val="right" w:leader="dot" w:pos="9962"/>
            </w:tabs>
            <w:rPr>
              <w:ins w:id="108" w:author="Boles, Giorgio" w:date="2026-04-23T15:15:00Z" w16du:dateUtc="2026-04-23T13:15:00Z"/>
              <w:rFonts w:eastAsiaTheme="minorEastAsia"/>
              <w:noProof/>
              <w:kern w:val="2"/>
              <w:lang w:val="it-IT" w:eastAsia="it-IT"/>
              <w14:ligatures w14:val="standardContextual"/>
            </w:rPr>
          </w:pPr>
          <w:ins w:id="109"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"_Toc227849778"</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8.2 Sezione Monitoraggio - Grafico a Ciambella (Donut Chart)</w:t>
            </w:r>
            <w:r>
              <w:rPr>
                <w:noProof/>
                <w:webHidden/>
              </w:rPr>
              <w:tab/>
            </w:r>
            <w:r>
              <w:rPr>
                <w:noProof/>
                <w:webHidden/>
              </w:rPr>
              <w:fldChar w:fldCharType="begin"/>
            </w:r>
            <w:r>
              <w:rPr>
                <w:noProof/>
                <w:webHidden/>
              </w:rPr>
              <w:instrText xml:space="preserve"> PAGEREF _Toc227849778 \h </w:instrText>
            </w:r>
          </w:ins>
          <w:r>
            <w:rPr>
              <w:noProof/>
              <w:webHidden/>
            </w:rPr>
          </w:r>
          <w:ins w:id="110" w:author="Boles, Giorgio" w:date="2026-04-23T15:15:00Z" w16du:dateUtc="2026-04-23T13:15:00Z">
            <w:r>
              <w:rPr>
                <w:noProof/>
                <w:webHidden/>
              </w:rPr>
              <w:fldChar w:fldCharType="separate"/>
            </w:r>
            <w:r>
              <w:rPr>
                <w:noProof/>
                <w:webHidden/>
              </w:rPr>
              <w:t>32</w:t>
            </w:r>
            <w:r>
              <w:rPr>
                <w:noProof/>
                <w:webHidden/>
              </w:rPr>
              <w:fldChar w:fldCharType="end"/>
            </w:r>
            <w:r w:rsidRPr="00F2469F">
              <w:rPr>
                <w:rStyle w:val="Hyperlink"/>
                <w:noProof/>
              </w:rPr>
              <w:fldChar w:fldCharType="end"/>
            </w:r>
          </w:ins>
        </w:p>
        <w:p w14:paraId="1DAE0032" w14:textId="7E6220FE" w:rsidR="00C14DF1" w:rsidRDefault="00C14DF1">
          <w:pPr>
            <w:pStyle w:val="TOC3"/>
            <w:tabs>
              <w:tab w:val="right" w:leader="dot" w:pos="9962"/>
            </w:tabs>
            <w:rPr>
              <w:ins w:id="111" w:author="Boles, Giorgio" w:date="2026-04-23T15:15:00Z" w16du:dateUtc="2026-04-23T13:15:00Z"/>
              <w:rFonts w:eastAsiaTheme="minorEastAsia"/>
              <w:noProof/>
              <w:kern w:val="2"/>
              <w:lang w:val="it-IT" w:eastAsia="it-IT"/>
              <w14:ligatures w14:val="standardContextual"/>
            </w:rPr>
          </w:pPr>
          <w:ins w:id="112"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"_Toc227849779"</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8.3 Sezione COVNO - Informazioni di Sincronizzazione</w:t>
            </w:r>
            <w:r>
              <w:rPr>
                <w:noProof/>
                <w:webHidden/>
              </w:rPr>
              <w:tab/>
            </w:r>
            <w:r>
              <w:rPr>
                <w:noProof/>
                <w:webHidden/>
              </w:rPr>
              <w:fldChar w:fldCharType="begin"/>
            </w:r>
            <w:r>
              <w:rPr>
                <w:noProof/>
                <w:webHidden/>
              </w:rPr>
              <w:instrText xml:space="preserve"> PAGEREF _Toc227849779 \h </w:instrText>
            </w:r>
          </w:ins>
          <w:r>
            <w:rPr>
              <w:noProof/>
              <w:webHidden/>
            </w:rPr>
          </w:r>
          <w:ins w:id="113" w:author="Boles, Giorgio" w:date="2026-04-23T15:15:00Z" w16du:dateUtc="2026-04-23T13:15:00Z">
            <w:r>
              <w:rPr>
                <w:noProof/>
                <w:webHidden/>
              </w:rPr>
              <w:fldChar w:fldCharType="separate"/>
            </w:r>
            <w:r>
              <w:rPr>
                <w:noProof/>
                <w:webHidden/>
              </w:rPr>
              <w:t>32</w:t>
            </w:r>
            <w:r>
              <w:rPr>
                <w:noProof/>
                <w:webHidden/>
              </w:rPr>
              <w:fldChar w:fldCharType="end"/>
            </w:r>
            <w:r w:rsidRPr="00F2469F">
              <w:rPr>
                <w:rStyle w:val="Hyperlink"/>
                <w:noProof/>
              </w:rPr>
              <w:fldChar w:fldCharType="end"/>
            </w:r>
          </w:ins>
        </w:p>
        <w:p w14:paraId="374A46C5" w14:textId="1C191CB1" w:rsidR="00C14DF1" w:rsidRDefault="00C14DF1">
          <w:pPr>
            <w:pStyle w:val="TOC3"/>
            <w:tabs>
              <w:tab w:val="right" w:leader="dot" w:pos="9962"/>
            </w:tabs>
            <w:rPr>
              <w:ins w:id="114" w:author="Boles, Giorgio" w:date="2026-04-23T15:15:00Z" w16du:dateUtc="2026-04-23T13:15:00Z"/>
              <w:rFonts w:eastAsiaTheme="minorEastAsia"/>
              <w:noProof/>
              <w:kern w:val="2"/>
              <w:lang w:val="it-IT" w:eastAsia="it-IT"/>
              <w14:ligatures w14:val="standardContextual"/>
            </w:rPr>
          </w:pPr>
          <w:ins w:id="115"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"_Toc227849780"</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8.4 Tabella Monitoraggi Scaduti</w:t>
            </w:r>
            <w:r>
              <w:rPr>
                <w:noProof/>
                <w:webHidden/>
              </w:rPr>
              <w:tab/>
            </w:r>
            <w:r>
              <w:rPr>
                <w:noProof/>
                <w:webHidden/>
              </w:rPr>
              <w:fldChar w:fldCharType="begin"/>
            </w:r>
            <w:r>
              <w:rPr>
                <w:noProof/>
                <w:webHidden/>
              </w:rPr>
              <w:instrText xml:space="preserve"> PAGEREF _Toc227849780 \h </w:instrText>
            </w:r>
          </w:ins>
          <w:r>
            <w:rPr>
              <w:noProof/>
              <w:webHidden/>
            </w:rPr>
          </w:r>
          <w:ins w:id="116" w:author="Boles, Giorgio" w:date="2026-04-23T15:15:00Z" w16du:dateUtc="2026-04-23T13:15:00Z">
            <w:r>
              <w:rPr>
                <w:noProof/>
                <w:webHidden/>
              </w:rPr>
              <w:fldChar w:fldCharType="separate"/>
            </w:r>
            <w:r>
              <w:rPr>
                <w:noProof/>
                <w:webHidden/>
              </w:rPr>
              <w:t>33</w:t>
            </w:r>
            <w:r>
              <w:rPr>
                <w:noProof/>
                <w:webHidden/>
              </w:rPr>
              <w:fldChar w:fldCharType="end"/>
            </w:r>
            <w:r w:rsidRPr="00F2469F">
              <w:rPr>
                <w:rStyle w:val="Hyperlink"/>
                <w:noProof/>
              </w:rPr>
              <w:fldChar w:fldCharType="end"/>
            </w:r>
          </w:ins>
        </w:p>
        <w:p w14:paraId="3789CDC8" w14:textId="4BEF4AAD" w:rsidR="00C14DF1" w:rsidRDefault="00C14DF1">
          <w:pPr>
            <w:pStyle w:val="TOC3"/>
            <w:tabs>
              <w:tab w:val="right" w:leader="dot" w:pos="9962"/>
            </w:tabs>
            <w:rPr>
              <w:ins w:id="117" w:author="Boles, Giorgio" w:date="2026-04-23T15:15:00Z" w16du:dateUtc="2026-04-23T13:15:00Z"/>
              <w:rFonts w:eastAsiaTheme="minorEastAsia"/>
              <w:noProof/>
              <w:kern w:val="2"/>
              <w:lang w:val="it-IT" w:eastAsia="it-IT"/>
              <w14:ligatures w14:val="standardContextual"/>
            </w:rPr>
          </w:pPr>
          <w:ins w:id="118"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"_Toc227849781"</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8.4.1 Pagina Monitoraggi Scaduti - Descrizione Generale e Accesso</w:t>
            </w:r>
            <w:r>
              <w:rPr>
                <w:noProof/>
                <w:webHidden/>
              </w:rPr>
              <w:tab/>
            </w:r>
            <w:r>
              <w:rPr>
                <w:noProof/>
                <w:webHidden/>
              </w:rPr>
              <w:fldChar w:fldCharType="begin"/>
            </w:r>
            <w:r>
              <w:rPr>
                <w:noProof/>
                <w:webHidden/>
              </w:rPr>
              <w:instrText xml:space="preserve"> PAGEREF _Toc227849781 \h </w:instrText>
            </w:r>
          </w:ins>
          <w:r>
            <w:rPr>
              <w:noProof/>
              <w:webHidden/>
            </w:rPr>
          </w:r>
          <w:ins w:id="119" w:author="Boles, Giorgio" w:date="2026-04-23T15:15:00Z" w16du:dateUtc="2026-04-23T13:15:00Z">
            <w:r>
              <w:rPr>
                <w:noProof/>
                <w:webHidden/>
              </w:rPr>
              <w:fldChar w:fldCharType="separate"/>
            </w:r>
            <w:r>
              <w:rPr>
                <w:noProof/>
                <w:webHidden/>
              </w:rPr>
              <w:t>34</w:t>
            </w:r>
            <w:r>
              <w:rPr>
                <w:noProof/>
                <w:webHidden/>
              </w:rPr>
              <w:fldChar w:fldCharType="end"/>
            </w:r>
            <w:r w:rsidRPr="00F2469F">
              <w:rPr>
                <w:rStyle w:val="Hyperlink"/>
                <w:noProof/>
              </w:rPr>
              <w:fldChar w:fldCharType="end"/>
            </w:r>
          </w:ins>
        </w:p>
        <w:p w14:paraId="3CA83FCF" w14:textId="375822CB" w:rsidR="00C14DF1" w:rsidRDefault="00C14DF1">
          <w:pPr>
            <w:pStyle w:val="TOC3"/>
            <w:tabs>
              <w:tab w:val="right" w:leader="dot" w:pos="9962"/>
            </w:tabs>
            <w:rPr>
              <w:ins w:id="120" w:author="Boles, Giorgio" w:date="2026-04-23T15:15:00Z" w16du:dateUtc="2026-04-23T13:15:00Z"/>
              <w:rFonts w:eastAsiaTheme="minorEastAsia"/>
              <w:noProof/>
              <w:kern w:val="2"/>
              <w:lang w:val="it-IT" w:eastAsia="it-IT"/>
              <w14:ligatures w14:val="standardContextual"/>
            </w:rPr>
          </w:pPr>
          <w:ins w:id="121"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"_Toc227849782"</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8.4.2 Pagina Monitoraggi Scaduti - Sezione Filtri e Ricerca Avanzata</w:t>
            </w:r>
            <w:r>
              <w:rPr>
                <w:noProof/>
                <w:webHidden/>
              </w:rPr>
              <w:tab/>
            </w:r>
            <w:r>
              <w:rPr>
                <w:noProof/>
                <w:webHidden/>
              </w:rPr>
              <w:fldChar w:fldCharType="begin"/>
            </w:r>
            <w:r>
              <w:rPr>
                <w:noProof/>
                <w:webHidden/>
              </w:rPr>
              <w:instrText xml:space="preserve"> PAGEREF _Toc227849782 \h </w:instrText>
            </w:r>
          </w:ins>
          <w:r>
            <w:rPr>
              <w:noProof/>
              <w:webHidden/>
            </w:rPr>
          </w:r>
          <w:ins w:id="122" w:author="Boles, Giorgio" w:date="2026-04-23T15:15:00Z" w16du:dateUtc="2026-04-23T13:15:00Z">
            <w:r>
              <w:rPr>
                <w:noProof/>
                <w:webHidden/>
              </w:rPr>
              <w:fldChar w:fldCharType="separate"/>
            </w:r>
            <w:r>
              <w:rPr>
                <w:noProof/>
                <w:webHidden/>
              </w:rPr>
              <w:t>35</w:t>
            </w:r>
            <w:r>
              <w:rPr>
                <w:noProof/>
                <w:webHidden/>
              </w:rPr>
              <w:fldChar w:fldCharType="end"/>
            </w:r>
            <w:r w:rsidRPr="00F2469F">
              <w:rPr>
                <w:rStyle w:val="Hyperlink"/>
                <w:noProof/>
              </w:rPr>
              <w:fldChar w:fldCharType="end"/>
            </w:r>
          </w:ins>
        </w:p>
        <w:p w14:paraId="1DA4ACFC" w14:textId="472FC8A4" w:rsidR="00C14DF1" w:rsidRDefault="00C14DF1">
          <w:pPr>
            <w:pStyle w:val="TOC3"/>
            <w:tabs>
              <w:tab w:val="right" w:leader="dot" w:pos="9962"/>
            </w:tabs>
            <w:rPr>
              <w:ins w:id="123" w:author="Boles, Giorgio" w:date="2026-04-23T15:15:00Z" w16du:dateUtc="2026-04-23T13:15:00Z"/>
              <w:rFonts w:eastAsiaTheme="minorEastAsia"/>
              <w:noProof/>
              <w:kern w:val="2"/>
              <w:lang w:val="it-IT" w:eastAsia="it-IT"/>
              <w14:ligatures w14:val="standardContextual"/>
            </w:rPr>
          </w:pPr>
          <w:ins w:id="124"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"_Toc227849783"</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8.4.3 Pagina Monitoraggi Scaduti - Tabella Monitoraggi Scaduti Completa</w:t>
            </w:r>
            <w:r>
              <w:rPr>
                <w:noProof/>
                <w:webHidden/>
              </w:rPr>
              <w:tab/>
            </w:r>
            <w:r>
              <w:rPr>
                <w:noProof/>
                <w:webHidden/>
              </w:rPr>
              <w:fldChar w:fldCharType="begin"/>
            </w:r>
            <w:r>
              <w:rPr>
                <w:noProof/>
                <w:webHidden/>
              </w:rPr>
              <w:instrText xml:space="preserve"> PAGEREF _Toc227849783 \h </w:instrText>
            </w:r>
          </w:ins>
          <w:r>
            <w:rPr>
              <w:noProof/>
              <w:webHidden/>
            </w:rPr>
          </w:r>
          <w:ins w:id="125" w:author="Boles, Giorgio" w:date="2026-04-23T15:15:00Z" w16du:dateUtc="2026-04-23T13:15:00Z">
            <w:r>
              <w:rPr>
                <w:noProof/>
                <w:webHidden/>
              </w:rPr>
              <w:fldChar w:fldCharType="separate"/>
            </w:r>
            <w:r>
              <w:rPr>
                <w:noProof/>
                <w:webHidden/>
              </w:rPr>
              <w:t>36</w:t>
            </w:r>
            <w:r>
              <w:rPr>
                <w:noProof/>
                <w:webHidden/>
              </w:rPr>
              <w:fldChar w:fldCharType="end"/>
            </w:r>
            <w:r w:rsidRPr="00F2469F">
              <w:rPr>
                <w:rStyle w:val="Hyperlink"/>
                <w:noProof/>
              </w:rPr>
              <w:fldChar w:fldCharType="end"/>
            </w:r>
          </w:ins>
        </w:p>
        <w:p w14:paraId="518D0FA5" w14:textId="69ECD195" w:rsidR="00C14DF1" w:rsidRDefault="00C14DF1">
          <w:pPr>
            <w:pStyle w:val="TOC3"/>
            <w:tabs>
              <w:tab w:val="right" w:leader="dot" w:pos="9962"/>
            </w:tabs>
            <w:rPr>
              <w:ins w:id="126" w:author="Boles, Giorgio" w:date="2026-04-23T15:15:00Z" w16du:dateUtc="2026-04-23T13:15:00Z"/>
              <w:rFonts w:eastAsiaTheme="minorEastAsia"/>
              <w:noProof/>
              <w:kern w:val="2"/>
              <w:lang w:val="it-IT" w:eastAsia="it-IT"/>
              <w14:ligatures w14:val="standardContextual"/>
            </w:rPr>
          </w:pPr>
          <w:ins w:id="127"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"_Toc227849784"</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8.5 Tabella Monitoraggi in Scadenza</w:t>
            </w:r>
            <w:r>
              <w:rPr>
                <w:noProof/>
                <w:webHidden/>
              </w:rPr>
              <w:tab/>
            </w:r>
            <w:r>
              <w:rPr>
                <w:noProof/>
                <w:webHidden/>
              </w:rPr>
              <w:fldChar w:fldCharType="begin"/>
            </w:r>
            <w:r>
              <w:rPr>
                <w:noProof/>
                <w:webHidden/>
              </w:rPr>
              <w:instrText xml:space="preserve"> PAGEREF _Toc227849784 \h </w:instrText>
            </w:r>
          </w:ins>
          <w:r>
            <w:rPr>
              <w:noProof/>
              <w:webHidden/>
            </w:rPr>
          </w:r>
          <w:ins w:id="128" w:author="Boles, Giorgio" w:date="2026-04-23T15:15:00Z" w16du:dateUtc="2026-04-23T13:15:00Z">
            <w:r>
              <w:rPr>
                <w:noProof/>
                <w:webHidden/>
              </w:rPr>
              <w:fldChar w:fldCharType="separate"/>
            </w:r>
            <w:r>
              <w:rPr>
                <w:noProof/>
                <w:webHidden/>
              </w:rPr>
              <w:t>37</w:t>
            </w:r>
            <w:r>
              <w:rPr>
                <w:noProof/>
                <w:webHidden/>
              </w:rPr>
              <w:fldChar w:fldCharType="end"/>
            </w:r>
            <w:r w:rsidRPr="00F2469F">
              <w:rPr>
                <w:rStyle w:val="Hyperlink"/>
                <w:noProof/>
              </w:rPr>
              <w:fldChar w:fldCharType="end"/>
            </w:r>
          </w:ins>
        </w:p>
        <w:p w14:paraId="2B9E0D73" w14:textId="24035E4E" w:rsidR="00C14DF1" w:rsidRDefault="00C14DF1">
          <w:pPr>
            <w:pStyle w:val="TOC3"/>
            <w:tabs>
              <w:tab w:val="right" w:leader="dot" w:pos="9962"/>
            </w:tabs>
            <w:rPr>
              <w:ins w:id="129" w:author="Boles, Giorgio" w:date="2026-04-23T15:15:00Z" w16du:dateUtc="2026-04-23T13:15:00Z"/>
              <w:rFonts w:eastAsiaTheme="minorEastAsia"/>
              <w:noProof/>
              <w:kern w:val="2"/>
              <w:lang w:val="it-IT" w:eastAsia="it-IT"/>
              <w14:ligatures w14:val="standardContextual"/>
            </w:rPr>
          </w:pPr>
          <w:ins w:id="130"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"_Toc227849785"</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8.5.1 Pagina Monitoraggi in Scadenza - Descrizione Generale e Accesso</w:t>
            </w:r>
            <w:r>
              <w:rPr>
                <w:noProof/>
                <w:webHidden/>
              </w:rPr>
              <w:tab/>
            </w:r>
            <w:r>
              <w:rPr>
                <w:noProof/>
                <w:webHidden/>
              </w:rPr>
              <w:fldChar w:fldCharType="begin"/>
            </w:r>
            <w:r>
              <w:rPr>
                <w:noProof/>
                <w:webHidden/>
              </w:rPr>
              <w:instrText xml:space="preserve"> PAGEREF _Toc227849785 \h </w:instrText>
            </w:r>
          </w:ins>
          <w:r>
            <w:rPr>
              <w:noProof/>
              <w:webHidden/>
            </w:rPr>
          </w:r>
          <w:ins w:id="131" w:author="Boles, Giorgio" w:date="2026-04-23T15:15:00Z" w16du:dateUtc="2026-04-23T13:15:00Z">
            <w:r>
              <w:rPr>
                <w:noProof/>
                <w:webHidden/>
              </w:rPr>
              <w:fldChar w:fldCharType="separate"/>
            </w:r>
            <w:r>
              <w:rPr>
                <w:noProof/>
                <w:webHidden/>
              </w:rPr>
              <w:t>37</w:t>
            </w:r>
            <w:r>
              <w:rPr>
                <w:noProof/>
                <w:webHidden/>
              </w:rPr>
              <w:fldChar w:fldCharType="end"/>
            </w:r>
            <w:r w:rsidRPr="00F2469F">
              <w:rPr>
                <w:rStyle w:val="Hyperlink"/>
                <w:noProof/>
              </w:rPr>
              <w:fldChar w:fldCharType="end"/>
            </w:r>
          </w:ins>
        </w:p>
        <w:p w14:paraId="6976CCD1" w14:textId="7A037CDB" w:rsidR="00C14DF1" w:rsidRDefault="00C14DF1">
          <w:pPr>
            <w:pStyle w:val="TOC3"/>
            <w:tabs>
              <w:tab w:val="right" w:leader="dot" w:pos="9962"/>
            </w:tabs>
            <w:rPr>
              <w:ins w:id="132" w:author="Boles, Giorgio" w:date="2026-04-23T15:15:00Z" w16du:dateUtc="2026-04-23T13:15:00Z"/>
              <w:rFonts w:eastAsiaTheme="minorEastAsia"/>
              <w:noProof/>
              <w:kern w:val="2"/>
              <w:lang w:val="it-IT" w:eastAsia="it-IT"/>
              <w14:ligatures w14:val="standardContextual"/>
            </w:rPr>
          </w:pPr>
          <w:ins w:id="133"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"_Toc227849786"</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8.5.2 Pagina Monitoraggi in Scadenza - Sezione Filtri e Ricerca Avanzata</w:t>
            </w:r>
            <w:r>
              <w:rPr>
                <w:noProof/>
                <w:webHidden/>
              </w:rPr>
              <w:tab/>
            </w:r>
            <w:r>
              <w:rPr>
                <w:noProof/>
                <w:webHidden/>
              </w:rPr>
              <w:fldChar w:fldCharType="begin"/>
            </w:r>
            <w:r>
              <w:rPr>
                <w:noProof/>
                <w:webHidden/>
              </w:rPr>
              <w:instrText xml:space="preserve"> PAGEREF _Toc227849786 \h </w:instrText>
            </w:r>
          </w:ins>
          <w:r>
            <w:rPr>
              <w:noProof/>
              <w:webHidden/>
            </w:rPr>
          </w:r>
          <w:ins w:id="134" w:author="Boles, Giorgio" w:date="2026-04-23T15:15:00Z" w16du:dateUtc="2026-04-23T13:15:00Z">
            <w:r>
              <w:rPr>
                <w:noProof/>
                <w:webHidden/>
              </w:rPr>
              <w:fldChar w:fldCharType="separate"/>
            </w:r>
            <w:r>
              <w:rPr>
                <w:noProof/>
                <w:webHidden/>
              </w:rPr>
              <w:t>38</w:t>
            </w:r>
            <w:r>
              <w:rPr>
                <w:noProof/>
                <w:webHidden/>
              </w:rPr>
              <w:fldChar w:fldCharType="end"/>
            </w:r>
            <w:r w:rsidRPr="00F2469F">
              <w:rPr>
                <w:rStyle w:val="Hyperlink"/>
                <w:noProof/>
              </w:rPr>
              <w:fldChar w:fldCharType="end"/>
            </w:r>
          </w:ins>
        </w:p>
        <w:p w14:paraId="0D9C582D" w14:textId="2AC9F76A" w:rsidR="00C14DF1" w:rsidRDefault="00C14DF1">
          <w:pPr>
            <w:pStyle w:val="TOC3"/>
            <w:tabs>
              <w:tab w:val="right" w:leader="dot" w:pos="9962"/>
            </w:tabs>
            <w:rPr>
              <w:ins w:id="135" w:author="Boles, Giorgio" w:date="2026-04-23T15:15:00Z" w16du:dateUtc="2026-04-23T13:15:00Z"/>
              <w:rFonts w:eastAsiaTheme="minorEastAsia"/>
              <w:noProof/>
              <w:kern w:val="2"/>
              <w:lang w:val="it-IT" w:eastAsia="it-IT"/>
              <w14:ligatures w14:val="standardContextual"/>
            </w:rPr>
          </w:pPr>
          <w:ins w:id="136"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"_Toc227849787"</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8.5.3 Pagina Monitoraggi in Scadenza - Tabella Monitoraggi in Scadenza Completa</w:t>
            </w:r>
            <w:r>
              <w:rPr>
                <w:noProof/>
                <w:webHidden/>
              </w:rPr>
              <w:tab/>
            </w:r>
            <w:r>
              <w:rPr>
                <w:noProof/>
                <w:webHidden/>
              </w:rPr>
              <w:fldChar w:fldCharType="begin"/>
            </w:r>
            <w:r>
              <w:rPr>
                <w:noProof/>
                <w:webHidden/>
              </w:rPr>
              <w:instrText xml:space="preserve"> PAGEREF _Toc227849787 \h </w:instrText>
            </w:r>
          </w:ins>
          <w:r>
            <w:rPr>
              <w:noProof/>
              <w:webHidden/>
            </w:rPr>
          </w:r>
          <w:ins w:id="137" w:author="Boles, Giorgio" w:date="2026-04-23T15:15:00Z" w16du:dateUtc="2026-04-23T13:15:00Z">
            <w:r>
              <w:rPr>
                <w:noProof/>
                <w:webHidden/>
              </w:rPr>
              <w:fldChar w:fldCharType="separate"/>
            </w:r>
            <w:r>
              <w:rPr>
                <w:noProof/>
                <w:webHidden/>
              </w:rPr>
              <w:t>39</w:t>
            </w:r>
            <w:r>
              <w:rPr>
                <w:noProof/>
                <w:webHidden/>
              </w:rPr>
              <w:fldChar w:fldCharType="end"/>
            </w:r>
            <w:r w:rsidRPr="00F2469F">
              <w:rPr>
                <w:rStyle w:val="Hyperlink"/>
                <w:noProof/>
              </w:rPr>
              <w:fldChar w:fldCharType="end"/>
            </w:r>
          </w:ins>
        </w:p>
        <w:p w14:paraId="41EF7F8E" w14:textId="3252862F" w:rsidR="00C14DF1" w:rsidRDefault="00C14DF1">
          <w:pPr>
            <w:pStyle w:val="TOC3"/>
            <w:tabs>
              <w:tab w:val="right" w:leader="dot" w:pos="9962"/>
            </w:tabs>
            <w:rPr>
              <w:ins w:id="138" w:author="Boles, Giorgio" w:date="2026-04-23T15:15:00Z" w16du:dateUtc="2026-04-23T13:15:00Z"/>
              <w:rFonts w:eastAsiaTheme="minorEastAsia"/>
              <w:noProof/>
              <w:kern w:val="2"/>
              <w:lang w:val="it-IT" w:eastAsia="it-IT"/>
              <w14:ligatures w14:val="standardContextual"/>
            </w:rPr>
          </w:pPr>
          <w:ins w:id="139" w:author="Boles, Giorgio" w:date="2026-04-23T15:15:00Z" w16du:dateUtc="2026-04-23T13:15:00Z">
            <w:r w:rsidRPr="00F2469F">
              <w:rPr>
                <w:rStyle w:val="Hyperlink"/>
                <w:noProof/>
              </w:rPr>
              <w:fldChar w:fldCharType="begin"/>
            </w:r>
            <w:r w:rsidRPr="00F2469F">
              <w:rPr>
                <w:rStyle w:val="Hyperlink"/>
                <w:noProof/>
              </w:rPr>
              <w:instrText xml:space="preserve"> </w:instrText>
            </w:r>
            <w:r>
              <w:rPr>
                <w:noProof/>
              </w:rPr>
              <w:instrText>HYPERLINK \l "_Toc227849788"</w:instrText>
            </w:r>
            <w:r w:rsidRPr="00F2469F">
              <w:rPr>
                <w:rStyle w:val="Hyperlink"/>
                <w:noProof/>
              </w:rPr>
              <w:instrText xml:space="preserve"> </w:instrText>
            </w:r>
            <w:r w:rsidRPr="00F2469F">
              <w:rPr>
                <w:rStyle w:val="Hyperlink"/>
                <w:noProof/>
              </w:rPr>
            </w:r>
            <w:r w:rsidRPr="00F2469F">
              <w:rPr>
                <w:rStyle w:val="Hyperlink"/>
                <w:noProof/>
              </w:rPr>
              <w:fldChar w:fldCharType="separate"/>
            </w:r>
            <w:r w:rsidRPr="00F2469F">
              <w:rPr>
                <w:rStyle w:val="Hyperlink"/>
                <w:rFonts w:ascii="Calibri Light" w:hAnsi="Calibri Light" w:cs="Calibri Light"/>
                <w:noProof/>
                <w:lang w:val="it-IT"/>
              </w:rPr>
              <w:t>8.6 Tabella Pratiche Monitoraggio Recenti</w:t>
            </w:r>
            <w:r>
              <w:rPr>
                <w:noProof/>
                <w:webHidden/>
              </w:rPr>
              <w:tab/>
            </w:r>
            <w:r>
              <w:rPr>
                <w:noProof/>
                <w:webHidden/>
              </w:rPr>
              <w:fldChar w:fldCharType="begin"/>
            </w:r>
            <w:r>
              <w:rPr>
                <w:noProof/>
                <w:webHidden/>
              </w:rPr>
              <w:instrText xml:space="preserve"> PAGEREF _Toc227849788 \h </w:instrText>
            </w:r>
          </w:ins>
          <w:r>
            <w:rPr>
              <w:noProof/>
              <w:webHidden/>
            </w:rPr>
          </w:r>
          <w:ins w:id="140" w:author="Boles, Giorgio" w:date="2026-04-23T15:15:00Z" w16du:dateUtc="2026-04-23T13:15:00Z">
            <w:r>
              <w:rPr>
                <w:noProof/>
                <w:webHidden/>
              </w:rPr>
              <w:fldChar w:fldCharType="separate"/>
            </w:r>
            <w:r>
              <w:rPr>
                <w:noProof/>
                <w:webHidden/>
              </w:rPr>
              <w:t>40</w:t>
            </w:r>
            <w:r>
              <w:rPr>
                <w:noProof/>
                <w:webHidden/>
              </w:rPr>
              <w:fldChar w:fldCharType="end"/>
            </w:r>
            <w:r w:rsidRPr="00F2469F">
              <w:rPr>
                <w:rStyle w:val="Hyperlink"/>
                <w:noProof/>
              </w:rPr>
              <w:fldChar w:fldCharType="end"/>
            </w:r>
          </w:ins>
        </w:p>
        <w:p w14:paraId="5E496DC9" w14:textId="1BFD2FD2" w:rsidR="00C14DF1" w:rsidDel="00C14DF1" w:rsidRDefault="00C14DF1">
          <w:pPr>
            <w:pStyle w:val="TOC1"/>
            <w:tabs>
              <w:tab w:val="right" w:leader="dot" w:pos="9962"/>
            </w:tabs>
            <w:rPr>
              <w:del w:id="141" w:author="Boles, Giorgio" w:date="2026-04-23T15:15:00Z" w16du:dateUtc="2026-04-23T13:15:00Z"/>
              <w:noProof/>
            </w:rPr>
          </w:pPr>
          <w:del w:id="142" w:author="Boles, Giorgio" w:date="2026-04-23T15:15:00Z" w16du:dateUtc="2026-04-23T13:15:00Z">
            <w:r w:rsidRPr="00C14DF1" w:rsidDel="00C14DF1">
              <w:rPr>
                <w:rStyle w:val="Hyperlink"/>
                <w:rFonts w:ascii="Calibri Light" w:hAnsi="Calibri Light" w:cs="Calibri Light"/>
                <w:noProof/>
                <w:lang w:val="it-IT"/>
              </w:rPr>
              <w:delText>REQUISITI UTENTE - AGENCY DESK MONITORAGGIO</w:delText>
            </w:r>
            <w:r w:rsidDel="00C14DF1">
              <w:rPr>
                <w:noProof/>
                <w:webHidden/>
              </w:rPr>
              <w:tab/>
              <w:delText>1</w:delText>
            </w:r>
          </w:del>
        </w:p>
        <w:p w14:paraId="4205AE7B" w14:textId="54662C37" w:rsidR="00C14DF1" w:rsidDel="00C14DF1" w:rsidRDefault="00C14DF1">
          <w:pPr>
            <w:pStyle w:val="TOC2"/>
            <w:tabs>
              <w:tab w:val="right" w:leader="dot" w:pos="9962"/>
            </w:tabs>
            <w:rPr>
              <w:del w:id="143" w:author="Boles, Giorgio" w:date="2026-04-23T15:15:00Z" w16du:dateUtc="2026-04-23T13:15:00Z"/>
              <w:noProof/>
            </w:rPr>
          </w:pPr>
          <w:del w:id="144" w:author="Boles, Giorgio" w:date="2026-04-23T15:15:00Z" w16du:dateUtc="2026-04-23T13:15:00Z">
            <w:r w:rsidRPr="00C14DF1" w:rsidDel="00C14DF1">
              <w:rPr>
                <w:rStyle w:val="Hyperlink"/>
                <w:rFonts w:ascii="Calibri Light" w:hAnsi="Calibri Light" w:cs="Calibri Light"/>
                <w:noProof/>
                <w:lang w:val="it-IT"/>
              </w:rPr>
              <w:delText>Piattaforma Banca Agente - Gestione Covenant</w:delText>
            </w:r>
            <w:r w:rsidDel="00C14DF1">
              <w:rPr>
                <w:noProof/>
                <w:webHidden/>
              </w:rPr>
              <w:tab/>
              <w:delText>1</w:delText>
            </w:r>
          </w:del>
        </w:p>
        <w:p w14:paraId="6F038530" w14:textId="20490E48" w:rsidR="00C14DF1" w:rsidDel="00C14DF1" w:rsidRDefault="00C14DF1">
          <w:pPr>
            <w:pStyle w:val="TOC2"/>
            <w:tabs>
              <w:tab w:val="right" w:leader="dot" w:pos="9962"/>
            </w:tabs>
            <w:rPr>
              <w:del w:id="145" w:author="Boles, Giorgio" w:date="2026-04-23T15:15:00Z" w16du:dateUtc="2026-04-23T13:15:00Z"/>
              <w:noProof/>
            </w:rPr>
          </w:pPr>
          <w:del w:id="146" w:author="Boles, Giorgio" w:date="2026-04-23T15:15:00Z" w16du:dateUtc="2026-04-23T13:15:00Z">
            <w:r w:rsidRPr="00C14DF1" w:rsidDel="00C14DF1">
              <w:rPr>
                <w:rStyle w:val="Hyperlink"/>
                <w:rFonts w:ascii="Calibri Light" w:hAnsi="Calibri Light" w:cs="Calibri Light"/>
                <w:noProof/>
                <w:lang w:val="it-IT"/>
              </w:rPr>
              <w:delText>1. CREAZIONE PRATICA MONITORAGGIO</w:delText>
            </w:r>
            <w:r w:rsidDel="00C14DF1">
              <w:rPr>
                <w:noProof/>
                <w:webHidden/>
              </w:rPr>
              <w:tab/>
              <w:delText>1</w:delText>
            </w:r>
          </w:del>
        </w:p>
        <w:p w14:paraId="751980D7" w14:textId="34AC3102" w:rsidR="00C14DF1" w:rsidDel="00C14DF1" w:rsidRDefault="00C14DF1">
          <w:pPr>
            <w:pStyle w:val="TOC2"/>
            <w:tabs>
              <w:tab w:val="right" w:leader="dot" w:pos="9962"/>
            </w:tabs>
            <w:rPr>
              <w:del w:id="147" w:author="Boles, Giorgio" w:date="2026-04-23T15:15:00Z" w16du:dateUtc="2026-04-23T13:15:00Z"/>
              <w:noProof/>
            </w:rPr>
          </w:pPr>
          <w:del w:id="148" w:author="Boles, Giorgio" w:date="2026-04-23T15:15:00Z" w16du:dateUtc="2026-04-23T13:15:00Z">
            <w:r w:rsidRPr="00C14DF1" w:rsidDel="00C14DF1">
              <w:rPr>
                <w:rStyle w:val="Hyperlink"/>
                <w:rFonts w:ascii="Calibri Light" w:hAnsi="Calibri Light" w:cs="Calibri Light"/>
                <w:noProof/>
                <w:lang w:val="it-IT"/>
              </w:rPr>
              <w:delText>2. TABELLA PRATICHE MONITORAGGIO</w:delText>
            </w:r>
            <w:r w:rsidDel="00C14DF1">
              <w:rPr>
                <w:noProof/>
                <w:webHidden/>
              </w:rPr>
              <w:tab/>
              <w:delText>5</w:delText>
            </w:r>
          </w:del>
        </w:p>
        <w:p w14:paraId="6E70A26D" w14:textId="49AE3FD3" w:rsidR="00C14DF1" w:rsidDel="00C14DF1" w:rsidRDefault="00C14DF1">
          <w:pPr>
            <w:pStyle w:val="TOC3"/>
            <w:tabs>
              <w:tab w:val="right" w:leader="dot" w:pos="9962"/>
            </w:tabs>
            <w:rPr>
              <w:del w:id="149" w:author="Boles, Giorgio" w:date="2026-04-23T15:15:00Z" w16du:dateUtc="2026-04-23T13:15:00Z"/>
              <w:noProof/>
            </w:rPr>
          </w:pPr>
          <w:del w:id="150" w:author="Boles, Giorgio" w:date="2026-04-23T15:15:00Z" w16du:dateUtc="2026-04-23T13:15:00Z">
            <w:r w:rsidRPr="00C14DF1" w:rsidDel="00C14DF1">
              <w:rPr>
                <w:rStyle w:val="Hyperlink"/>
                <w:rFonts w:ascii="Calibri Light" w:hAnsi="Calibri Light" w:cs="Calibri Light"/>
                <w:noProof/>
                <w:lang w:val="it-IT"/>
              </w:rPr>
              <w:delText>2.1 Descrizione Generale e Accesso</w:delText>
            </w:r>
            <w:r w:rsidDel="00C14DF1">
              <w:rPr>
                <w:noProof/>
                <w:webHidden/>
              </w:rPr>
              <w:tab/>
              <w:delText>5</w:delText>
            </w:r>
          </w:del>
        </w:p>
        <w:p w14:paraId="72142635" w14:textId="02533401" w:rsidR="00C14DF1" w:rsidDel="00C14DF1" w:rsidRDefault="00C14DF1">
          <w:pPr>
            <w:pStyle w:val="TOC3"/>
            <w:tabs>
              <w:tab w:val="right" w:leader="dot" w:pos="9962"/>
            </w:tabs>
            <w:rPr>
              <w:del w:id="151" w:author="Boles, Giorgio" w:date="2026-04-23T15:15:00Z" w16du:dateUtc="2026-04-23T13:15:00Z"/>
              <w:noProof/>
            </w:rPr>
          </w:pPr>
          <w:del w:id="152" w:author="Boles, Giorgio" w:date="2026-04-23T15:15:00Z" w16du:dateUtc="2026-04-23T13:15:00Z">
            <w:r w:rsidRPr="00C14DF1" w:rsidDel="00C14DF1">
              <w:rPr>
                <w:rStyle w:val="Hyperlink"/>
                <w:rFonts w:ascii="Calibri Light" w:hAnsi="Calibri Light" w:cs="Calibri Light"/>
                <w:noProof/>
                <w:lang w:val="it-IT"/>
              </w:rPr>
              <w:delText>2.2 Sezione Filtri e Ricerca Avanzata</w:delText>
            </w:r>
            <w:r w:rsidDel="00C14DF1">
              <w:rPr>
                <w:noProof/>
                <w:webHidden/>
              </w:rPr>
              <w:tab/>
              <w:delText>5</w:delText>
            </w:r>
          </w:del>
        </w:p>
        <w:p w14:paraId="0A0AADC7" w14:textId="5020E08A" w:rsidR="00C14DF1" w:rsidDel="00C14DF1" w:rsidRDefault="00C14DF1">
          <w:pPr>
            <w:pStyle w:val="TOC3"/>
            <w:tabs>
              <w:tab w:val="right" w:leader="dot" w:pos="9962"/>
            </w:tabs>
            <w:rPr>
              <w:del w:id="153" w:author="Boles, Giorgio" w:date="2026-04-23T15:15:00Z" w16du:dateUtc="2026-04-23T13:15:00Z"/>
              <w:noProof/>
            </w:rPr>
          </w:pPr>
          <w:del w:id="154" w:author="Boles, Giorgio" w:date="2026-04-23T15:15:00Z" w16du:dateUtc="2026-04-23T13:15:00Z">
            <w:r w:rsidRPr="00C14DF1" w:rsidDel="00C14DF1">
              <w:rPr>
                <w:rStyle w:val="Hyperlink"/>
                <w:rFonts w:ascii="Calibri Light" w:hAnsi="Calibri Light" w:cs="Calibri Light"/>
                <w:noProof/>
                <w:lang w:val="it-IT"/>
              </w:rPr>
              <w:delText>2.3 Tabella Pratiche Monitoraggio - Vista Consolidata</w:delText>
            </w:r>
            <w:r w:rsidDel="00C14DF1">
              <w:rPr>
                <w:noProof/>
                <w:webHidden/>
              </w:rPr>
              <w:tab/>
              <w:delText>6</w:delText>
            </w:r>
          </w:del>
        </w:p>
        <w:p w14:paraId="56B95BC5" w14:textId="207ECBCB" w:rsidR="00C14DF1" w:rsidDel="00C14DF1" w:rsidRDefault="00C14DF1">
          <w:pPr>
            <w:pStyle w:val="TOC2"/>
            <w:tabs>
              <w:tab w:val="right" w:leader="dot" w:pos="9962"/>
            </w:tabs>
            <w:rPr>
              <w:del w:id="155" w:author="Boles, Giorgio" w:date="2026-04-23T15:15:00Z" w16du:dateUtc="2026-04-23T13:15:00Z"/>
              <w:noProof/>
            </w:rPr>
          </w:pPr>
          <w:del w:id="156" w:author="Boles, Giorgio" w:date="2026-04-23T15:15:00Z" w16du:dateUtc="2026-04-23T13:15:00Z">
            <w:r w:rsidRPr="00C14DF1" w:rsidDel="00C14DF1">
              <w:rPr>
                <w:rStyle w:val="Hyperlink"/>
                <w:rFonts w:ascii="Calibri Light" w:hAnsi="Calibri Light" w:cs="Calibri Light"/>
                <w:noProof/>
                <w:lang w:val="it-IT"/>
              </w:rPr>
              <w:delText>3. FLUSSO ISP (UTENTE BANCA)</w:delText>
            </w:r>
            <w:r w:rsidDel="00C14DF1">
              <w:rPr>
                <w:noProof/>
                <w:webHidden/>
              </w:rPr>
              <w:tab/>
              <w:delText>7</w:delText>
            </w:r>
          </w:del>
        </w:p>
        <w:p w14:paraId="2002826A" w14:textId="64862278" w:rsidR="00C14DF1" w:rsidDel="00C14DF1" w:rsidRDefault="00C14DF1">
          <w:pPr>
            <w:pStyle w:val="TOC3"/>
            <w:tabs>
              <w:tab w:val="right" w:leader="dot" w:pos="9962"/>
            </w:tabs>
            <w:rPr>
              <w:del w:id="157" w:author="Boles, Giorgio" w:date="2026-04-23T15:15:00Z" w16du:dateUtc="2026-04-23T13:15:00Z"/>
              <w:noProof/>
            </w:rPr>
          </w:pPr>
          <w:del w:id="158" w:author="Boles, Giorgio" w:date="2026-04-23T15:15:00Z" w16du:dateUtc="2026-04-23T13:15:00Z">
            <w:r w:rsidRPr="00C14DF1" w:rsidDel="00C14DF1">
              <w:rPr>
                <w:rStyle w:val="Hyperlink"/>
                <w:rFonts w:ascii="Calibri Light" w:hAnsi="Calibri Light" w:cs="Calibri Light"/>
                <w:noProof/>
                <w:lang w:val="it-IT"/>
              </w:rPr>
              <w:delText>3.1 Descrizione Generale del Flusso ISP</w:delText>
            </w:r>
            <w:r w:rsidDel="00C14DF1">
              <w:rPr>
                <w:noProof/>
                <w:webHidden/>
              </w:rPr>
              <w:tab/>
              <w:delText>7</w:delText>
            </w:r>
          </w:del>
        </w:p>
        <w:p w14:paraId="1B51DAED" w14:textId="4C72F637" w:rsidR="00C14DF1" w:rsidDel="00C14DF1" w:rsidRDefault="00C14DF1">
          <w:pPr>
            <w:pStyle w:val="TOC3"/>
            <w:tabs>
              <w:tab w:val="right" w:leader="dot" w:pos="9962"/>
            </w:tabs>
            <w:rPr>
              <w:del w:id="159" w:author="Boles, Giorgio" w:date="2026-04-23T15:15:00Z" w16du:dateUtc="2026-04-23T13:15:00Z"/>
              <w:noProof/>
            </w:rPr>
          </w:pPr>
          <w:del w:id="160" w:author="Boles, Giorgio" w:date="2026-04-23T15:15:00Z" w16du:dateUtc="2026-04-23T13:15:00Z">
            <w:r w:rsidRPr="00C14DF1" w:rsidDel="00C14DF1">
              <w:rPr>
                <w:rStyle w:val="Hyperlink"/>
                <w:rFonts w:ascii="Calibri Light" w:hAnsi="Calibri Light" w:cs="Calibri Light"/>
                <w:noProof/>
                <w:lang w:val="it-IT"/>
              </w:rPr>
              <w:delText>3.2 Dettaglio Pratica - Sezione Covenant (ISP)</w:delText>
            </w:r>
            <w:r w:rsidDel="00C14DF1">
              <w:rPr>
                <w:noProof/>
                <w:webHidden/>
              </w:rPr>
              <w:tab/>
              <w:delText>8</w:delText>
            </w:r>
          </w:del>
        </w:p>
        <w:p w14:paraId="2E487557" w14:textId="26E9C1D9" w:rsidR="00C14DF1" w:rsidDel="00C14DF1" w:rsidRDefault="00C14DF1">
          <w:pPr>
            <w:pStyle w:val="TOC3"/>
            <w:tabs>
              <w:tab w:val="right" w:leader="dot" w:pos="9962"/>
            </w:tabs>
            <w:rPr>
              <w:del w:id="161" w:author="Boles, Giorgio" w:date="2026-04-23T15:15:00Z" w16du:dateUtc="2026-04-23T13:15:00Z"/>
              <w:noProof/>
            </w:rPr>
          </w:pPr>
          <w:del w:id="162" w:author="Boles, Giorgio" w:date="2026-04-23T15:15:00Z" w16du:dateUtc="2026-04-23T13:15:00Z">
            <w:r w:rsidRPr="00C14DF1" w:rsidDel="00C14DF1">
              <w:rPr>
                <w:rStyle w:val="Hyperlink"/>
                <w:rFonts w:ascii="Calibri Light" w:hAnsi="Calibri Light" w:cs="Calibri Light"/>
                <w:noProof/>
                <w:lang w:val="it-IT"/>
              </w:rPr>
              <w:delText>3.3 Dettaglio Covenant Singolo (ISP)</w:delText>
            </w:r>
            <w:r w:rsidDel="00C14DF1">
              <w:rPr>
                <w:noProof/>
                <w:webHidden/>
              </w:rPr>
              <w:tab/>
              <w:delText>12</w:delText>
            </w:r>
          </w:del>
        </w:p>
        <w:p w14:paraId="2CCA49C6" w14:textId="4F9338F2" w:rsidR="00C14DF1" w:rsidDel="00C14DF1" w:rsidRDefault="00C14DF1">
          <w:pPr>
            <w:pStyle w:val="TOC3"/>
            <w:tabs>
              <w:tab w:val="right" w:leader="dot" w:pos="9962"/>
            </w:tabs>
            <w:rPr>
              <w:del w:id="163" w:author="Boles, Giorgio" w:date="2026-04-23T15:15:00Z" w16du:dateUtc="2026-04-23T13:15:00Z"/>
              <w:noProof/>
            </w:rPr>
          </w:pPr>
          <w:del w:id="164" w:author="Boles, Giorgio" w:date="2026-04-23T15:15:00Z" w16du:dateUtc="2026-04-23T13:15:00Z">
            <w:r w:rsidRPr="00C14DF1" w:rsidDel="00C14DF1">
              <w:rPr>
                <w:rStyle w:val="Hyperlink"/>
                <w:rFonts w:ascii="Calibri Light" w:hAnsi="Calibri Light" w:cs="Calibri Light"/>
                <w:noProof/>
                <w:lang w:val="it-IT"/>
              </w:rPr>
              <w:delText>3.4 Richiesta di Eccezione al Monitoraggio (ISP)</w:delText>
            </w:r>
            <w:r w:rsidDel="00C14DF1">
              <w:rPr>
                <w:noProof/>
                <w:webHidden/>
              </w:rPr>
              <w:tab/>
              <w:delText>13</w:delText>
            </w:r>
          </w:del>
        </w:p>
        <w:p w14:paraId="677CE920" w14:textId="57ED4107" w:rsidR="00C14DF1" w:rsidDel="00C14DF1" w:rsidRDefault="00C14DF1">
          <w:pPr>
            <w:pStyle w:val="TOC3"/>
            <w:tabs>
              <w:tab w:val="right" w:leader="dot" w:pos="9962"/>
            </w:tabs>
            <w:rPr>
              <w:del w:id="165" w:author="Boles, Giorgio" w:date="2026-04-23T15:15:00Z" w16du:dateUtc="2026-04-23T13:15:00Z"/>
              <w:noProof/>
            </w:rPr>
          </w:pPr>
          <w:del w:id="166" w:author="Boles, Giorgio" w:date="2026-04-23T15:15:00Z" w16du:dateUtc="2026-04-23T13:15:00Z">
            <w:r w:rsidRPr="00C14DF1" w:rsidDel="00C14DF1">
              <w:rPr>
                <w:rStyle w:val="Hyperlink"/>
                <w:rFonts w:ascii="Calibri Light" w:hAnsi="Calibri Light" w:cs="Calibri Light"/>
                <w:noProof/>
                <w:lang w:val="it-IT"/>
              </w:rPr>
              <w:delText>3.5 Sezione Spread (ISP)</w:delText>
            </w:r>
            <w:r w:rsidDel="00C14DF1">
              <w:rPr>
                <w:noProof/>
                <w:webHidden/>
              </w:rPr>
              <w:tab/>
              <w:delText>14</w:delText>
            </w:r>
          </w:del>
        </w:p>
        <w:p w14:paraId="3E08534E" w14:textId="71F757DA" w:rsidR="00C14DF1" w:rsidDel="00C14DF1" w:rsidRDefault="00C14DF1">
          <w:pPr>
            <w:pStyle w:val="TOC3"/>
            <w:tabs>
              <w:tab w:val="right" w:leader="dot" w:pos="9962"/>
            </w:tabs>
            <w:rPr>
              <w:del w:id="167" w:author="Boles, Giorgio" w:date="2026-04-23T15:15:00Z" w16du:dateUtc="2026-04-23T13:15:00Z"/>
              <w:noProof/>
            </w:rPr>
          </w:pPr>
          <w:del w:id="168" w:author="Boles, Giorgio" w:date="2026-04-23T15:15:00Z" w16du:dateUtc="2026-04-23T13:15:00Z">
            <w:r w:rsidRPr="00C14DF1" w:rsidDel="00C14DF1">
              <w:rPr>
                <w:rStyle w:val="Hyperlink"/>
                <w:rFonts w:ascii="Calibri Light" w:hAnsi="Calibri Light" w:cs="Calibri Light"/>
                <w:noProof/>
                <w:lang w:val="it-IT"/>
              </w:rPr>
              <w:delText>3.6 Sezione Scadenziere (ISP)</w:delText>
            </w:r>
            <w:r w:rsidDel="00C14DF1">
              <w:rPr>
                <w:noProof/>
                <w:webHidden/>
              </w:rPr>
              <w:tab/>
              <w:delText>15</w:delText>
            </w:r>
          </w:del>
        </w:p>
        <w:p w14:paraId="6070B9A4" w14:textId="5CADC238" w:rsidR="00C14DF1" w:rsidDel="00C14DF1" w:rsidRDefault="00C14DF1">
          <w:pPr>
            <w:pStyle w:val="TOC2"/>
            <w:tabs>
              <w:tab w:val="right" w:leader="dot" w:pos="9962"/>
            </w:tabs>
            <w:rPr>
              <w:del w:id="169" w:author="Boles, Giorgio" w:date="2026-04-23T15:15:00Z" w16du:dateUtc="2026-04-23T13:15:00Z"/>
              <w:noProof/>
            </w:rPr>
          </w:pPr>
          <w:del w:id="170" w:author="Boles, Giorgio" w:date="2026-04-23T15:15:00Z" w16du:dateUtc="2026-04-23T13:15:00Z">
            <w:r w:rsidRPr="00C14DF1" w:rsidDel="00C14DF1">
              <w:rPr>
                <w:rStyle w:val="Hyperlink"/>
                <w:rFonts w:ascii="Calibri Light" w:hAnsi="Calibri Light" w:cs="Calibri Light"/>
                <w:noProof/>
                <w:lang w:val="it-IT"/>
              </w:rPr>
              <w:delText>4. FLUSSO DELOITTE (UTENTE DELOITTE)</w:delText>
            </w:r>
            <w:r w:rsidDel="00C14DF1">
              <w:rPr>
                <w:noProof/>
                <w:webHidden/>
              </w:rPr>
              <w:tab/>
              <w:delText>16</w:delText>
            </w:r>
          </w:del>
        </w:p>
        <w:p w14:paraId="5F8EAE67" w14:textId="638D3E25" w:rsidR="00C14DF1" w:rsidDel="00C14DF1" w:rsidRDefault="00C14DF1">
          <w:pPr>
            <w:pStyle w:val="TOC3"/>
            <w:tabs>
              <w:tab w:val="right" w:leader="dot" w:pos="9962"/>
            </w:tabs>
            <w:rPr>
              <w:del w:id="171" w:author="Boles, Giorgio" w:date="2026-04-23T15:15:00Z" w16du:dateUtc="2026-04-23T13:15:00Z"/>
              <w:noProof/>
            </w:rPr>
          </w:pPr>
          <w:del w:id="172" w:author="Boles, Giorgio" w:date="2026-04-23T15:15:00Z" w16du:dateUtc="2026-04-23T13:15:00Z">
            <w:r w:rsidRPr="00C14DF1" w:rsidDel="00C14DF1">
              <w:rPr>
                <w:rStyle w:val="Hyperlink"/>
                <w:rFonts w:ascii="Calibri Light" w:hAnsi="Calibri Light" w:cs="Calibri Light"/>
                <w:noProof/>
                <w:lang w:val="it-IT"/>
              </w:rPr>
              <w:delText>4.1 Descrizione Generale del Flusso Deloitte</w:delText>
            </w:r>
            <w:r w:rsidDel="00C14DF1">
              <w:rPr>
                <w:noProof/>
                <w:webHidden/>
              </w:rPr>
              <w:tab/>
              <w:delText>16</w:delText>
            </w:r>
          </w:del>
        </w:p>
        <w:p w14:paraId="7FC59FD9" w14:textId="31A810C9" w:rsidR="00C14DF1" w:rsidDel="00C14DF1" w:rsidRDefault="00C14DF1">
          <w:pPr>
            <w:pStyle w:val="TOC3"/>
            <w:tabs>
              <w:tab w:val="right" w:leader="dot" w:pos="9962"/>
            </w:tabs>
            <w:rPr>
              <w:del w:id="173" w:author="Boles, Giorgio" w:date="2026-04-23T15:15:00Z" w16du:dateUtc="2026-04-23T13:15:00Z"/>
              <w:noProof/>
            </w:rPr>
          </w:pPr>
          <w:del w:id="174" w:author="Boles, Giorgio" w:date="2026-04-23T15:15:00Z" w16du:dateUtc="2026-04-23T13:15:00Z">
            <w:r w:rsidRPr="00C14DF1" w:rsidDel="00C14DF1">
              <w:rPr>
                <w:rStyle w:val="Hyperlink"/>
                <w:rFonts w:ascii="Calibri Light" w:hAnsi="Calibri Light" w:cs="Calibri Light"/>
                <w:noProof/>
                <w:lang w:val="it-IT"/>
              </w:rPr>
              <w:delText>4.2 Dettaglio Pratica - Sezione Covenant (Deloitte)</w:delText>
            </w:r>
            <w:r w:rsidDel="00C14DF1">
              <w:rPr>
                <w:noProof/>
                <w:webHidden/>
              </w:rPr>
              <w:tab/>
              <w:delText>16</w:delText>
            </w:r>
          </w:del>
        </w:p>
        <w:p w14:paraId="5B924064" w14:textId="7C7C9A8A" w:rsidR="00C14DF1" w:rsidDel="00C14DF1" w:rsidRDefault="00C14DF1">
          <w:pPr>
            <w:pStyle w:val="TOC2"/>
            <w:tabs>
              <w:tab w:val="right" w:leader="dot" w:pos="9962"/>
            </w:tabs>
            <w:rPr>
              <w:del w:id="175" w:author="Boles, Giorgio" w:date="2026-04-23T15:15:00Z" w16du:dateUtc="2026-04-23T13:15:00Z"/>
              <w:noProof/>
            </w:rPr>
          </w:pPr>
          <w:del w:id="176" w:author="Boles, Giorgio" w:date="2026-04-23T15:15:00Z" w16du:dateUtc="2026-04-23T13:15:00Z">
            <w:r w:rsidRPr="00C14DF1" w:rsidDel="00C14DF1">
              <w:rPr>
                <w:rStyle w:val="Hyperlink"/>
                <w:rFonts w:ascii="Calibri Light" w:hAnsi="Calibri Light" w:cs="Calibri Light"/>
                <w:noProof/>
                <w:lang w:val="it-IT"/>
              </w:rPr>
              <w:delText>5. SCADENZIERE UNIFICATO</w:delText>
            </w:r>
            <w:r w:rsidDel="00C14DF1">
              <w:rPr>
                <w:noProof/>
                <w:webHidden/>
              </w:rPr>
              <w:tab/>
              <w:delText>22</w:delText>
            </w:r>
          </w:del>
        </w:p>
        <w:p w14:paraId="14BD2036" w14:textId="2F0CE087" w:rsidR="00C14DF1" w:rsidDel="00C14DF1" w:rsidRDefault="00C14DF1">
          <w:pPr>
            <w:pStyle w:val="TOC3"/>
            <w:tabs>
              <w:tab w:val="right" w:leader="dot" w:pos="9962"/>
            </w:tabs>
            <w:rPr>
              <w:del w:id="177" w:author="Boles, Giorgio" w:date="2026-04-23T15:15:00Z" w16du:dateUtc="2026-04-23T13:15:00Z"/>
              <w:noProof/>
            </w:rPr>
          </w:pPr>
          <w:del w:id="178" w:author="Boles, Giorgio" w:date="2026-04-23T15:15:00Z" w16du:dateUtc="2026-04-23T13:15:00Z">
            <w:r w:rsidRPr="00C14DF1" w:rsidDel="00C14DF1">
              <w:rPr>
                <w:rStyle w:val="Hyperlink"/>
                <w:rFonts w:ascii="Calibri Light" w:hAnsi="Calibri Light" w:cs="Calibri Light"/>
                <w:noProof/>
                <w:lang w:val="it-IT"/>
              </w:rPr>
              <w:delText>5.0 Descrizione Generale e Obiettivi</w:delText>
            </w:r>
            <w:r w:rsidDel="00C14DF1">
              <w:rPr>
                <w:noProof/>
                <w:webHidden/>
              </w:rPr>
              <w:tab/>
              <w:delText>22</w:delText>
            </w:r>
          </w:del>
        </w:p>
        <w:p w14:paraId="36896FF7" w14:textId="032F3AA5" w:rsidR="00C14DF1" w:rsidDel="00C14DF1" w:rsidRDefault="00C14DF1">
          <w:pPr>
            <w:pStyle w:val="TOC3"/>
            <w:tabs>
              <w:tab w:val="right" w:leader="dot" w:pos="9962"/>
            </w:tabs>
            <w:rPr>
              <w:del w:id="179" w:author="Boles, Giorgio" w:date="2026-04-23T15:15:00Z" w16du:dateUtc="2026-04-23T13:15:00Z"/>
              <w:noProof/>
            </w:rPr>
          </w:pPr>
          <w:del w:id="180" w:author="Boles, Giorgio" w:date="2026-04-23T15:15:00Z" w16du:dateUtc="2026-04-23T13:15:00Z">
            <w:r w:rsidRPr="00C14DF1" w:rsidDel="00C14DF1">
              <w:rPr>
                <w:rStyle w:val="Hyperlink"/>
                <w:rFonts w:ascii="Calibri Light" w:hAnsi="Calibri Light" w:cs="Calibri Light"/>
                <w:noProof/>
                <w:lang w:val="it-IT"/>
              </w:rPr>
              <w:delText>5.1 Pagina Scadenziere - Vista Consolidata</w:delText>
            </w:r>
            <w:r w:rsidDel="00C14DF1">
              <w:rPr>
                <w:noProof/>
                <w:webHidden/>
              </w:rPr>
              <w:tab/>
              <w:delText>22</w:delText>
            </w:r>
          </w:del>
        </w:p>
        <w:p w14:paraId="519920FC" w14:textId="124A225E" w:rsidR="00C14DF1" w:rsidDel="00C14DF1" w:rsidRDefault="00C14DF1">
          <w:pPr>
            <w:pStyle w:val="TOC3"/>
            <w:tabs>
              <w:tab w:val="right" w:leader="dot" w:pos="9962"/>
            </w:tabs>
            <w:rPr>
              <w:del w:id="181" w:author="Boles, Giorgio" w:date="2026-04-23T15:15:00Z" w16du:dateUtc="2026-04-23T13:15:00Z"/>
              <w:noProof/>
            </w:rPr>
          </w:pPr>
          <w:del w:id="182" w:author="Boles, Giorgio" w:date="2026-04-23T15:15:00Z" w16du:dateUtc="2026-04-23T13:15:00Z">
            <w:r w:rsidRPr="00C14DF1" w:rsidDel="00C14DF1">
              <w:rPr>
                <w:rStyle w:val="Hyperlink"/>
                <w:rFonts w:ascii="Calibri Light" w:hAnsi="Calibri Light" w:cs="Calibri Light"/>
                <w:noProof/>
                <w:lang w:val="it-IT"/>
              </w:rPr>
              <w:delText>5.2 Tabella Scadenziere</w:delText>
            </w:r>
            <w:r w:rsidDel="00C14DF1">
              <w:rPr>
                <w:noProof/>
                <w:webHidden/>
              </w:rPr>
              <w:tab/>
              <w:delText>22</w:delText>
            </w:r>
          </w:del>
        </w:p>
        <w:p w14:paraId="7A933D9C" w14:textId="7C0D0276" w:rsidR="00C14DF1" w:rsidDel="00C14DF1" w:rsidRDefault="00C14DF1">
          <w:pPr>
            <w:pStyle w:val="TOC2"/>
            <w:tabs>
              <w:tab w:val="right" w:leader="dot" w:pos="9962"/>
            </w:tabs>
            <w:rPr>
              <w:del w:id="183" w:author="Boles, Giorgio" w:date="2026-04-23T15:15:00Z" w16du:dateUtc="2026-04-23T13:15:00Z"/>
              <w:noProof/>
            </w:rPr>
          </w:pPr>
          <w:del w:id="184" w:author="Boles, Giorgio" w:date="2026-04-23T15:15:00Z" w16du:dateUtc="2026-04-23T13:15:00Z">
            <w:r w:rsidRPr="00C14DF1" w:rsidDel="00C14DF1">
              <w:rPr>
                <w:rStyle w:val="Hyperlink"/>
                <w:rFonts w:ascii="Calibri Light" w:hAnsi="Calibri Light" w:cs="Calibri Light"/>
                <w:noProof/>
                <w:lang w:val="it-IT"/>
              </w:rPr>
              <w:delText>6. AGGIORNAMENTO MAILING LIST</w:delText>
            </w:r>
            <w:r w:rsidDel="00C14DF1">
              <w:rPr>
                <w:noProof/>
                <w:webHidden/>
              </w:rPr>
              <w:tab/>
              <w:delText>24</w:delText>
            </w:r>
          </w:del>
        </w:p>
        <w:p w14:paraId="7DAF703F" w14:textId="67608276" w:rsidR="00C14DF1" w:rsidDel="00C14DF1" w:rsidRDefault="00C14DF1">
          <w:pPr>
            <w:pStyle w:val="TOC3"/>
            <w:tabs>
              <w:tab w:val="right" w:leader="dot" w:pos="9962"/>
            </w:tabs>
            <w:rPr>
              <w:del w:id="185" w:author="Boles, Giorgio" w:date="2026-04-23T15:15:00Z" w16du:dateUtc="2026-04-23T13:15:00Z"/>
              <w:noProof/>
            </w:rPr>
          </w:pPr>
          <w:del w:id="186" w:author="Boles, Giorgio" w:date="2026-04-23T15:15:00Z" w16du:dateUtc="2026-04-23T13:15:00Z">
            <w:r w:rsidRPr="00C14DF1" w:rsidDel="00C14DF1">
              <w:rPr>
                <w:rStyle w:val="Hyperlink"/>
                <w:rFonts w:ascii="Calibri Light" w:hAnsi="Calibri Light" w:cs="Calibri Light"/>
                <w:noProof/>
                <w:lang w:val="it-IT"/>
              </w:rPr>
              <w:delText>6.1 Descrizione Generale e Obiettivi</w:delText>
            </w:r>
            <w:r w:rsidDel="00C14DF1">
              <w:rPr>
                <w:noProof/>
                <w:webHidden/>
              </w:rPr>
              <w:tab/>
              <w:delText>24</w:delText>
            </w:r>
          </w:del>
        </w:p>
        <w:p w14:paraId="4E72145A" w14:textId="2BB0DFD4" w:rsidR="00C14DF1" w:rsidDel="00C14DF1" w:rsidRDefault="00C14DF1">
          <w:pPr>
            <w:pStyle w:val="TOC3"/>
            <w:tabs>
              <w:tab w:val="right" w:leader="dot" w:pos="9962"/>
            </w:tabs>
            <w:rPr>
              <w:del w:id="187" w:author="Boles, Giorgio" w:date="2026-04-23T15:15:00Z" w16du:dateUtc="2026-04-23T13:15:00Z"/>
              <w:noProof/>
            </w:rPr>
          </w:pPr>
          <w:del w:id="188" w:author="Boles, Giorgio" w:date="2026-04-23T15:15:00Z" w16du:dateUtc="2026-04-23T13:15:00Z">
            <w:r w:rsidRPr="00C14DF1" w:rsidDel="00C14DF1">
              <w:rPr>
                <w:rStyle w:val="Hyperlink"/>
                <w:rFonts w:ascii="Calibri Light" w:hAnsi="Calibri Light" w:cs="Calibri Light"/>
                <w:noProof/>
                <w:lang w:val="it-IT"/>
              </w:rPr>
              <w:delText>6.2 Pagina Ricerca Pratica - Selezione della Pratica</w:delText>
            </w:r>
            <w:r w:rsidDel="00C14DF1">
              <w:rPr>
                <w:noProof/>
                <w:webHidden/>
              </w:rPr>
              <w:tab/>
              <w:delText>24</w:delText>
            </w:r>
          </w:del>
        </w:p>
        <w:p w14:paraId="09839717" w14:textId="27AA0A75" w:rsidR="00C14DF1" w:rsidDel="00C14DF1" w:rsidRDefault="00C14DF1">
          <w:pPr>
            <w:pStyle w:val="TOC3"/>
            <w:tabs>
              <w:tab w:val="right" w:leader="dot" w:pos="9962"/>
            </w:tabs>
            <w:rPr>
              <w:del w:id="189" w:author="Boles, Giorgio" w:date="2026-04-23T15:15:00Z" w16du:dateUtc="2026-04-23T13:15:00Z"/>
              <w:noProof/>
            </w:rPr>
          </w:pPr>
          <w:del w:id="190" w:author="Boles, Giorgio" w:date="2026-04-23T15:15:00Z" w16du:dateUtc="2026-04-23T13:15:00Z">
            <w:r w:rsidRPr="00C14DF1" w:rsidDel="00C14DF1">
              <w:rPr>
                <w:rStyle w:val="Hyperlink"/>
                <w:rFonts w:ascii="Calibri Light" w:hAnsi="Calibri Light" w:cs="Calibri Light"/>
                <w:noProof/>
                <w:lang w:val="it-IT"/>
              </w:rPr>
              <w:delText>6.3 Pagina Aggiornamento Mailing List - Gestione Contatti</w:delText>
            </w:r>
            <w:r w:rsidDel="00C14DF1">
              <w:rPr>
                <w:noProof/>
                <w:webHidden/>
              </w:rPr>
              <w:tab/>
              <w:delText>25</w:delText>
            </w:r>
          </w:del>
        </w:p>
        <w:p w14:paraId="18481165" w14:textId="7FD16D3F" w:rsidR="00C14DF1" w:rsidDel="00C14DF1" w:rsidRDefault="00C14DF1">
          <w:pPr>
            <w:pStyle w:val="TOC2"/>
            <w:tabs>
              <w:tab w:val="right" w:leader="dot" w:pos="9962"/>
            </w:tabs>
            <w:rPr>
              <w:del w:id="191" w:author="Boles, Giorgio" w:date="2026-04-23T15:15:00Z" w16du:dateUtc="2026-04-23T13:15:00Z"/>
              <w:noProof/>
            </w:rPr>
          </w:pPr>
          <w:del w:id="192" w:author="Boles, Giorgio" w:date="2026-04-23T15:15:00Z" w16du:dateUtc="2026-04-23T13:15:00Z">
            <w:r w:rsidRPr="00C14DF1" w:rsidDel="00C14DF1">
              <w:rPr>
                <w:rStyle w:val="Hyperlink"/>
                <w:rFonts w:ascii="Calibri Light" w:hAnsi="Calibri Light" w:cs="Calibri Light"/>
                <w:noProof/>
                <w:lang w:val="it-IT"/>
              </w:rPr>
              <w:delText>7. SEZIONE SPREAD - GESTIONE SPREAD FINANZIARI</w:delText>
            </w:r>
            <w:r w:rsidDel="00C14DF1">
              <w:rPr>
                <w:noProof/>
                <w:webHidden/>
              </w:rPr>
              <w:tab/>
              <w:delText>26</w:delText>
            </w:r>
          </w:del>
        </w:p>
        <w:p w14:paraId="1FD00079" w14:textId="0F35443C" w:rsidR="00C14DF1" w:rsidDel="00C14DF1" w:rsidRDefault="00C14DF1">
          <w:pPr>
            <w:pStyle w:val="TOC3"/>
            <w:tabs>
              <w:tab w:val="right" w:leader="dot" w:pos="9962"/>
            </w:tabs>
            <w:rPr>
              <w:del w:id="193" w:author="Boles, Giorgio" w:date="2026-04-23T15:15:00Z" w16du:dateUtc="2026-04-23T13:15:00Z"/>
              <w:noProof/>
            </w:rPr>
          </w:pPr>
          <w:del w:id="194" w:author="Boles, Giorgio" w:date="2026-04-23T15:15:00Z" w16du:dateUtc="2026-04-23T13:15:00Z">
            <w:r w:rsidRPr="00C14DF1" w:rsidDel="00C14DF1">
              <w:rPr>
                <w:rStyle w:val="Hyperlink"/>
                <w:rFonts w:ascii="Calibri Light" w:hAnsi="Calibri Light" w:cs="Calibri Light"/>
                <w:noProof/>
                <w:lang w:val="it-IT"/>
              </w:rPr>
              <w:delText>7.1 Descrizione Generale e Obiettivi</w:delText>
            </w:r>
            <w:r w:rsidDel="00C14DF1">
              <w:rPr>
                <w:noProof/>
                <w:webHidden/>
              </w:rPr>
              <w:tab/>
              <w:delText>26</w:delText>
            </w:r>
          </w:del>
        </w:p>
        <w:p w14:paraId="09AEDEF4" w14:textId="7E9EF28B" w:rsidR="00C14DF1" w:rsidDel="00C14DF1" w:rsidRDefault="00C14DF1">
          <w:pPr>
            <w:pStyle w:val="TOC3"/>
            <w:tabs>
              <w:tab w:val="right" w:leader="dot" w:pos="9962"/>
            </w:tabs>
            <w:rPr>
              <w:del w:id="195" w:author="Boles, Giorgio" w:date="2026-04-23T15:15:00Z" w16du:dateUtc="2026-04-23T13:15:00Z"/>
              <w:noProof/>
            </w:rPr>
          </w:pPr>
          <w:del w:id="196" w:author="Boles, Giorgio" w:date="2026-04-23T15:15:00Z" w16du:dateUtc="2026-04-23T13:15:00Z">
            <w:r w:rsidRPr="00C14DF1" w:rsidDel="00C14DF1">
              <w:rPr>
                <w:rStyle w:val="Hyperlink"/>
                <w:rFonts w:ascii="Calibri Light" w:hAnsi="Calibri Light" w:cs="Calibri Light"/>
                <w:noProof/>
                <w:lang w:val="it-IT"/>
              </w:rPr>
              <w:delText>7.2 Visibilità della Sezione Spread</w:delText>
            </w:r>
            <w:r w:rsidDel="00C14DF1">
              <w:rPr>
                <w:noProof/>
                <w:webHidden/>
              </w:rPr>
              <w:tab/>
              <w:delText>27</w:delText>
            </w:r>
          </w:del>
        </w:p>
        <w:p w14:paraId="14ABE493" w14:textId="246B787A" w:rsidR="00C14DF1" w:rsidDel="00C14DF1" w:rsidRDefault="00C14DF1">
          <w:pPr>
            <w:pStyle w:val="TOC3"/>
            <w:tabs>
              <w:tab w:val="right" w:leader="dot" w:pos="9962"/>
            </w:tabs>
            <w:rPr>
              <w:del w:id="197" w:author="Boles, Giorgio" w:date="2026-04-23T15:15:00Z" w16du:dateUtc="2026-04-23T13:15:00Z"/>
              <w:noProof/>
            </w:rPr>
          </w:pPr>
          <w:del w:id="198" w:author="Boles, Giorgio" w:date="2026-04-23T15:15:00Z" w16du:dateUtc="2026-04-23T13:15:00Z">
            <w:r w:rsidRPr="00C14DF1" w:rsidDel="00C14DF1">
              <w:rPr>
                <w:rStyle w:val="Hyperlink"/>
                <w:rFonts w:ascii="Calibri Light" w:hAnsi="Calibri Light" w:cs="Calibri Light"/>
                <w:noProof/>
                <w:lang w:val="it-IT"/>
              </w:rPr>
              <w:delText>7.3 Creazione della Tabella Spread (Deloitte)</w:delText>
            </w:r>
            <w:r w:rsidDel="00C14DF1">
              <w:rPr>
                <w:noProof/>
                <w:webHidden/>
              </w:rPr>
              <w:tab/>
              <w:delText>27</w:delText>
            </w:r>
          </w:del>
        </w:p>
        <w:p w14:paraId="216C9C25" w14:textId="3C50096A" w:rsidR="00C14DF1" w:rsidDel="00C14DF1" w:rsidRDefault="00C14DF1">
          <w:pPr>
            <w:pStyle w:val="TOC2"/>
            <w:tabs>
              <w:tab w:val="right" w:leader="dot" w:pos="9962"/>
            </w:tabs>
            <w:rPr>
              <w:del w:id="199" w:author="Boles, Giorgio" w:date="2026-04-23T15:15:00Z" w16du:dateUtc="2026-04-23T13:15:00Z"/>
              <w:noProof/>
            </w:rPr>
          </w:pPr>
          <w:del w:id="200" w:author="Boles, Giorgio" w:date="2026-04-23T15:15:00Z" w16du:dateUtc="2026-04-23T13:15:00Z">
            <w:r w:rsidRPr="00C14DF1" w:rsidDel="00C14DF1">
              <w:rPr>
                <w:rStyle w:val="Hyperlink"/>
                <w:rFonts w:ascii="Calibri Light" w:hAnsi="Calibri Light" w:cs="Calibri Light"/>
                <w:noProof/>
                <w:lang w:val="it-IT"/>
              </w:rPr>
              <w:delText>8. DASHBOARD MONITORAGGIO (ISP)</w:delText>
            </w:r>
            <w:r w:rsidDel="00C14DF1">
              <w:rPr>
                <w:noProof/>
                <w:webHidden/>
              </w:rPr>
              <w:tab/>
              <w:delText>30</w:delText>
            </w:r>
          </w:del>
        </w:p>
        <w:p w14:paraId="5EAEE885" w14:textId="0B82A100" w:rsidR="00C14DF1" w:rsidDel="00C14DF1" w:rsidRDefault="00C14DF1">
          <w:pPr>
            <w:pStyle w:val="TOC3"/>
            <w:tabs>
              <w:tab w:val="right" w:leader="dot" w:pos="9962"/>
            </w:tabs>
            <w:rPr>
              <w:del w:id="201" w:author="Boles, Giorgio" w:date="2026-04-23T15:15:00Z" w16du:dateUtc="2026-04-23T13:15:00Z"/>
              <w:noProof/>
            </w:rPr>
          </w:pPr>
          <w:del w:id="202" w:author="Boles, Giorgio" w:date="2026-04-23T15:15:00Z" w16du:dateUtc="2026-04-23T13:15:00Z">
            <w:r w:rsidRPr="00C14DF1" w:rsidDel="00C14DF1">
              <w:rPr>
                <w:rStyle w:val="Hyperlink"/>
                <w:rFonts w:ascii="Calibri Light" w:hAnsi="Calibri Light" w:cs="Calibri Light"/>
                <w:noProof/>
                <w:lang w:val="it-IT"/>
              </w:rPr>
              <w:delText>8.1 Descrizione Generale e Obiettivi</w:delText>
            </w:r>
            <w:r w:rsidDel="00C14DF1">
              <w:rPr>
                <w:noProof/>
                <w:webHidden/>
              </w:rPr>
              <w:tab/>
              <w:delText>30</w:delText>
            </w:r>
          </w:del>
        </w:p>
        <w:p w14:paraId="771B0F2E" w14:textId="13C5DC44" w:rsidR="00C14DF1" w:rsidDel="00C14DF1" w:rsidRDefault="00C14DF1">
          <w:pPr>
            <w:pStyle w:val="TOC3"/>
            <w:tabs>
              <w:tab w:val="right" w:leader="dot" w:pos="9962"/>
            </w:tabs>
            <w:rPr>
              <w:del w:id="203" w:author="Boles, Giorgio" w:date="2026-04-23T15:15:00Z" w16du:dateUtc="2026-04-23T13:15:00Z"/>
              <w:noProof/>
            </w:rPr>
          </w:pPr>
          <w:del w:id="204" w:author="Boles, Giorgio" w:date="2026-04-23T15:15:00Z" w16du:dateUtc="2026-04-23T13:15:00Z">
            <w:r w:rsidRPr="00C14DF1" w:rsidDel="00C14DF1">
              <w:rPr>
                <w:rStyle w:val="Hyperlink"/>
                <w:rFonts w:ascii="Calibri Light" w:hAnsi="Calibri Light" w:cs="Calibri Light"/>
                <w:noProof/>
                <w:lang w:val="it-IT"/>
              </w:rPr>
              <w:delText>8.2 Sezione Monitoraggio - Grafico a Ciambella (Donut Chart)</w:delText>
            </w:r>
            <w:r w:rsidDel="00C14DF1">
              <w:rPr>
                <w:noProof/>
                <w:webHidden/>
              </w:rPr>
              <w:tab/>
              <w:delText>30</w:delText>
            </w:r>
          </w:del>
        </w:p>
        <w:p w14:paraId="642241E2" w14:textId="0800E367" w:rsidR="00C14DF1" w:rsidDel="00C14DF1" w:rsidRDefault="00C14DF1">
          <w:pPr>
            <w:pStyle w:val="TOC3"/>
            <w:tabs>
              <w:tab w:val="right" w:leader="dot" w:pos="9962"/>
            </w:tabs>
            <w:rPr>
              <w:del w:id="205" w:author="Boles, Giorgio" w:date="2026-04-23T15:15:00Z" w16du:dateUtc="2026-04-23T13:15:00Z"/>
              <w:noProof/>
            </w:rPr>
          </w:pPr>
          <w:del w:id="206" w:author="Boles, Giorgio" w:date="2026-04-23T15:15:00Z" w16du:dateUtc="2026-04-23T13:15:00Z">
            <w:r w:rsidRPr="00C14DF1" w:rsidDel="00C14DF1">
              <w:rPr>
                <w:rStyle w:val="Hyperlink"/>
                <w:rFonts w:ascii="Calibri Light" w:hAnsi="Calibri Light" w:cs="Calibri Light"/>
                <w:noProof/>
                <w:lang w:val="it-IT"/>
              </w:rPr>
              <w:delText>8.3 Sezione COVNO - Informazioni di Sincronizzazione</w:delText>
            </w:r>
            <w:r w:rsidDel="00C14DF1">
              <w:rPr>
                <w:noProof/>
                <w:webHidden/>
              </w:rPr>
              <w:tab/>
              <w:delText>31</w:delText>
            </w:r>
          </w:del>
        </w:p>
        <w:p w14:paraId="114663C8" w14:textId="1E45892E" w:rsidR="00C14DF1" w:rsidDel="00C14DF1" w:rsidRDefault="00C14DF1">
          <w:pPr>
            <w:pStyle w:val="TOC3"/>
            <w:tabs>
              <w:tab w:val="right" w:leader="dot" w:pos="9962"/>
            </w:tabs>
            <w:rPr>
              <w:del w:id="207" w:author="Boles, Giorgio" w:date="2026-04-23T15:15:00Z" w16du:dateUtc="2026-04-23T13:15:00Z"/>
              <w:noProof/>
            </w:rPr>
          </w:pPr>
          <w:del w:id="208" w:author="Boles, Giorgio" w:date="2026-04-23T15:15:00Z" w16du:dateUtc="2026-04-23T13:15:00Z">
            <w:r w:rsidRPr="00C14DF1" w:rsidDel="00C14DF1">
              <w:rPr>
                <w:rStyle w:val="Hyperlink"/>
                <w:rFonts w:ascii="Calibri Light" w:hAnsi="Calibri Light" w:cs="Calibri Light"/>
                <w:noProof/>
                <w:lang w:val="it-IT"/>
              </w:rPr>
              <w:delText>8.4 Tabella Monitoraggi Scaduti</w:delText>
            </w:r>
            <w:r w:rsidDel="00C14DF1">
              <w:rPr>
                <w:noProof/>
                <w:webHidden/>
              </w:rPr>
              <w:tab/>
              <w:delText>32</w:delText>
            </w:r>
          </w:del>
        </w:p>
        <w:p w14:paraId="546E999D" w14:textId="4FDF2B42" w:rsidR="00C14DF1" w:rsidDel="00C14DF1" w:rsidRDefault="00C14DF1">
          <w:pPr>
            <w:pStyle w:val="TOC3"/>
            <w:tabs>
              <w:tab w:val="right" w:leader="dot" w:pos="9962"/>
            </w:tabs>
            <w:rPr>
              <w:del w:id="209" w:author="Boles, Giorgio" w:date="2026-04-23T15:15:00Z" w16du:dateUtc="2026-04-23T13:15:00Z"/>
              <w:noProof/>
            </w:rPr>
          </w:pPr>
          <w:del w:id="210" w:author="Boles, Giorgio" w:date="2026-04-23T15:15:00Z" w16du:dateUtc="2026-04-23T13:15:00Z">
            <w:r w:rsidRPr="00C14DF1" w:rsidDel="00C14DF1">
              <w:rPr>
                <w:rStyle w:val="Hyperlink"/>
                <w:rFonts w:ascii="Calibri Light" w:hAnsi="Calibri Light" w:cs="Calibri Light"/>
                <w:noProof/>
                <w:lang w:val="it-IT"/>
              </w:rPr>
              <w:delText>8.4.1 Pagina Monitoraggi Scaduti - Descrizione Generale e Accesso</w:delText>
            </w:r>
            <w:r w:rsidDel="00C14DF1">
              <w:rPr>
                <w:noProof/>
                <w:webHidden/>
              </w:rPr>
              <w:tab/>
              <w:delText>33</w:delText>
            </w:r>
          </w:del>
        </w:p>
        <w:p w14:paraId="32081173" w14:textId="041DD905" w:rsidR="00C14DF1" w:rsidDel="00C14DF1" w:rsidRDefault="00C14DF1">
          <w:pPr>
            <w:pStyle w:val="TOC3"/>
            <w:tabs>
              <w:tab w:val="right" w:leader="dot" w:pos="9962"/>
            </w:tabs>
            <w:rPr>
              <w:del w:id="211" w:author="Boles, Giorgio" w:date="2026-04-23T15:15:00Z" w16du:dateUtc="2026-04-23T13:15:00Z"/>
              <w:noProof/>
            </w:rPr>
          </w:pPr>
          <w:del w:id="212" w:author="Boles, Giorgio" w:date="2026-04-23T15:15:00Z" w16du:dateUtc="2026-04-23T13:15:00Z">
            <w:r w:rsidRPr="00C14DF1" w:rsidDel="00C14DF1">
              <w:rPr>
                <w:rStyle w:val="Hyperlink"/>
                <w:rFonts w:ascii="Calibri Light" w:hAnsi="Calibri Light" w:cs="Calibri Light"/>
                <w:noProof/>
                <w:lang w:val="it-IT"/>
              </w:rPr>
              <w:delText>8.4.2 Pagina Monitoraggi Scaduti - Sezione Filtri e Ricerca Avanzata</w:delText>
            </w:r>
            <w:r w:rsidDel="00C14DF1">
              <w:rPr>
                <w:noProof/>
                <w:webHidden/>
              </w:rPr>
              <w:tab/>
              <w:delText>34</w:delText>
            </w:r>
          </w:del>
        </w:p>
        <w:p w14:paraId="7A923474" w14:textId="624B4170" w:rsidR="00C14DF1" w:rsidDel="00C14DF1" w:rsidRDefault="00C14DF1">
          <w:pPr>
            <w:pStyle w:val="TOC3"/>
            <w:tabs>
              <w:tab w:val="right" w:leader="dot" w:pos="9962"/>
            </w:tabs>
            <w:rPr>
              <w:del w:id="213" w:author="Boles, Giorgio" w:date="2026-04-23T15:15:00Z" w16du:dateUtc="2026-04-23T13:15:00Z"/>
              <w:noProof/>
            </w:rPr>
          </w:pPr>
          <w:del w:id="214" w:author="Boles, Giorgio" w:date="2026-04-23T15:15:00Z" w16du:dateUtc="2026-04-23T13:15:00Z">
            <w:r w:rsidRPr="00C14DF1" w:rsidDel="00C14DF1">
              <w:rPr>
                <w:rStyle w:val="Hyperlink"/>
                <w:rFonts w:ascii="Calibri Light" w:hAnsi="Calibri Light" w:cs="Calibri Light"/>
                <w:noProof/>
                <w:lang w:val="it-IT"/>
              </w:rPr>
              <w:delText>8.4.3 Pagina Monitoraggi Scaduti - Tabella Monitoraggi Scaduti Completa</w:delText>
            </w:r>
            <w:r w:rsidDel="00C14DF1">
              <w:rPr>
                <w:noProof/>
                <w:webHidden/>
              </w:rPr>
              <w:tab/>
              <w:delText>34</w:delText>
            </w:r>
          </w:del>
        </w:p>
        <w:p w14:paraId="55F33183" w14:textId="4ADA4126" w:rsidR="00C14DF1" w:rsidDel="00C14DF1" w:rsidRDefault="00C14DF1">
          <w:pPr>
            <w:pStyle w:val="TOC3"/>
            <w:tabs>
              <w:tab w:val="right" w:leader="dot" w:pos="9962"/>
            </w:tabs>
            <w:rPr>
              <w:del w:id="215" w:author="Boles, Giorgio" w:date="2026-04-23T15:15:00Z" w16du:dateUtc="2026-04-23T13:15:00Z"/>
              <w:noProof/>
            </w:rPr>
          </w:pPr>
          <w:del w:id="216" w:author="Boles, Giorgio" w:date="2026-04-23T15:15:00Z" w16du:dateUtc="2026-04-23T13:15:00Z">
            <w:r w:rsidRPr="00C14DF1" w:rsidDel="00C14DF1">
              <w:rPr>
                <w:rStyle w:val="Hyperlink"/>
                <w:rFonts w:ascii="Calibri Light" w:hAnsi="Calibri Light" w:cs="Calibri Light"/>
                <w:noProof/>
                <w:lang w:val="it-IT"/>
              </w:rPr>
              <w:delText>8.5 Tabella Monitoraggi in Scadenza</w:delText>
            </w:r>
            <w:r w:rsidDel="00C14DF1">
              <w:rPr>
                <w:noProof/>
                <w:webHidden/>
              </w:rPr>
              <w:tab/>
              <w:delText>36</w:delText>
            </w:r>
          </w:del>
        </w:p>
        <w:p w14:paraId="6DBF53AA" w14:textId="270B82EC" w:rsidR="00C14DF1" w:rsidDel="00C14DF1" w:rsidRDefault="00C14DF1">
          <w:pPr>
            <w:pStyle w:val="TOC3"/>
            <w:tabs>
              <w:tab w:val="right" w:leader="dot" w:pos="9962"/>
            </w:tabs>
            <w:rPr>
              <w:del w:id="217" w:author="Boles, Giorgio" w:date="2026-04-23T15:15:00Z" w16du:dateUtc="2026-04-23T13:15:00Z"/>
              <w:noProof/>
            </w:rPr>
          </w:pPr>
          <w:del w:id="218" w:author="Boles, Giorgio" w:date="2026-04-23T15:15:00Z" w16du:dateUtc="2026-04-23T13:15:00Z">
            <w:r w:rsidRPr="00C14DF1" w:rsidDel="00C14DF1">
              <w:rPr>
                <w:rStyle w:val="Hyperlink"/>
                <w:rFonts w:ascii="Calibri Light" w:hAnsi="Calibri Light" w:cs="Calibri Light"/>
                <w:noProof/>
                <w:lang w:val="it-IT"/>
              </w:rPr>
              <w:delText>8.5.1 Pagina Monitoraggi in Scadenza - Descrizione Generale e Accesso</w:delText>
            </w:r>
            <w:r w:rsidDel="00C14DF1">
              <w:rPr>
                <w:noProof/>
                <w:webHidden/>
              </w:rPr>
              <w:tab/>
              <w:delText>36</w:delText>
            </w:r>
          </w:del>
        </w:p>
        <w:p w14:paraId="5FF9A23B" w14:textId="5B0E5EBC" w:rsidR="00C14DF1" w:rsidDel="00C14DF1" w:rsidRDefault="00C14DF1">
          <w:pPr>
            <w:pStyle w:val="TOC3"/>
            <w:tabs>
              <w:tab w:val="right" w:leader="dot" w:pos="9962"/>
            </w:tabs>
            <w:rPr>
              <w:del w:id="219" w:author="Boles, Giorgio" w:date="2026-04-23T15:15:00Z" w16du:dateUtc="2026-04-23T13:15:00Z"/>
              <w:noProof/>
            </w:rPr>
          </w:pPr>
          <w:del w:id="220" w:author="Boles, Giorgio" w:date="2026-04-23T15:15:00Z" w16du:dateUtc="2026-04-23T13:15:00Z">
            <w:r w:rsidRPr="00C14DF1" w:rsidDel="00C14DF1">
              <w:rPr>
                <w:rStyle w:val="Hyperlink"/>
                <w:rFonts w:ascii="Calibri Light" w:hAnsi="Calibri Light" w:cs="Calibri Light"/>
                <w:noProof/>
                <w:lang w:val="it-IT"/>
              </w:rPr>
              <w:delText>8.5.2 Pagina Monitoraggi in Scadenza - Sezione Filtri e Ricerca Avanzata</w:delText>
            </w:r>
            <w:r w:rsidDel="00C14DF1">
              <w:rPr>
                <w:noProof/>
                <w:webHidden/>
              </w:rPr>
              <w:tab/>
              <w:delText>37</w:delText>
            </w:r>
          </w:del>
        </w:p>
        <w:p w14:paraId="06D1ACD8" w14:textId="412F331F" w:rsidR="00C14DF1" w:rsidDel="00C14DF1" w:rsidRDefault="00C14DF1">
          <w:pPr>
            <w:pStyle w:val="TOC3"/>
            <w:tabs>
              <w:tab w:val="right" w:leader="dot" w:pos="9962"/>
            </w:tabs>
            <w:rPr>
              <w:del w:id="221" w:author="Boles, Giorgio" w:date="2026-04-23T15:15:00Z" w16du:dateUtc="2026-04-23T13:15:00Z"/>
              <w:noProof/>
            </w:rPr>
          </w:pPr>
          <w:del w:id="222" w:author="Boles, Giorgio" w:date="2026-04-23T15:15:00Z" w16du:dateUtc="2026-04-23T13:15:00Z">
            <w:r w:rsidRPr="00C14DF1" w:rsidDel="00C14DF1">
              <w:rPr>
                <w:rStyle w:val="Hyperlink"/>
                <w:rFonts w:ascii="Calibri Light" w:hAnsi="Calibri Light" w:cs="Calibri Light"/>
                <w:noProof/>
                <w:lang w:val="it-IT"/>
              </w:rPr>
              <w:delText>8.5.3 Pagina Monitoraggi in Scadenza - Tabella Monitoraggi in Scadenza Completa</w:delText>
            </w:r>
            <w:r w:rsidDel="00C14DF1">
              <w:rPr>
                <w:noProof/>
                <w:webHidden/>
              </w:rPr>
              <w:tab/>
              <w:delText>37</w:delText>
            </w:r>
          </w:del>
        </w:p>
        <w:p w14:paraId="34E0942A" w14:textId="0103B3C6" w:rsidR="00C14DF1" w:rsidDel="00C14DF1" w:rsidRDefault="00C14DF1">
          <w:pPr>
            <w:pStyle w:val="TOC3"/>
            <w:tabs>
              <w:tab w:val="right" w:leader="dot" w:pos="9962"/>
            </w:tabs>
            <w:rPr>
              <w:del w:id="223" w:author="Boles, Giorgio" w:date="2026-04-23T15:15:00Z" w16du:dateUtc="2026-04-23T13:15:00Z"/>
              <w:noProof/>
            </w:rPr>
          </w:pPr>
          <w:del w:id="224" w:author="Boles, Giorgio" w:date="2026-04-23T15:15:00Z" w16du:dateUtc="2026-04-23T13:15:00Z">
            <w:r w:rsidRPr="00C14DF1" w:rsidDel="00C14DF1">
              <w:rPr>
                <w:rStyle w:val="Hyperlink"/>
                <w:rFonts w:ascii="Calibri Light" w:hAnsi="Calibri Light" w:cs="Calibri Light"/>
                <w:noProof/>
                <w:lang w:val="it-IT"/>
              </w:rPr>
              <w:delText>8.6 Tabella Pratiche Monitoraggio Recenti</w:delText>
            </w:r>
            <w:r w:rsidDel="00C14DF1">
              <w:rPr>
                <w:noProof/>
                <w:webHidden/>
              </w:rPr>
              <w:tab/>
              <w:delText>39</w:delText>
            </w:r>
          </w:del>
        </w:p>
        <w:p w14:paraId="1EC25787" w14:textId="77777777" w:rsidR="00C14DF1" w:rsidRDefault="00C14DF1">
          <w:pPr>
            <w:rPr>
              <w:b/>
            </w:rPr>
          </w:pPr>
          <w:ins w:id="225" w:author="Boles, Giorgio" w:date="2026-04-23T15:14:00Z" w16du:dateUtc="2026-04-23T13:14:00Z">
            <w:r>
              <w:rPr>
                <w:b/>
                <w:bCs/>
                <w:noProof/>
              </w:rPr>
              <w:fldChar w:fldCharType="end"/>
            </w:r>
          </w:ins>
        </w:p>
        <w:customXmlInsRangeStart w:id="226" w:author="Boles, Giorgio" w:date="2026-04-23T15:14:00Z"/>
      </w:sdtContent>
    </w:sdt>
    <w:customXmlInsRangeEnd w:id="226"/>
    <w:p w14:paraId="08557D65" w14:textId="10B5852A" w:rsidR="00A31752" w:rsidRPr="00A42298" w:rsidRDefault="00A31752">
      <w:pPr>
        <w:rPr>
          <w:ins w:id="227" w:author="Boles, Giorgio" w:date="2026-04-23T15:17:00Z" w16du:dateUtc="2026-04-23T13:17:00Z"/>
          <w:rPrChange w:id="228" w:author="Boles, Giorgio" w:date="2026-04-23T15:19:00Z" w16du:dateUtc="2026-04-23T13:19:00Z">
            <w:rPr>
              <w:ins w:id="229" w:author="Boles, Giorgio" w:date="2026-04-23T15:17:00Z" w16du:dateUtc="2026-04-23T13:17:00Z"/>
              <w:rFonts w:ascii="Calibri Light" w:eastAsiaTheme="majorEastAsia" w:hAnsi="Calibri Light" w:cs="Calibri Light"/>
              <w:b/>
              <w:bCs/>
              <w:color w:val="4F81BD" w:themeColor="accent1"/>
              <w:sz w:val="28"/>
              <w:szCs w:val="28"/>
              <w:lang w:val="it-IT"/>
            </w:rPr>
          </w:rPrChange>
        </w:rPr>
      </w:pPr>
      <w:bookmarkStart w:id="230" w:name="_Toc227849747"/>
      <w:ins w:id="231" w:author="Boles, Giorgio" w:date="2026-04-23T15:17:00Z" w16du:dateUtc="2026-04-23T13:17:00Z">
        <w:r>
          <w:rPr>
            <w:rFonts w:ascii="Calibri Light" w:hAnsi="Calibri Light" w:cs="Calibri Light"/>
            <w:sz w:val="28"/>
            <w:szCs w:val="28"/>
            <w:lang w:val="it-IT"/>
          </w:rPr>
          <w:br w:type="page"/>
        </w:r>
      </w:ins>
    </w:p>
    <w:p w14:paraId="35523B14" w14:textId="2DD610F6" w:rsidR="0088090D" w:rsidRPr="00A1526F" w:rsidRDefault="00CA5988">
      <w:pPr>
        <w:pStyle w:val="Heading1"/>
        <w:rPr>
          <w:rFonts w:ascii="Calibri Light" w:hAnsi="Calibri Light" w:cs="Calibri Light"/>
          <w:sz w:val="28"/>
          <w:szCs w:val="28"/>
          <w:lang w:val="it-IT"/>
        </w:rPr>
      </w:pPr>
      <w:r w:rsidRPr="00A1526F">
        <w:rPr>
          <w:rFonts w:ascii="Calibri Light" w:hAnsi="Calibri Light" w:cs="Calibri Light"/>
          <w:sz w:val="28"/>
          <w:szCs w:val="28"/>
          <w:lang w:val="it-IT"/>
        </w:rPr>
        <w:t>REQUISITI UTENTE - AGENCY DESK MONITORAGGIO</w:t>
      </w:r>
      <w:bookmarkEnd w:id="230"/>
    </w:p>
    <w:p w14:paraId="35523B15" w14:textId="32A58098" w:rsidR="0088090D" w:rsidRPr="00A1526F" w:rsidRDefault="00CA5988">
      <w:pPr>
        <w:pStyle w:val="Heading2"/>
        <w:rPr>
          <w:rFonts w:ascii="Calibri Light" w:hAnsi="Calibri Light" w:cs="Calibri Light"/>
          <w:sz w:val="24"/>
          <w:szCs w:val="24"/>
          <w:lang w:val="it-IT"/>
        </w:rPr>
      </w:pPr>
      <w:bookmarkStart w:id="232" w:name="_Toc227849748"/>
      <w:bookmarkStart w:id="233" w:name="X0dfa8d391ef823c6c9d3efa770c89da6172263e"/>
      <w:r w:rsidRPr="00A1526F">
        <w:rPr>
          <w:rFonts w:ascii="Calibri Light" w:hAnsi="Calibri Light" w:cs="Calibri Light"/>
          <w:sz w:val="24"/>
          <w:szCs w:val="24"/>
          <w:lang w:val="it-IT"/>
        </w:rPr>
        <w:t>Piattaforma Banca Agente - Gestione Covenant</w:t>
      </w:r>
      <w:bookmarkEnd w:id="232"/>
      <w:r w:rsidRPr="00A1526F">
        <w:rPr>
          <w:rFonts w:ascii="Calibri Light" w:hAnsi="Calibri Light" w:cs="Calibri Light"/>
          <w:sz w:val="24"/>
          <w:szCs w:val="24"/>
          <w:lang w:val="it-IT"/>
        </w:rPr>
        <w:t xml:space="preserve"> </w:t>
      </w:r>
    </w:p>
    <w:p w14:paraId="35523B16" w14:textId="11877C83" w:rsidR="0088090D" w:rsidRPr="00DD6C1F" w:rsidRDefault="00CA5988">
      <w:pPr>
        <w:pStyle w:val="FirstParagraph"/>
        <w:rPr>
          <w:rFonts w:ascii="Calibri Light" w:hAnsi="Calibri Light" w:cs="Calibri Light"/>
          <w:sz w:val="22"/>
          <w:szCs w:val="22"/>
          <w:lang w:val="it-IT"/>
        </w:rPr>
      </w:pPr>
      <w:r w:rsidRPr="00DD6C1F">
        <w:rPr>
          <w:rFonts w:ascii="Calibri Light" w:hAnsi="Calibri Light" w:cs="Calibri Light"/>
          <w:b/>
          <w:sz w:val="22"/>
          <w:szCs w:val="22"/>
          <w:lang w:val="it-IT"/>
        </w:rPr>
        <w:t>Data</w:t>
      </w:r>
      <w:ins w:id="234" w:author="Deloitte" w:date="2026-04-22T11:49:00Z" w16du:dateUtc="2026-04-22T09:49:00Z">
        <w:r w:rsidR="0016528E">
          <w:rPr>
            <w:rFonts w:ascii="Calibri Light" w:hAnsi="Calibri Light" w:cs="Calibri Light"/>
            <w:b/>
            <w:sz w:val="22"/>
            <w:szCs w:val="22"/>
            <w:lang w:val="it-IT"/>
          </w:rPr>
          <w:t xml:space="preserve"> ultimo aggiornamento </w:t>
        </w:r>
      </w:ins>
      <w:r w:rsidRPr="00DD6C1F">
        <w:rPr>
          <w:rFonts w:ascii="Calibri Light" w:hAnsi="Calibri Light" w:cs="Calibri Light"/>
          <w:b/>
          <w:sz w:val="22"/>
          <w:szCs w:val="22"/>
          <w:lang w:val="it-IT"/>
        </w:rPr>
        <w:t>:</w:t>
      </w:r>
      <w:r w:rsidRPr="00DD6C1F">
        <w:rPr>
          <w:rFonts w:ascii="Calibri Light" w:hAnsi="Calibri Light" w:cs="Calibri Light"/>
          <w:sz w:val="22"/>
          <w:szCs w:val="22"/>
          <w:lang w:val="it-IT"/>
        </w:rPr>
        <w:t xml:space="preserve"> </w:t>
      </w:r>
      <w:ins w:id="235" w:author="Deloitte" w:date="2026-04-22T11:49:00Z" w16du:dateUtc="2026-04-22T09:49:00Z">
        <w:r w:rsidR="0016528E">
          <w:rPr>
            <w:rFonts w:ascii="Calibri Light" w:hAnsi="Calibri Light" w:cs="Calibri Light"/>
            <w:sz w:val="22"/>
            <w:szCs w:val="22"/>
            <w:lang w:val="it-IT"/>
          </w:rPr>
          <w:t>22</w:t>
        </w:r>
      </w:ins>
      <w:del w:id="236" w:author="Deloitte" w:date="2026-04-22T11:49:00Z" w16du:dateUtc="2026-04-22T09:49:00Z">
        <w:r w:rsidR="00250513" w:rsidDel="0016528E">
          <w:rPr>
            <w:rFonts w:ascii="Calibri Light" w:hAnsi="Calibri Light" w:cs="Calibri Light"/>
            <w:sz w:val="22"/>
            <w:szCs w:val="22"/>
            <w:lang w:val="it-IT"/>
          </w:rPr>
          <w:delText>0</w:delText>
        </w:r>
        <w:r w:rsidR="00DE7E0D" w:rsidDel="0016528E">
          <w:rPr>
            <w:rFonts w:ascii="Calibri Light" w:hAnsi="Calibri Light" w:cs="Calibri Light"/>
            <w:sz w:val="22"/>
            <w:szCs w:val="22"/>
            <w:lang w:val="it-IT"/>
          </w:rPr>
          <w:delText>2</w:delText>
        </w:r>
      </w:del>
      <w:r w:rsidRPr="00DD6C1F">
        <w:rPr>
          <w:rFonts w:ascii="Calibri Light" w:hAnsi="Calibri Light" w:cs="Calibri Light"/>
          <w:sz w:val="22"/>
          <w:szCs w:val="22"/>
          <w:lang w:val="it-IT"/>
        </w:rPr>
        <w:t>/0</w:t>
      </w:r>
      <w:r w:rsidR="00250513">
        <w:rPr>
          <w:rFonts w:ascii="Calibri Light" w:hAnsi="Calibri Light" w:cs="Calibri Light"/>
          <w:sz w:val="22"/>
          <w:szCs w:val="22"/>
          <w:lang w:val="it-IT"/>
        </w:rPr>
        <w:t>4</w:t>
      </w:r>
      <w:r w:rsidRPr="00DD6C1F">
        <w:rPr>
          <w:rFonts w:ascii="Calibri Light" w:hAnsi="Calibri Light" w:cs="Calibri Light"/>
          <w:sz w:val="22"/>
          <w:szCs w:val="22"/>
          <w:lang w:val="it-IT"/>
        </w:rPr>
        <w:t xml:space="preserve">/2026 </w:t>
      </w:r>
    </w:p>
    <w:p w14:paraId="090B08EE" w14:textId="40BACEBF" w:rsidR="00A00BB5" w:rsidRPr="00866A25" w:rsidRDefault="005201C7" w:rsidP="00866A25">
      <w:pPr>
        <w:pStyle w:val="Heading2"/>
        <w:rPr>
          <w:rFonts w:ascii="Calibri Light" w:hAnsi="Calibri Light" w:cs="Calibri Light"/>
          <w:sz w:val="22"/>
          <w:szCs w:val="22"/>
          <w:lang w:val="it-IT"/>
        </w:rPr>
      </w:pPr>
      <w:bookmarkStart w:id="237" w:name="_Toc227849749"/>
      <w:r>
        <w:rPr>
          <w:rFonts w:ascii="Calibri Light" w:hAnsi="Calibri Light" w:cs="Calibri Light"/>
          <w:sz w:val="22"/>
          <w:szCs w:val="22"/>
          <w:lang w:val="it-IT"/>
        </w:rPr>
        <w:t xml:space="preserve">1. </w:t>
      </w:r>
      <w:r w:rsidR="00A00BB5" w:rsidRPr="00866A25">
        <w:rPr>
          <w:rFonts w:ascii="Calibri Light" w:hAnsi="Calibri Light" w:cs="Calibri Light"/>
          <w:sz w:val="22"/>
          <w:szCs w:val="22"/>
          <w:lang w:val="it-IT"/>
        </w:rPr>
        <w:t>CREAZIONE PRATICA MONITORAGGIO</w:t>
      </w:r>
      <w:bookmarkEnd w:id="237"/>
    </w:p>
    <w:p w14:paraId="6709B980" w14:textId="7223F523" w:rsidR="00C71E87" w:rsidRPr="00DD6C1F" w:rsidRDefault="00C71E87" w:rsidP="007F3DA0">
      <w:pPr>
        <w:pStyle w:val="BodyText"/>
        <w:rPr>
          <w:rFonts w:ascii="Calibri Light" w:hAnsi="Calibri Light" w:cs="Calibri Light"/>
          <w:sz w:val="22"/>
          <w:szCs w:val="22"/>
          <w:lang w:val="it-IT"/>
        </w:rPr>
      </w:pPr>
      <w:r w:rsidRPr="00DD6C1F">
        <w:rPr>
          <w:rFonts w:ascii="Calibri Light" w:hAnsi="Calibri Light" w:cs="Calibri Light"/>
          <w:sz w:val="22"/>
          <w:szCs w:val="22"/>
          <w:lang w:val="it-IT"/>
        </w:rPr>
        <w:t>In seguito alla conclusione della fase Censimento Post-closing per una specifica pratica, la</w:t>
      </w:r>
      <w:r w:rsidRPr="00A1526F">
        <w:rPr>
          <w:rFonts w:ascii="Calibri Light" w:hAnsi="Calibri Light" w:cs="Calibri Light"/>
          <w:b/>
          <w:sz w:val="22"/>
          <w:szCs w:val="22"/>
          <w:lang w:val="it-IT"/>
        </w:rPr>
        <w:t xml:space="preserve"> piattaforma apre automaticamente una nuova pratica di Monitoraggio </w:t>
      </w:r>
      <w:r w:rsidRPr="00DD6C1F">
        <w:rPr>
          <w:rFonts w:ascii="Calibri Light" w:hAnsi="Calibri Light" w:cs="Calibri Light"/>
          <w:sz w:val="22"/>
          <w:szCs w:val="22"/>
          <w:lang w:val="it-IT"/>
        </w:rPr>
        <w:t xml:space="preserve">(collegata alla pratica di censimento attraverso il medesimo tracking ID). </w:t>
      </w:r>
    </w:p>
    <w:p w14:paraId="5792AEC9" w14:textId="7E1EF43C" w:rsidR="00C71E87" w:rsidRPr="00DD6C1F" w:rsidRDefault="00C71E87" w:rsidP="00C71E87">
      <w:pPr>
        <w:pStyle w:val="BodyText"/>
        <w:rPr>
          <w:rFonts w:ascii="Calibri Light" w:hAnsi="Calibri Light" w:cs="Calibri Light"/>
          <w:sz w:val="22"/>
          <w:szCs w:val="22"/>
          <w:lang w:val="it-IT"/>
        </w:rPr>
      </w:pPr>
      <w:r w:rsidRPr="00DD6C1F">
        <w:rPr>
          <w:rFonts w:ascii="Calibri Light" w:hAnsi="Calibri Light" w:cs="Calibri Light"/>
          <w:sz w:val="22"/>
          <w:szCs w:val="22"/>
          <w:lang w:val="it-IT"/>
        </w:rPr>
        <w:t>La nuova pratica di Monitoraggio confluirà nella Tabella Pratiche raggiungibile cliccando sul pulsante “Pratiche Monitoraggio” dal menu laterale e sarà alimentata inizialmente dalle informazioni derivanti dai Report di censimento dei Covenant prodotti nella fase Post-closing.</w:t>
      </w:r>
    </w:p>
    <w:p w14:paraId="551DC201" w14:textId="728FEBDA" w:rsidR="00C71E87" w:rsidRPr="00DD6C1F" w:rsidRDefault="00C71E87" w:rsidP="00C71E87">
      <w:pPr>
        <w:pStyle w:val="BodyText"/>
        <w:rPr>
          <w:rFonts w:ascii="Calibri Light" w:hAnsi="Calibri Light" w:cs="Calibri Light"/>
          <w:sz w:val="22"/>
          <w:szCs w:val="22"/>
          <w:lang w:val="it-IT"/>
        </w:rPr>
      </w:pPr>
      <w:r w:rsidRPr="00DD6C1F">
        <w:rPr>
          <w:rFonts w:ascii="Calibri Light" w:hAnsi="Calibri Light" w:cs="Calibri Light"/>
          <w:sz w:val="22"/>
          <w:szCs w:val="22"/>
          <w:lang w:val="it-IT"/>
        </w:rPr>
        <w:t>Accedendo al dettaglio Pratica, gli Utenti ISP e Deloitte potranno infatti visualizzare le informazioni inerenti covenant, spread, scadenziere della specifica operazione raccolte nella fase di Post-closing e riportate per la nuova pratica di Monitoraggio</w:t>
      </w:r>
    </w:p>
    <w:p w14:paraId="6399434A" w14:textId="08CDD892" w:rsidR="00B0664C" w:rsidRPr="00DD6C1F" w:rsidRDefault="00B0664C" w:rsidP="00C71E87">
      <w:pPr>
        <w:pStyle w:val="BodyText"/>
        <w:rPr>
          <w:rFonts w:ascii="Calibri Light" w:hAnsi="Calibri Light" w:cs="Calibri Light"/>
          <w:sz w:val="22"/>
          <w:szCs w:val="22"/>
          <w:lang w:val="it-IT"/>
        </w:rPr>
      </w:pPr>
      <w:r w:rsidRPr="003D1A06">
        <w:rPr>
          <w:rFonts w:ascii="Calibri Light" w:hAnsi="Calibri Light" w:cs="Calibri Light"/>
          <w:sz w:val="22"/>
          <w:szCs w:val="22"/>
          <w:lang w:val="it-IT"/>
        </w:rPr>
        <w:t>NB:</w:t>
      </w:r>
      <w:r w:rsidRPr="00CD69D9">
        <w:rPr>
          <w:rFonts w:ascii="Calibri Light" w:hAnsi="Calibri Light" w:cs="Calibri Light"/>
          <w:sz w:val="22"/>
          <w:szCs w:val="22"/>
          <w:lang w:val="it-IT"/>
        </w:rPr>
        <w:t xml:space="preserve"> </w:t>
      </w:r>
      <w:r w:rsidR="00AF2501" w:rsidRPr="00CD69D9">
        <w:rPr>
          <w:rFonts w:ascii="Calibri Light" w:hAnsi="Calibri Light" w:cs="Calibri Light"/>
          <w:sz w:val="22"/>
          <w:szCs w:val="22"/>
          <w:lang w:val="it-IT"/>
        </w:rPr>
        <w:t>Gli utenti assegnati alla lavorazione della pratica (Utente ISP e Utente Deloitte) rimarranno i medesimi della pratica di censimento collegata</w:t>
      </w:r>
    </w:p>
    <w:p w14:paraId="07ED1314" w14:textId="4F28D455" w:rsidR="005F1826" w:rsidRDefault="00D878D6" w:rsidP="00C40A8E">
      <w:pPr>
        <w:pStyle w:val="BodyText"/>
        <w:rPr>
          <w:rFonts w:ascii="Calibri Light" w:hAnsi="Calibri Light" w:cs="Calibri Light"/>
          <w:sz w:val="22"/>
          <w:szCs w:val="22"/>
          <w:lang w:val="it-IT"/>
        </w:rPr>
      </w:pPr>
      <w:r>
        <w:rPr>
          <w:rFonts w:ascii="Calibri Light" w:hAnsi="Calibri Light" w:cs="Calibri Light"/>
          <w:sz w:val="22"/>
          <w:szCs w:val="22"/>
          <w:lang w:val="it-IT"/>
        </w:rPr>
        <w:t>Ciascuna pratica di Monitoraggio</w:t>
      </w:r>
      <w:r w:rsidR="00B441E6">
        <w:rPr>
          <w:rFonts w:ascii="Calibri Light" w:hAnsi="Calibri Light" w:cs="Calibri Light"/>
          <w:sz w:val="22"/>
          <w:szCs w:val="22"/>
          <w:lang w:val="it-IT"/>
        </w:rPr>
        <w:t xml:space="preserve"> sarà </w:t>
      </w:r>
      <w:r w:rsidR="003065C7">
        <w:rPr>
          <w:rFonts w:ascii="Calibri Light" w:hAnsi="Calibri Light" w:cs="Calibri Light"/>
          <w:sz w:val="22"/>
          <w:szCs w:val="22"/>
          <w:lang w:val="it-IT"/>
        </w:rPr>
        <w:t>creata a partire dalle informazioni riferite ai Covenant Finanziari Numerici (estratti dalla Gen AI e verificati dal consulente Deloitte).</w:t>
      </w:r>
    </w:p>
    <w:p w14:paraId="24240D09" w14:textId="53571761" w:rsidR="003065C7" w:rsidRDefault="003065C7" w:rsidP="00C40A8E">
      <w:pPr>
        <w:pStyle w:val="BodyText"/>
        <w:rPr>
          <w:rFonts w:ascii="Calibri Light" w:hAnsi="Calibri Light" w:cs="Calibri Light"/>
          <w:sz w:val="22"/>
          <w:szCs w:val="22"/>
          <w:lang w:val="it-IT"/>
        </w:rPr>
      </w:pPr>
      <w:r>
        <w:rPr>
          <w:rFonts w:ascii="Calibri Light" w:hAnsi="Calibri Light" w:cs="Calibri Light"/>
          <w:sz w:val="22"/>
          <w:szCs w:val="22"/>
          <w:lang w:val="it-IT"/>
        </w:rPr>
        <w:t>Infatti</w:t>
      </w:r>
      <w:r w:rsidR="000A28A6">
        <w:rPr>
          <w:rFonts w:ascii="Calibri Light" w:hAnsi="Calibri Light" w:cs="Calibri Light"/>
          <w:sz w:val="22"/>
          <w:szCs w:val="22"/>
          <w:lang w:val="it-IT"/>
        </w:rPr>
        <w:t>,</w:t>
      </w:r>
      <w:r>
        <w:rPr>
          <w:rFonts w:ascii="Calibri Light" w:hAnsi="Calibri Light" w:cs="Calibri Light"/>
          <w:sz w:val="22"/>
          <w:szCs w:val="22"/>
          <w:lang w:val="it-IT"/>
        </w:rPr>
        <w:t xml:space="preserve"> ciascun</w:t>
      </w:r>
      <w:r w:rsidDel="00507B8E">
        <w:rPr>
          <w:rFonts w:ascii="Calibri Light" w:hAnsi="Calibri Light" w:cs="Calibri Light"/>
          <w:sz w:val="22"/>
          <w:szCs w:val="22"/>
          <w:lang w:val="it-IT"/>
        </w:rPr>
        <w:t xml:space="preserve"> </w:t>
      </w:r>
      <w:r>
        <w:rPr>
          <w:rFonts w:ascii="Calibri Light" w:hAnsi="Calibri Light" w:cs="Calibri Light"/>
          <w:sz w:val="22"/>
          <w:szCs w:val="22"/>
          <w:lang w:val="it-IT"/>
        </w:rPr>
        <w:t xml:space="preserve">covenant numerico </w:t>
      </w:r>
      <w:r w:rsidR="00641536">
        <w:rPr>
          <w:rFonts w:ascii="Calibri Light" w:hAnsi="Calibri Light" w:cs="Calibri Light"/>
          <w:sz w:val="22"/>
          <w:szCs w:val="22"/>
          <w:lang w:val="it-IT"/>
        </w:rPr>
        <w:t xml:space="preserve">dovrà essere preso in considerazione dalla Piattaforma per creare uno scadenziere </w:t>
      </w:r>
      <w:r w:rsidR="00203E9F">
        <w:rPr>
          <w:rFonts w:ascii="Calibri Light" w:hAnsi="Calibri Light" w:cs="Calibri Light"/>
          <w:sz w:val="22"/>
          <w:szCs w:val="22"/>
          <w:lang w:val="it-IT"/>
        </w:rPr>
        <w:t>di monitoraggio che sarà poi organizzato per andare a creare le diverse sezioni/tabelle all’interno della pratica di Monitoraggio</w:t>
      </w:r>
      <w:r w:rsidR="007E474D">
        <w:rPr>
          <w:rFonts w:ascii="Calibri Light" w:hAnsi="Calibri Light" w:cs="Calibri Light"/>
          <w:sz w:val="22"/>
          <w:szCs w:val="22"/>
          <w:lang w:val="it-IT"/>
        </w:rPr>
        <w:t>.</w:t>
      </w:r>
    </w:p>
    <w:p w14:paraId="4DF91E00" w14:textId="33128003" w:rsidR="007E474D" w:rsidRDefault="007E474D" w:rsidP="00C40A8E">
      <w:pPr>
        <w:pStyle w:val="BodyText"/>
        <w:rPr>
          <w:rFonts w:ascii="Calibri Light" w:hAnsi="Calibri Light" w:cs="Calibri Light"/>
          <w:sz w:val="22"/>
          <w:szCs w:val="22"/>
          <w:lang w:val="it-IT"/>
        </w:rPr>
      </w:pPr>
      <w:r>
        <w:rPr>
          <w:rFonts w:ascii="Calibri Light" w:hAnsi="Calibri Light" w:cs="Calibri Light"/>
          <w:sz w:val="22"/>
          <w:szCs w:val="22"/>
          <w:lang w:val="it-IT"/>
        </w:rPr>
        <w:t xml:space="preserve">Pertanto, di seguito si riportano </w:t>
      </w:r>
      <w:r w:rsidR="000A4B3F">
        <w:rPr>
          <w:rFonts w:ascii="Calibri Light" w:hAnsi="Calibri Light" w:cs="Calibri Light"/>
          <w:sz w:val="22"/>
          <w:szCs w:val="22"/>
          <w:lang w:val="it-IT"/>
        </w:rPr>
        <w:t xml:space="preserve">le informazioni salvate dalla piattaforma </w:t>
      </w:r>
      <w:r w:rsidR="00BB691E">
        <w:rPr>
          <w:rFonts w:ascii="Calibri Light" w:hAnsi="Calibri Light" w:cs="Calibri Light"/>
          <w:sz w:val="22"/>
          <w:szCs w:val="22"/>
          <w:lang w:val="it-IT"/>
        </w:rPr>
        <w:t xml:space="preserve">e le modalità di creazione dello scadenziere </w:t>
      </w:r>
      <w:r w:rsidR="000A4B3F">
        <w:rPr>
          <w:rFonts w:ascii="Calibri Light" w:hAnsi="Calibri Light" w:cs="Calibri Light"/>
          <w:sz w:val="22"/>
          <w:szCs w:val="22"/>
          <w:lang w:val="it-IT"/>
        </w:rPr>
        <w:t xml:space="preserve">relativamente </w:t>
      </w:r>
      <w:r w:rsidR="00A4025A">
        <w:rPr>
          <w:rFonts w:ascii="Calibri Light" w:hAnsi="Calibri Light" w:cs="Calibri Light"/>
          <w:sz w:val="22"/>
          <w:szCs w:val="22"/>
          <w:lang w:val="it-IT"/>
        </w:rPr>
        <w:t>a:</w:t>
      </w:r>
    </w:p>
    <w:p w14:paraId="7BAF6203" w14:textId="7ED1662B" w:rsidR="0013195F" w:rsidRDefault="0013195F" w:rsidP="00DA6969">
      <w:pPr>
        <w:pStyle w:val="BodyText"/>
        <w:numPr>
          <w:ilvl w:val="0"/>
          <w:numId w:val="22"/>
        </w:numPr>
        <w:rPr>
          <w:rFonts w:ascii="Calibri Light" w:hAnsi="Calibri Light" w:cs="Calibri Light"/>
          <w:sz w:val="22"/>
          <w:szCs w:val="22"/>
          <w:lang w:val="it-IT"/>
        </w:rPr>
      </w:pPr>
      <w:r>
        <w:rPr>
          <w:rFonts w:ascii="Calibri Light" w:hAnsi="Calibri Light" w:cs="Calibri Light"/>
          <w:sz w:val="22"/>
          <w:szCs w:val="22"/>
          <w:lang w:val="it-IT"/>
        </w:rPr>
        <w:t>Covenant Finanziari Numerici (riferiti alla medesima pratica di censimento individuabile dal Tracking ID)</w:t>
      </w:r>
    </w:p>
    <w:p w14:paraId="40085432" w14:textId="22CC871D" w:rsidR="00893570" w:rsidRPr="00893570" w:rsidRDefault="00DD4537" w:rsidP="00893570">
      <w:pPr>
        <w:pStyle w:val="BodyText"/>
        <w:ind w:left="720"/>
        <w:rPr>
          <w:ins w:id="238" w:author="Boles, Giorgio" w:date="2026-04-22T11:44:00Z"/>
          <w:rFonts w:ascii="Calibri Light" w:hAnsi="Calibri Light" w:cs="Calibri Light"/>
          <w:sz w:val="22"/>
          <w:szCs w:val="22"/>
          <w:lang w:val="it-IT"/>
        </w:rPr>
      </w:pPr>
      <w:del w:id="239" w:author="Boles, Giorgio" w:date="2026-04-22T11:44:00Z" w16du:dateUtc="2026-04-22T09:44:00Z">
        <w:r w:rsidDel="00893570">
          <w:rPr>
            <w:rFonts w:ascii="Calibri Light" w:hAnsi="Calibri Light" w:cs="Calibri Light"/>
            <w:sz w:val="22"/>
            <w:szCs w:val="22"/>
            <w:lang w:val="it-IT"/>
          </w:rPr>
          <w:delText>Di seguito si riportano i campi necessari alla creazione de</w:delText>
        </w:r>
        <w:r w:rsidR="00130864" w:rsidDel="00893570">
          <w:rPr>
            <w:rFonts w:ascii="Calibri Light" w:hAnsi="Calibri Light" w:cs="Calibri Light"/>
            <w:sz w:val="22"/>
            <w:szCs w:val="22"/>
            <w:lang w:val="it-IT"/>
          </w:rPr>
          <w:delText>gli Eventi di Monitoraggio sulla base delle informazioni già censite in piattaforma riferite a quanto estratto, e verificato, per i Covenant numerici</w:delText>
        </w:r>
      </w:del>
      <w:ins w:id="240" w:author="Boles, Giorgio" w:date="2026-04-22T11:41:00Z" w16du:dateUtc="2026-04-22T09:41:00Z">
        <w:del w:id="241" w:author="Boles, Giorgio" w:date="2026-04-22T11:44:00Z" w16du:dateUtc="2026-04-22T09:44:00Z">
          <w:r w:rsidR="003146B6" w:rsidDel="00893570">
            <w:rPr>
              <w:rFonts w:ascii="Calibri Light" w:hAnsi="Calibri Light" w:cs="Calibri Light"/>
              <w:sz w:val="22"/>
              <w:szCs w:val="22"/>
              <w:lang w:val="it-IT"/>
            </w:rPr>
            <w:delText xml:space="preserve">. Nello specifico </w:delText>
          </w:r>
        </w:del>
      </w:ins>
      <w:del w:id="242" w:author="Boles, Giorgio" w:date="2026-04-22T11:44:00Z" w16du:dateUtc="2026-04-22T09:44:00Z">
        <w:r w:rsidR="00130864" w:rsidDel="00893570">
          <w:rPr>
            <w:rFonts w:ascii="Calibri Light" w:hAnsi="Calibri Light" w:cs="Calibri Light"/>
            <w:sz w:val="22"/>
            <w:szCs w:val="22"/>
            <w:lang w:val="it-IT"/>
          </w:rPr>
          <w:delText>:</w:delText>
        </w:r>
      </w:del>
      <w:ins w:id="243" w:author="Boles, Giorgio" w:date="2026-04-22T11:44:00Z">
        <w:r w:rsidR="00893570" w:rsidRPr="00893570">
          <w:rPr>
            <w:rFonts w:ascii="Calibri Light" w:hAnsi="Calibri Light" w:cs="Calibri Light"/>
            <w:sz w:val="22"/>
            <w:szCs w:val="22"/>
            <w:lang w:val="it-IT"/>
          </w:rPr>
          <w:t>Di seguito sono riportati i campi necessari per la creazione degli Eventi di Monitoraggio, basati sulle informazioni già censite in piattaforma e relative ai covenant numerici estratti e verificati.</w:t>
        </w:r>
      </w:ins>
    </w:p>
    <w:p w14:paraId="1A92DEB4" w14:textId="77777777" w:rsidR="00893570" w:rsidRDefault="00893570" w:rsidP="00893570">
      <w:pPr>
        <w:pStyle w:val="BodyText"/>
        <w:ind w:left="720"/>
        <w:rPr>
          <w:ins w:id="244" w:author="Boles, Giorgio" w:date="2026-04-22T11:44:00Z" w16du:dateUtc="2026-04-22T09:44:00Z"/>
          <w:rFonts w:ascii="Calibri Light" w:hAnsi="Calibri Light" w:cs="Calibri Light"/>
          <w:sz w:val="22"/>
          <w:szCs w:val="22"/>
          <w:lang w:val="it-IT"/>
        </w:rPr>
      </w:pPr>
      <w:ins w:id="245" w:author="Boles, Giorgio" w:date="2026-04-22T11:44:00Z">
        <w:r w:rsidRPr="00893570">
          <w:rPr>
            <w:rFonts w:ascii="Calibri Light" w:hAnsi="Calibri Light" w:cs="Calibri Light"/>
            <w:sz w:val="22"/>
            <w:szCs w:val="22"/>
            <w:lang w:val="it-IT"/>
          </w:rPr>
          <w:t>In particolare, viene fornito il tracciato di output dei covenant numerici, ovvero la fonte da cui recuperare i dati per la costruzione della tabella, insieme all’indicazione puntuale della logica di riconduzione per ciascun dato.</w:t>
        </w:r>
      </w:ins>
    </w:p>
    <w:p w14:paraId="5B2904E5" w14:textId="2B064E9E" w:rsidR="004960A6" w:rsidRDefault="00893570" w:rsidP="00416DAF">
      <w:pPr>
        <w:pStyle w:val="BodyText"/>
        <w:ind w:left="720"/>
        <w:rPr>
          <w:ins w:id="246" w:author="Boles, Giorgio" w:date="2026-04-22T17:08:00Z" w16du:dateUtc="2026-04-22T15:08:00Z"/>
          <w:rFonts w:ascii="Calibri Light" w:hAnsi="Calibri Light" w:cs="Calibri Light"/>
          <w:sz w:val="22"/>
          <w:szCs w:val="22"/>
        </w:rPr>
      </w:pPr>
      <w:ins w:id="247" w:author="Boles, Giorgio" w:date="2026-04-22T11:44:00Z" w16du:dateUtc="2026-04-22T09:44:00Z">
        <w:r w:rsidRPr="00893570">
          <w:rPr>
            <w:rFonts w:ascii="Calibri Light" w:hAnsi="Calibri Light" w:cs="Calibri Light"/>
            <w:sz w:val="22"/>
            <w:szCs w:val="22"/>
            <w:rPrChange w:id="248" w:author="Boles, Giorgio" w:date="2026-04-22T11:44:00Z" w16du:dateUtc="2026-04-22T09:44:00Z">
              <w:rPr>
                <w:rFonts w:ascii="Calibri Light" w:hAnsi="Calibri Light" w:cs="Calibri Light"/>
                <w:sz w:val="22"/>
                <w:szCs w:val="22"/>
                <w:lang w:val="it-IT"/>
              </w:rPr>
            </w:rPrChange>
          </w:rPr>
          <w:t>Tracciato output Post-Closing p</w:t>
        </w:r>
        <w:r>
          <w:rPr>
            <w:rFonts w:ascii="Calibri Light" w:hAnsi="Calibri Light" w:cs="Calibri Light"/>
            <w:sz w:val="22"/>
            <w:szCs w:val="22"/>
          </w:rPr>
          <w:t xml:space="preserve">er </w:t>
        </w:r>
        <w:r w:rsidRPr="00416DAF">
          <w:rPr>
            <w:rFonts w:ascii="Calibri Light" w:hAnsi="Calibri Light" w:cs="Calibri Light"/>
            <w:sz w:val="22"/>
            <w:szCs w:val="22"/>
          </w:rPr>
          <w:t xml:space="preserve">Covenant Numerici: </w:t>
        </w:r>
      </w:ins>
      <w:bookmarkStart w:id="249" w:name="_1838363984"/>
      <w:bookmarkEnd w:id="249"/>
      <w:del w:id="250" w:author="Boles, Giorgio" w:date="2026-04-24T17:42:00Z" w16du:dateUtc="2026-04-24T15:42:00Z">
        <w:r w:rsidR="00C1614A" w:rsidRPr="004960A6" w:rsidDel="00416DAF">
          <w:rPr>
            <w:rFonts w:ascii="Calibri Light" w:hAnsi="Calibri Light" w:cs="Calibri Light"/>
            <w:sz w:val="22"/>
            <w:szCs w:val="22"/>
            <w:highlight w:val="yellow"/>
            <w:rPrChange w:id="251" w:author="Boles, Giorgio" w:date="2026-04-24T17:36:00Z" w16du:dateUtc="2026-04-24T15:36:00Z">
              <w:rPr>
                <w:rFonts w:ascii="Calibri Light" w:hAnsi="Calibri Light" w:cs="Calibri Light"/>
                <w:sz w:val="22"/>
                <w:szCs w:val="22"/>
              </w:rPr>
            </w:rPrChange>
          </w:rPr>
          <w:fldChar w:fldCharType="begin"/>
        </w:r>
        <w:r w:rsidR="00C1614A" w:rsidRPr="004960A6" w:rsidDel="00416DAF">
          <w:rPr>
            <w:rFonts w:ascii="Calibri Light" w:hAnsi="Calibri Light" w:cs="Calibri Light"/>
            <w:sz w:val="22"/>
            <w:szCs w:val="22"/>
            <w:highlight w:val="yellow"/>
            <w:rPrChange w:id="252" w:author="Boles, Giorgio" w:date="2026-04-24T17:36:00Z" w16du:dateUtc="2026-04-24T15:36:00Z">
              <w:rPr>
                <w:rFonts w:ascii="Calibri Light" w:hAnsi="Calibri Light" w:cs="Calibri Light"/>
                <w:sz w:val="22"/>
                <w:szCs w:val="22"/>
              </w:rPr>
            </w:rPrChange>
          </w:rPr>
          <w:fldChar w:fldCharType="separate"/>
        </w:r>
        <w:r w:rsidR="00C1614A" w:rsidRPr="004960A6" w:rsidDel="00416DAF">
          <w:rPr>
            <w:rFonts w:ascii="Calibri Light" w:hAnsi="Calibri Light" w:cs="Calibri Light"/>
            <w:sz w:val="22"/>
            <w:szCs w:val="22"/>
            <w:highlight w:val="yellow"/>
            <w:rPrChange w:id="253" w:author="Boles, Giorgio" w:date="2026-04-24T17:36:00Z" w16du:dateUtc="2026-04-24T15:36:00Z">
              <w:rPr>
                <w:rFonts w:ascii="Calibri Light" w:hAnsi="Calibri Light" w:cs="Calibri Light"/>
                <w:sz w:val="22"/>
                <w:szCs w:val="22"/>
              </w:rPr>
            </w:rPrChange>
          </w:rPr>
          <w:fldChar w:fldCharType="end"/>
        </w:r>
      </w:del>
      <w:bookmarkStart w:id="254" w:name="_MON_1838469555"/>
      <w:bookmarkEnd w:id="254"/>
      <w:ins w:id="255" w:author="Boles, Giorgio" w:date="2026-04-24T17:43:00Z" w16du:dateUtc="2026-04-24T15:43:00Z">
        <w:r w:rsidR="00591DF3">
          <w:rPr>
            <w:rFonts w:asciiTheme="majorHAnsi" w:hAnsiTheme="majorHAnsi" w:cstheme="majorHAnsi"/>
          </w:rPr>
          <w:object w:dxaOrig="1500" w:dyaOrig="981" w14:anchorId="4A4937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46.5pt" o:ole="">
              <v:imagedata r:id="rId11" o:title=""/>
            </v:shape>
            <o:OLEObject Type="Embed" ProgID="Excel.Sheet.12" ShapeID="_x0000_i1025" DrawAspect="Icon" ObjectID="_1838527588" r:id="rId12"/>
          </w:object>
        </w:r>
      </w:ins>
    </w:p>
    <w:p w14:paraId="49C32BBD" w14:textId="77777777" w:rsidR="00416DAF" w:rsidRDefault="00416DAF" w:rsidP="00DD4537">
      <w:pPr>
        <w:pStyle w:val="BodyText"/>
        <w:ind w:left="720"/>
        <w:rPr>
          <w:ins w:id="256" w:author="Boles, Giorgio" w:date="2026-04-24T17:42:00Z" w16du:dateUtc="2026-04-24T15:42:00Z"/>
          <w:rFonts w:ascii="Calibri Light" w:hAnsi="Calibri Light" w:cs="Calibri Light"/>
          <w:sz w:val="22"/>
          <w:szCs w:val="22"/>
        </w:rPr>
      </w:pPr>
    </w:p>
    <w:p w14:paraId="37AB7A90" w14:textId="5BBE063C" w:rsidR="00893570" w:rsidRPr="00565CCB" w:rsidRDefault="00982BE6" w:rsidP="00DD4537">
      <w:pPr>
        <w:pStyle w:val="BodyText"/>
        <w:ind w:left="720"/>
        <w:rPr>
          <w:rFonts w:ascii="Calibri Light" w:hAnsi="Calibri Light" w:cs="Calibri Light"/>
          <w:sz w:val="22"/>
          <w:szCs w:val="22"/>
          <w:rPrChange w:id="257" w:author="Boles, Giorgio" w:date="2026-04-22T11:53:00Z" w16du:dateUtc="2026-04-22T09:53:00Z">
            <w:rPr>
              <w:rFonts w:ascii="Calibri Light" w:hAnsi="Calibri Light" w:cs="Calibri Light"/>
              <w:sz w:val="22"/>
              <w:szCs w:val="22"/>
              <w:lang w:val="it-IT"/>
            </w:rPr>
          </w:rPrChange>
        </w:rPr>
      </w:pPr>
      <w:ins w:id="258" w:author="Boles, Giorgio" w:date="2026-04-22T14:15:00Z" w16du:dateUtc="2026-04-22T12:15:00Z">
        <w:r>
          <w:rPr>
            <w:rFonts w:ascii="Calibri Light" w:hAnsi="Calibri Light" w:cs="Calibri Light"/>
            <w:sz w:val="22"/>
            <w:szCs w:val="22"/>
          </w:rPr>
          <w:t>Colonne della tabella:</w:t>
        </w:r>
      </w:ins>
    </w:p>
    <w:p w14:paraId="67B4FE1C" w14:textId="1E2BBB18" w:rsidR="005B6D78" w:rsidRPr="00C34755" w:rsidRDefault="0013195F" w:rsidP="00C34755">
      <w:pPr>
        <w:pStyle w:val="BodyText"/>
        <w:numPr>
          <w:ilvl w:val="1"/>
          <w:numId w:val="22"/>
        </w:numPr>
        <w:rPr>
          <w:rFonts w:ascii="Calibri Light" w:hAnsi="Calibri Light" w:cs="Calibri Light"/>
          <w:sz w:val="22"/>
          <w:szCs w:val="22"/>
          <w:lang w:val="it-IT"/>
        </w:rPr>
      </w:pPr>
      <w:r w:rsidRPr="005B6D78">
        <w:rPr>
          <w:rFonts w:ascii="Calibri Light" w:hAnsi="Calibri Light" w:cs="Calibri Light"/>
          <w:b/>
          <w:bCs/>
          <w:sz w:val="22"/>
          <w:szCs w:val="22"/>
          <w:lang w:val="it-IT"/>
          <w:rPrChange w:id="259" w:author="Boles, Giorgio" w:date="2026-04-22T17:08:00Z" w16du:dateUtc="2026-04-22T15:08:00Z">
            <w:rPr>
              <w:rFonts w:ascii="Calibri Light" w:hAnsi="Calibri Light" w:cs="Calibri Light"/>
              <w:sz w:val="22"/>
              <w:szCs w:val="22"/>
              <w:lang w:val="it-IT"/>
            </w:rPr>
          </w:rPrChange>
        </w:rPr>
        <w:t xml:space="preserve">Tipologia </w:t>
      </w:r>
      <w:r w:rsidR="00E809F9" w:rsidRPr="005B6D78">
        <w:rPr>
          <w:rFonts w:ascii="Calibri Light" w:hAnsi="Calibri Light" w:cs="Calibri Light"/>
          <w:b/>
          <w:bCs/>
          <w:sz w:val="22"/>
          <w:szCs w:val="22"/>
          <w:lang w:val="it-IT"/>
          <w:rPrChange w:id="260" w:author="Boles, Giorgio" w:date="2026-04-22T17:08:00Z" w16du:dateUtc="2026-04-22T15:08:00Z">
            <w:rPr>
              <w:rFonts w:ascii="Calibri Light" w:hAnsi="Calibri Light" w:cs="Calibri Light"/>
              <w:sz w:val="22"/>
              <w:szCs w:val="22"/>
              <w:lang w:val="it-IT"/>
            </w:rPr>
          </w:rPrChange>
        </w:rPr>
        <w:t>Covenant</w:t>
      </w:r>
      <w:ins w:id="261" w:author="Boles, Giorgio" w:date="2026-04-22T11:50:00Z" w16du:dateUtc="2026-04-22T09:50:00Z">
        <w:r w:rsidR="005F5DCD">
          <w:rPr>
            <w:rFonts w:ascii="Calibri Light" w:hAnsi="Calibri Light" w:cs="Calibri Light"/>
            <w:sz w:val="22"/>
            <w:szCs w:val="22"/>
            <w:lang w:val="it-IT"/>
          </w:rPr>
          <w:t xml:space="preserve">: </w:t>
        </w:r>
      </w:ins>
      <w:ins w:id="262" w:author="Boles, Giorgio" w:date="2026-04-22T14:16:00Z" w16du:dateUtc="2026-04-22T12:16:00Z">
        <w:r w:rsidR="00493991">
          <w:rPr>
            <w:rFonts w:ascii="Calibri Light" w:hAnsi="Calibri Light" w:cs="Calibri Light"/>
            <w:sz w:val="22"/>
            <w:szCs w:val="22"/>
            <w:lang w:val="it-IT"/>
          </w:rPr>
          <w:t>Campo da recuperare nella riga del tracciato output no</w:t>
        </w:r>
        <w:r w:rsidR="007E5348">
          <w:rPr>
            <w:rFonts w:ascii="Calibri Light" w:hAnsi="Calibri Light" w:cs="Calibri Light"/>
            <w:sz w:val="22"/>
            <w:szCs w:val="22"/>
            <w:lang w:val="it-IT"/>
          </w:rPr>
          <w:t>minata</w:t>
        </w:r>
      </w:ins>
      <w:ins w:id="263" w:author="Boles, Giorgio" w:date="2026-04-22T17:06:00Z" w16du:dateUtc="2026-04-22T15:06:00Z">
        <w:r w:rsidR="00070E96">
          <w:rPr>
            <w:rFonts w:ascii="Calibri Light" w:hAnsi="Calibri Light" w:cs="Calibri Light"/>
            <w:sz w:val="22"/>
            <w:szCs w:val="22"/>
            <w:lang w:val="it-IT"/>
          </w:rPr>
          <w:t xml:space="preserve"> </w:t>
        </w:r>
      </w:ins>
      <w:ins w:id="264" w:author="Boles, Giorgio" w:date="2026-04-22T11:53:00Z" w16du:dateUtc="2026-04-22T09:53:00Z">
        <w:r w:rsidR="00565CCB">
          <w:rPr>
            <w:rFonts w:ascii="Calibri Light" w:hAnsi="Calibri Light" w:cs="Calibri Light"/>
            <w:sz w:val="22"/>
            <w:szCs w:val="22"/>
            <w:lang w:val="it-IT"/>
          </w:rPr>
          <w:t>“Tipologia Covenant”</w:t>
        </w:r>
      </w:ins>
      <w:ins w:id="265" w:author="Boles, Giorgio" w:date="2026-04-22T17:07:00Z" w16du:dateUtc="2026-04-22T15:07:00Z">
        <w:r w:rsidR="00070E96">
          <w:rPr>
            <w:rFonts w:ascii="Calibri Light" w:hAnsi="Calibri Light" w:cs="Calibri Light"/>
            <w:sz w:val="22"/>
            <w:szCs w:val="22"/>
            <w:lang w:val="it-IT"/>
          </w:rPr>
          <w:t xml:space="preserve"> formato alfanumerico</w:t>
        </w:r>
      </w:ins>
      <w:ins w:id="266" w:author="Boles, Giorgio" w:date="2026-04-24T11:16:00Z" w16du:dateUtc="2026-04-24T09:16:00Z">
        <w:r w:rsidR="00C34755">
          <w:rPr>
            <w:rFonts w:ascii="Calibri Light" w:hAnsi="Calibri Light" w:cs="Calibri Light"/>
            <w:sz w:val="22"/>
            <w:szCs w:val="22"/>
            <w:lang w:val="it-IT"/>
          </w:rPr>
          <w:t>.</w:t>
        </w:r>
      </w:ins>
    </w:p>
    <w:p w14:paraId="25E3D382" w14:textId="12FE6CD7" w:rsidR="0013195F" w:rsidRDefault="0013195F" w:rsidP="00DA6969">
      <w:pPr>
        <w:pStyle w:val="BodyText"/>
        <w:numPr>
          <w:ilvl w:val="1"/>
          <w:numId w:val="22"/>
        </w:numPr>
        <w:rPr>
          <w:rFonts w:ascii="Calibri Light" w:hAnsi="Calibri Light" w:cs="Calibri Light"/>
          <w:sz w:val="22"/>
          <w:szCs w:val="22"/>
          <w:lang w:val="it-IT"/>
        </w:rPr>
      </w:pPr>
      <w:r w:rsidRPr="005B6D78">
        <w:rPr>
          <w:rFonts w:ascii="Calibri Light" w:hAnsi="Calibri Light" w:cs="Calibri Light"/>
          <w:b/>
          <w:sz w:val="22"/>
          <w:szCs w:val="22"/>
          <w:lang w:val="it-IT"/>
          <w:rPrChange w:id="267" w:author="Boles, Giorgio" w:date="2026-04-22T17:21:00Z" w16du:dateUtc="2026-04-22T15:21:00Z">
            <w:rPr>
              <w:rFonts w:ascii="Calibri Light" w:hAnsi="Calibri Light" w:cs="Calibri Light"/>
              <w:sz w:val="22"/>
              <w:szCs w:val="22"/>
              <w:lang w:val="it-IT"/>
            </w:rPr>
          </w:rPrChange>
        </w:rPr>
        <w:t>Data di Riferimento</w:t>
      </w:r>
      <w:r w:rsidR="00F97D84" w:rsidRPr="005B6D78">
        <w:rPr>
          <w:rFonts w:ascii="Calibri Light" w:hAnsi="Calibri Light" w:cs="Calibri Light"/>
          <w:b/>
          <w:sz w:val="22"/>
          <w:szCs w:val="22"/>
          <w:lang w:val="it-IT"/>
          <w:rPrChange w:id="268" w:author="Boles, Giorgio" w:date="2026-04-22T17:21:00Z" w16du:dateUtc="2026-04-22T15:21:00Z">
            <w:rPr>
              <w:rFonts w:ascii="Calibri Light" w:hAnsi="Calibri Light" w:cs="Calibri Light"/>
              <w:sz w:val="22"/>
              <w:szCs w:val="22"/>
              <w:lang w:val="it-IT"/>
            </w:rPr>
          </w:rPrChange>
        </w:rPr>
        <w:t xml:space="preserve"> </w:t>
      </w:r>
      <w:r w:rsidR="00760C21" w:rsidRPr="005B6D78">
        <w:rPr>
          <w:rFonts w:ascii="Calibri Light" w:hAnsi="Calibri Light" w:cs="Calibri Light"/>
          <w:b/>
          <w:sz w:val="22"/>
          <w:szCs w:val="22"/>
          <w:lang w:val="it-IT"/>
          <w:rPrChange w:id="269" w:author="Boles, Giorgio" w:date="2026-04-22T17:21:00Z" w16du:dateUtc="2026-04-22T15:21:00Z">
            <w:rPr>
              <w:rFonts w:ascii="Calibri Light" w:hAnsi="Calibri Light" w:cs="Calibri Light"/>
              <w:sz w:val="22"/>
              <w:szCs w:val="22"/>
              <w:lang w:val="it-IT"/>
            </w:rPr>
          </w:rPrChange>
        </w:rPr>
        <w:t>Prima Rilevazione</w:t>
      </w:r>
      <w:ins w:id="270" w:author="Boles, Giorgio" w:date="2026-04-22T11:50:00Z" w16du:dateUtc="2026-04-22T09:50:00Z">
        <w:r w:rsidR="005F5DCD">
          <w:rPr>
            <w:rFonts w:ascii="Calibri Light" w:hAnsi="Calibri Light" w:cs="Calibri Light"/>
            <w:sz w:val="22"/>
            <w:szCs w:val="22"/>
            <w:lang w:val="it-IT"/>
          </w:rPr>
          <w:t xml:space="preserve">: </w:t>
        </w:r>
      </w:ins>
      <w:ins w:id="271" w:author="Boles, Giorgio" w:date="2026-04-22T14:16:00Z" w16du:dateUtc="2026-04-22T12:16:00Z">
        <w:r w:rsidR="007E5348">
          <w:rPr>
            <w:rFonts w:ascii="Calibri Light" w:hAnsi="Calibri Light" w:cs="Calibri Light"/>
            <w:sz w:val="22"/>
            <w:szCs w:val="22"/>
            <w:lang w:val="it-IT"/>
          </w:rPr>
          <w:t xml:space="preserve">Campo da recuperare nella riga del tracciato output nominata </w:t>
        </w:r>
      </w:ins>
      <w:ins w:id="272" w:author="Boles, Giorgio" w:date="2026-04-22T11:51:00Z" w16du:dateUtc="2026-04-22T09:51:00Z">
        <w:r w:rsidR="00997BF4">
          <w:rPr>
            <w:rFonts w:ascii="Calibri Light" w:hAnsi="Calibri Light" w:cs="Calibri Light"/>
            <w:sz w:val="22"/>
            <w:szCs w:val="22"/>
            <w:lang w:val="it-IT"/>
          </w:rPr>
          <w:t>“</w:t>
        </w:r>
      </w:ins>
      <w:ins w:id="273" w:author="Boles, Giorgio" w:date="2026-04-22T11:50:00Z" w16du:dateUtc="2026-04-22T09:50:00Z">
        <w:r w:rsidR="005F5DCD">
          <w:rPr>
            <w:rFonts w:ascii="Calibri Light" w:hAnsi="Calibri Light" w:cs="Calibri Light"/>
            <w:sz w:val="22"/>
            <w:szCs w:val="22"/>
            <w:lang w:val="it-IT"/>
          </w:rPr>
          <w:t>Da</w:t>
        </w:r>
        <w:r w:rsidR="00F353BC">
          <w:rPr>
            <w:rFonts w:ascii="Calibri Light" w:hAnsi="Calibri Light" w:cs="Calibri Light"/>
            <w:sz w:val="22"/>
            <w:szCs w:val="22"/>
            <w:lang w:val="it-IT"/>
          </w:rPr>
          <w:t xml:space="preserve">ta </w:t>
        </w:r>
        <w:r w:rsidR="00997BF4">
          <w:rPr>
            <w:rFonts w:ascii="Calibri Light" w:hAnsi="Calibri Light" w:cs="Calibri Light"/>
            <w:sz w:val="22"/>
            <w:szCs w:val="22"/>
            <w:lang w:val="it-IT"/>
          </w:rPr>
          <w:t>Riferimento Documento Prima Rilev</w:t>
        </w:r>
      </w:ins>
      <w:ins w:id="274" w:author="Boles, Giorgio" w:date="2026-04-22T11:51:00Z" w16du:dateUtc="2026-04-22T09:51:00Z">
        <w:r w:rsidR="00997BF4">
          <w:rPr>
            <w:rFonts w:ascii="Calibri Light" w:hAnsi="Calibri Light" w:cs="Calibri Light"/>
            <w:sz w:val="22"/>
            <w:szCs w:val="22"/>
            <w:lang w:val="it-IT"/>
          </w:rPr>
          <w:t>azione”</w:t>
        </w:r>
      </w:ins>
      <w:ins w:id="275" w:author="Boles, Giorgio" w:date="2026-04-22T14:27:00Z" w16du:dateUtc="2026-04-22T12:27:00Z">
        <w:r w:rsidR="0037254C">
          <w:rPr>
            <w:rFonts w:ascii="Calibri Light" w:hAnsi="Calibri Light" w:cs="Calibri Light"/>
            <w:sz w:val="22"/>
            <w:szCs w:val="22"/>
            <w:lang w:val="it-IT"/>
          </w:rPr>
          <w:t>, formato data.</w:t>
        </w:r>
      </w:ins>
    </w:p>
    <w:p w14:paraId="3035E01E" w14:textId="048FACF9" w:rsidR="0013195F" w:rsidRDefault="0013195F" w:rsidP="00DA6969">
      <w:pPr>
        <w:pStyle w:val="BodyText"/>
        <w:numPr>
          <w:ilvl w:val="1"/>
          <w:numId w:val="22"/>
        </w:numPr>
        <w:rPr>
          <w:rFonts w:ascii="Calibri Light" w:hAnsi="Calibri Light" w:cs="Calibri Light"/>
          <w:sz w:val="22"/>
          <w:szCs w:val="22"/>
          <w:lang w:val="it-IT"/>
        </w:rPr>
      </w:pPr>
      <w:del w:id="276" w:author="Boles, Giorgio" w:date="2026-04-24T12:42:00Z" w16du:dateUtc="2026-04-24T10:42:00Z">
        <w:r w:rsidRPr="00FD7EAB" w:rsidDel="00FA4516">
          <w:rPr>
            <w:rFonts w:ascii="Calibri Light" w:hAnsi="Calibri Light" w:cs="Calibri Light"/>
            <w:b/>
            <w:sz w:val="22"/>
            <w:szCs w:val="22"/>
            <w:highlight w:val="yellow"/>
            <w:lang w:val="it-IT"/>
            <w:rPrChange w:id="277" w:author="Deloitte" w:date="2026-04-23T17:19:00Z" w16du:dateUtc="2026-04-23T15:19:00Z">
              <w:rPr>
                <w:rFonts w:ascii="Calibri Light" w:hAnsi="Calibri Light" w:cs="Calibri Light"/>
                <w:sz w:val="22"/>
                <w:szCs w:val="22"/>
                <w:lang w:val="it-IT"/>
              </w:rPr>
            </w:rPrChange>
          </w:rPr>
          <w:delText>Data</w:delText>
        </w:r>
        <w:r w:rsidR="00760C21" w:rsidRPr="00FD7EAB" w:rsidDel="00FA4516">
          <w:rPr>
            <w:rFonts w:ascii="Calibri Light" w:hAnsi="Calibri Light" w:cs="Calibri Light"/>
            <w:b/>
            <w:sz w:val="22"/>
            <w:szCs w:val="22"/>
            <w:highlight w:val="yellow"/>
            <w:lang w:val="it-IT"/>
            <w:rPrChange w:id="278" w:author="Deloitte" w:date="2026-04-23T17:19:00Z" w16du:dateUtc="2026-04-23T15:19:00Z">
              <w:rPr>
                <w:rFonts w:ascii="Calibri Light" w:hAnsi="Calibri Light" w:cs="Calibri Light"/>
                <w:sz w:val="22"/>
                <w:szCs w:val="22"/>
                <w:lang w:val="it-IT"/>
              </w:rPr>
            </w:rPrChange>
          </w:rPr>
          <w:delText>/e di Monitoraggio</w:delText>
        </w:r>
      </w:del>
      <w:ins w:id="279" w:author="Boles, Giorgio" w:date="2026-04-24T12:42:00Z" w16du:dateUtc="2026-04-24T10:42:00Z">
        <w:r w:rsidR="00FA4516">
          <w:rPr>
            <w:rFonts w:ascii="Calibri Light" w:hAnsi="Calibri Light" w:cs="Calibri Light"/>
            <w:b/>
            <w:sz w:val="22"/>
            <w:szCs w:val="22"/>
            <w:lang w:val="it-IT"/>
          </w:rPr>
          <w:t>Scadenza di monitoraggio</w:t>
        </w:r>
      </w:ins>
      <w:ins w:id="280" w:author="Boles, Giorgio" w:date="2026-04-22T11:51:00Z" w16du:dateUtc="2026-04-22T09:51:00Z">
        <w:r w:rsidR="00997BF4">
          <w:rPr>
            <w:rFonts w:ascii="Calibri Light" w:hAnsi="Calibri Light" w:cs="Calibri Light"/>
            <w:sz w:val="22"/>
            <w:szCs w:val="22"/>
            <w:lang w:val="it-IT"/>
          </w:rPr>
          <w:t xml:space="preserve">: </w:t>
        </w:r>
      </w:ins>
      <w:ins w:id="281" w:author="Boles, Giorgio" w:date="2026-04-22T14:16:00Z" w16du:dateUtc="2026-04-22T12:16:00Z">
        <w:r w:rsidR="007E5348">
          <w:rPr>
            <w:rFonts w:ascii="Calibri Light" w:hAnsi="Calibri Light" w:cs="Calibri Light"/>
            <w:sz w:val="22"/>
            <w:szCs w:val="22"/>
            <w:lang w:val="it-IT"/>
          </w:rPr>
          <w:t xml:space="preserve">Campo da recuperare nella riga del tracciato output nominata </w:t>
        </w:r>
      </w:ins>
      <w:ins w:id="282" w:author="Boles, Giorgio" w:date="2026-04-22T11:51:00Z" w16du:dateUtc="2026-04-22T09:51:00Z">
        <w:r w:rsidR="00CC56F4">
          <w:rPr>
            <w:rFonts w:ascii="Calibri Light" w:hAnsi="Calibri Light" w:cs="Calibri Light"/>
            <w:sz w:val="22"/>
            <w:szCs w:val="22"/>
            <w:lang w:val="it-IT"/>
          </w:rPr>
          <w:t>“</w:t>
        </w:r>
      </w:ins>
      <w:ins w:id="283" w:author="Boles, Giorgio" w:date="2026-04-24T12:03:00Z" w16du:dateUtc="2026-04-24T10:03:00Z">
        <w:r w:rsidR="00432AAA">
          <w:rPr>
            <w:rFonts w:ascii="Calibri Light" w:hAnsi="Calibri Light" w:cs="Calibri Light"/>
            <w:sz w:val="22"/>
            <w:szCs w:val="22"/>
            <w:lang w:val="it-IT"/>
          </w:rPr>
          <w:t>Data di scadenza</w:t>
        </w:r>
      </w:ins>
      <w:ins w:id="284" w:author="Boles, Giorgio" w:date="2026-04-22T11:51:00Z" w16du:dateUtc="2026-04-22T09:51:00Z">
        <w:r w:rsidR="00CC56F4">
          <w:rPr>
            <w:rFonts w:ascii="Calibri Light" w:hAnsi="Calibri Light" w:cs="Calibri Light"/>
            <w:sz w:val="22"/>
            <w:szCs w:val="22"/>
            <w:lang w:val="it-IT"/>
          </w:rPr>
          <w:t>”</w:t>
        </w:r>
      </w:ins>
      <w:ins w:id="285" w:author="Boles, Giorgio" w:date="2026-04-22T14:27:00Z" w16du:dateUtc="2026-04-22T12:27:00Z">
        <w:r w:rsidR="0037254C">
          <w:rPr>
            <w:rFonts w:ascii="Calibri Light" w:hAnsi="Calibri Light" w:cs="Calibri Light"/>
            <w:sz w:val="22"/>
            <w:szCs w:val="22"/>
            <w:lang w:val="it-IT"/>
          </w:rPr>
          <w:t>, formato data.</w:t>
        </w:r>
      </w:ins>
    </w:p>
    <w:p w14:paraId="1DE3BA17" w14:textId="5B4AE66A" w:rsidR="0013195F" w:rsidRDefault="0013195F" w:rsidP="00DA6969">
      <w:pPr>
        <w:pStyle w:val="BodyText"/>
        <w:numPr>
          <w:ilvl w:val="1"/>
          <w:numId w:val="22"/>
        </w:numPr>
        <w:rPr>
          <w:rFonts w:ascii="Calibri Light" w:hAnsi="Calibri Light" w:cs="Calibri Light"/>
          <w:sz w:val="22"/>
          <w:szCs w:val="22"/>
          <w:lang w:val="it-IT"/>
        </w:rPr>
      </w:pPr>
      <w:r w:rsidRPr="005B6D78">
        <w:rPr>
          <w:rFonts w:ascii="Calibri Light" w:hAnsi="Calibri Light" w:cs="Calibri Light"/>
          <w:b/>
          <w:sz w:val="22"/>
          <w:szCs w:val="22"/>
          <w:lang w:val="it-IT"/>
          <w:rPrChange w:id="286" w:author="Boles, Giorgio" w:date="2026-04-22T17:21:00Z" w16du:dateUtc="2026-04-22T15:21:00Z">
            <w:rPr>
              <w:rFonts w:ascii="Calibri Light" w:hAnsi="Calibri Light" w:cs="Calibri Light"/>
              <w:sz w:val="22"/>
              <w:szCs w:val="22"/>
              <w:lang w:val="it-IT"/>
            </w:rPr>
          </w:rPrChange>
        </w:rPr>
        <w:t>Periodicità</w:t>
      </w:r>
      <w:del w:id="287" w:author="Boles, Giorgio" w:date="2026-04-24T12:43:00Z" w16du:dateUtc="2026-04-24T10:43:00Z">
        <w:r w:rsidR="00C07C08" w:rsidRPr="005B6D78" w:rsidDel="00FA4516">
          <w:rPr>
            <w:rFonts w:ascii="Calibri Light" w:hAnsi="Calibri Light" w:cs="Calibri Light"/>
            <w:b/>
            <w:sz w:val="22"/>
            <w:szCs w:val="22"/>
            <w:lang w:val="it-IT"/>
            <w:rPrChange w:id="288" w:author="Boles, Giorgio" w:date="2026-04-22T17:21:00Z" w16du:dateUtc="2026-04-22T15:21:00Z">
              <w:rPr>
                <w:rFonts w:ascii="Calibri Light" w:hAnsi="Calibri Light" w:cs="Calibri Light"/>
                <w:sz w:val="22"/>
                <w:szCs w:val="22"/>
                <w:lang w:val="it-IT"/>
              </w:rPr>
            </w:rPrChange>
          </w:rPr>
          <w:delText xml:space="preserve"> di</w:delText>
        </w:r>
      </w:del>
      <w:r w:rsidR="00C07C08" w:rsidRPr="005B6D78">
        <w:rPr>
          <w:rFonts w:ascii="Calibri Light" w:hAnsi="Calibri Light" w:cs="Calibri Light"/>
          <w:b/>
          <w:sz w:val="22"/>
          <w:szCs w:val="22"/>
          <w:lang w:val="it-IT"/>
          <w:rPrChange w:id="289" w:author="Boles, Giorgio" w:date="2026-04-22T17:21:00Z" w16du:dateUtc="2026-04-22T15:21:00Z">
            <w:rPr>
              <w:rFonts w:ascii="Calibri Light" w:hAnsi="Calibri Light" w:cs="Calibri Light"/>
              <w:sz w:val="22"/>
              <w:szCs w:val="22"/>
              <w:lang w:val="it-IT"/>
            </w:rPr>
          </w:rPrChange>
        </w:rPr>
        <w:t xml:space="preserve"> Monitoraggio</w:t>
      </w:r>
      <w:ins w:id="290" w:author="Boles, Giorgio" w:date="2026-04-22T11:51:00Z" w16du:dateUtc="2026-04-22T09:51:00Z">
        <w:r w:rsidR="00CC56F4">
          <w:rPr>
            <w:rFonts w:ascii="Calibri Light" w:hAnsi="Calibri Light" w:cs="Calibri Light"/>
            <w:sz w:val="22"/>
            <w:szCs w:val="22"/>
            <w:lang w:val="it-IT"/>
          </w:rPr>
          <w:t xml:space="preserve">: </w:t>
        </w:r>
      </w:ins>
      <w:ins w:id="291" w:author="Boles, Giorgio" w:date="2026-04-22T14:16:00Z" w16du:dateUtc="2026-04-22T12:16:00Z">
        <w:r w:rsidR="007E5348">
          <w:rPr>
            <w:rFonts w:ascii="Calibri Light" w:hAnsi="Calibri Light" w:cs="Calibri Light"/>
            <w:sz w:val="22"/>
            <w:szCs w:val="22"/>
            <w:lang w:val="it-IT"/>
          </w:rPr>
          <w:t xml:space="preserve">Campo da recuperare nella riga del tracciato output nominata </w:t>
        </w:r>
      </w:ins>
      <w:ins w:id="292" w:author="Boles, Giorgio" w:date="2026-04-22T11:51:00Z" w16du:dateUtc="2026-04-22T09:51:00Z">
        <w:r w:rsidR="00CC56F4">
          <w:rPr>
            <w:rFonts w:ascii="Calibri Light" w:hAnsi="Calibri Light" w:cs="Calibri Light"/>
            <w:sz w:val="22"/>
            <w:szCs w:val="22"/>
            <w:lang w:val="it-IT"/>
          </w:rPr>
          <w:t>“</w:t>
        </w:r>
        <w:r w:rsidR="000D24DB">
          <w:rPr>
            <w:rFonts w:ascii="Calibri Light" w:hAnsi="Calibri Light" w:cs="Calibri Light"/>
            <w:sz w:val="22"/>
            <w:szCs w:val="22"/>
            <w:lang w:val="it-IT"/>
          </w:rPr>
          <w:t>Periodicità di Monitoraggio</w:t>
        </w:r>
        <w:r w:rsidR="00CC56F4">
          <w:rPr>
            <w:rFonts w:ascii="Calibri Light" w:hAnsi="Calibri Light" w:cs="Calibri Light"/>
            <w:sz w:val="22"/>
            <w:szCs w:val="22"/>
            <w:lang w:val="it-IT"/>
          </w:rPr>
          <w:t>”</w:t>
        </w:r>
      </w:ins>
      <w:ins w:id="293" w:author="Boles, Giorgio" w:date="2026-04-22T14:27:00Z" w16du:dateUtc="2026-04-22T12:27:00Z">
        <w:r w:rsidR="0037254C">
          <w:rPr>
            <w:rFonts w:ascii="Calibri Light" w:hAnsi="Calibri Light" w:cs="Calibri Light"/>
            <w:sz w:val="22"/>
            <w:szCs w:val="22"/>
            <w:lang w:val="it-IT"/>
          </w:rPr>
          <w:t xml:space="preserve">, </w:t>
        </w:r>
        <w:r w:rsidR="00B458C7">
          <w:rPr>
            <w:rFonts w:ascii="Calibri Light" w:hAnsi="Calibri Light" w:cs="Calibri Light"/>
            <w:sz w:val="22"/>
            <w:szCs w:val="22"/>
            <w:lang w:val="it-IT"/>
          </w:rPr>
          <w:t>formato alfanumerico.</w:t>
        </w:r>
      </w:ins>
    </w:p>
    <w:p w14:paraId="4466BA01" w14:textId="608FCED7" w:rsidR="0013195F" w:rsidRDefault="00952C41" w:rsidP="00DA6969">
      <w:pPr>
        <w:pStyle w:val="BodyText"/>
        <w:numPr>
          <w:ilvl w:val="1"/>
          <w:numId w:val="22"/>
        </w:numPr>
        <w:rPr>
          <w:rFonts w:ascii="Calibri Light" w:hAnsi="Calibri Light" w:cs="Calibri Light"/>
          <w:sz w:val="22"/>
          <w:szCs w:val="22"/>
          <w:lang w:val="it-IT"/>
        </w:rPr>
      </w:pPr>
      <w:r w:rsidRPr="005B6D78">
        <w:rPr>
          <w:rFonts w:ascii="Calibri Light" w:hAnsi="Calibri Light" w:cs="Calibri Light"/>
          <w:b/>
          <w:sz w:val="22"/>
          <w:szCs w:val="22"/>
          <w:lang w:val="it-IT"/>
          <w:rPrChange w:id="294" w:author="Boles, Giorgio" w:date="2026-04-22T17:21:00Z" w16du:dateUtc="2026-04-22T15:21:00Z">
            <w:rPr>
              <w:rFonts w:ascii="Calibri Light" w:hAnsi="Calibri Light" w:cs="Calibri Light"/>
              <w:sz w:val="22"/>
              <w:szCs w:val="22"/>
              <w:lang w:val="it-IT"/>
            </w:rPr>
          </w:rPrChange>
        </w:rPr>
        <w:t>Valore Covenant Fisso (segno)</w:t>
      </w:r>
      <w:ins w:id="295" w:author="Boles, Giorgio" w:date="2026-04-22T11:51:00Z" w16du:dateUtc="2026-04-22T09:51:00Z">
        <w:r w:rsidR="000D24DB">
          <w:rPr>
            <w:rFonts w:ascii="Calibri Light" w:hAnsi="Calibri Light" w:cs="Calibri Light"/>
            <w:sz w:val="22"/>
            <w:szCs w:val="22"/>
            <w:lang w:val="it-IT"/>
          </w:rPr>
          <w:t xml:space="preserve">: </w:t>
        </w:r>
      </w:ins>
      <w:ins w:id="296" w:author="Boles, Giorgio" w:date="2026-04-22T14:16:00Z" w16du:dateUtc="2026-04-22T12:16:00Z">
        <w:r w:rsidR="007E5348">
          <w:rPr>
            <w:rFonts w:ascii="Calibri Light" w:hAnsi="Calibri Light" w:cs="Calibri Light"/>
            <w:sz w:val="22"/>
            <w:szCs w:val="22"/>
            <w:lang w:val="it-IT"/>
          </w:rPr>
          <w:t xml:space="preserve">Campo da recuperare nella riga del tracciato output nominata </w:t>
        </w:r>
      </w:ins>
      <w:ins w:id="297" w:author="Boles, Giorgio" w:date="2026-04-22T11:51:00Z" w16du:dateUtc="2026-04-22T09:51:00Z">
        <w:r w:rsidR="000D24DB">
          <w:rPr>
            <w:rFonts w:ascii="Calibri Light" w:hAnsi="Calibri Light" w:cs="Calibri Light"/>
            <w:sz w:val="22"/>
            <w:szCs w:val="22"/>
            <w:lang w:val="it-IT"/>
          </w:rPr>
          <w:t>“Valore Covenant Fisso (segno)”</w:t>
        </w:r>
      </w:ins>
      <w:ins w:id="298" w:author="Boles, Giorgio" w:date="2026-04-22T14:27:00Z" w16du:dateUtc="2026-04-22T12:27:00Z">
        <w:r w:rsidR="00270A72">
          <w:rPr>
            <w:rFonts w:ascii="Calibri Light" w:hAnsi="Calibri Light" w:cs="Calibri Light"/>
            <w:sz w:val="22"/>
            <w:szCs w:val="22"/>
            <w:lang w:val="it-IT"/>
          </w:rPr>
          <w:t xml:space="preserve">, formato alfanumerico </w:t>
        </w:r>
      </w:ins>
      <w:ins w:id="299" w:author="Boles, Giorgio" w:date="2026-04-22T14:29:00Z" w16du:dateUtc="2026-04-22T12:29:00Z">
        <w:r w:rsidR="00B63D50">
          <w:rPr>
            <w:rFonts w:ascii="Calibri Light" w:hAnsi="Calibri Light" w:cs="Calibri Light"/>
            <w:sz w:val="22"/>
            <w:szCs w:val="22"/>
            <w:lang w:val="it-IT"/>
          </w:rPr>
          <w:t>(</w:t>
        </w:r>
      </w:ins>
      <w:ins w:id="300" w:author="Boles, Giorgio" w:date="2026-04-22T14:27:00Z" w16du:dateUtc="2026-04-22T12:27:00Z">
        <w:r w:rsidR="00270A72">
          <w:rPr>
            <w:rFonts w:ascii="Calibri Light" w:hAnsi="Calibri Light" w:cs="Calibri Light"/>
            <w:sz w:val="22"/>
            <w:szCs w:val="22"/>
            <w:lang w:val="it-IT"/>
          </w:rPr>
          <w:t>carattere speciale</w:t>
        </w:r>
      </w:ins>
      <w:ins w:id="301" w:author="Boles, Giorgio" w:date="2026-04-22T14:29:00Z" w16du:dateUtc="2026-04-22T12:29:00Z">
        <w:r w:rsidR="00B63D50">
          <w:rPr>
            <w:rFonts w:ascii="Calibri Light" w:hAnsi="Calibri Light" w:cs="Calibri Light"/>
            <w:sz w:val="22"/>
            <w:szCs w:val="22"/>
            <w:lang w:val="it-IT"/>
          </w:rPr>
          <w:t>).</w:t>
        </w:r>
      </w:ins>
    </w:p>
    <w:p w14:paraId="33FA944D" w14:textId="5350C17C" w:rsidR="0013195F" w:rsidRDefault="0083797A" w:rsidP="00DA6969">
      <w:pPr>
        <w:pStyle w:val="BodyText"/>
        <w:numPr>
          <w:ilvl w:val="1"/>
          <w:numId w:val="22"/>
        </w:numPr>
        <w:rPr>
          <w:rFonts w:ascii="Calibri Light" w:hAnsi="Calibri Light" w:cs="Calibri Light"/>
          <w:sz w:val="22"/>
          <w:szCs w:val="22"/>
          <w:lang w:val="it-IT"/>
        </w:rPr>
      </w:pPr>
      <w:r w:rsidRPr="005B6D78">
        <w:rPr>
          <w:rFonts w:ascii="Calibri Light" w:hAnsi="Calibri Light" w:cs="Calibri Light"/>
          <w:b/>
          <w:sz w:val="22"/>
          <w:szCs w:val="22"/>
          <w:lang w:val="it-IT"/>
          <w:rPrChange w:id="302" w:author="Boles, Giorgio" w:date="2026-04-22T17:21:00Z" w16du:dateUtc="2026-04-22T15:21:00Z">
            <w:rPr>
              <w:rFonts w:ascii="Calibri Light" w:hAnsi="Calibri Light" w:cs="Calibri Light"/>
              <w:sz w:val="22"/>
              <w:szCs w:val="22"/>
              <w:lang w:val="it-IT"/>
            </w:rPr>
          </w:rPrChange>
        </w:rPr>
        <w:t>Valore Covenant Fisso (valore effettivo)</w:t>
      </w:r>
      <w:ins w:id="303" w:author="Boles, Giorgio" w:date="2026-04-22T11:51:00Z" w16du:dateUtc="2026-04-22T09:51:00Z">
        <w:r w:rsidR="000D24DB">
          <w:rPr>
            <w:rFonts w:ascii="Calibri Light" w:hAnsi="Calibri Light" w:cs="Calibri Light"/>
            <w:sz w:val="22"/>
            <w:szCs w:val="22"/>
            <w:lang w:val="it-IT"/>
          </w:rPr>
          <w:t xml:space="preserve">: </w:t>
        </w:r>
      </w:ins>
      <w:ins w:id="304" w:author="Boles, Giorgio" w:date="2026-04-22T14:17:00Z" w16du:dateUtc="2026-04-22T12:17:00Z">
        <w:r w:rsidR="007E5348">
          <w:rPr>
            <w:rFonts w:ascii="Calibri Light" w:hAnsi="Calibri Light" w:cs="Calibri Light"/>
            <w:sz w:val="22"/>
            <w:szCs w:val="22"/>
            <w:lang w:val="it-IT"/>
          </w:rPr>
          <w:t xml:space="preserve">Campo da recuperare nella riga del tracciato output nominata </w:t>
        </w:r>
      </w:ins>
      <w:ins w:id="305" w:author="Boles, Giorgio" w:date="2026-04-22T11:51:00Z" w16du:dateUtc="2026-04-22T09:51:00Z">
        <w:r w:rsidR="000D24DB">
          <w:rPr>
            <w:rFonts w:ascii="Calibri Light" w:hAnsi="Calibri Light" w:cs="Calibri Light"/>
            <w:sz w:val="22"/>
            <w:szCs w:val="22"/>
            <w:lang w:val="it-IT"/>
          </w:rPr>
          <w:t>“Valore Covenant Fisso (valore effettivo)”</w:t>
        </w:r>
      </w:ins>
      <w:ins w:id="306" w:author="Boles, Giorgio" w:date="2026-04-22T14:32:00Z" w16du:dateUtc="2026-04-22T12:32:00Z">
        <w:r w:rsidR="00573AEB">
          <w:rPr>
            <w:rFonts w:ascii="Calibri Light" w:hAnsi="Calibri Light" w:cs="Calibri Light"/>
            <w:sz w:val="22"/>
            <w:szCs w:val="22"/>
            <w:lang w:val="it-IT"/>
          </w:rPr>
          <w:t>, formato alfanumerico.</w:t>
        </w:r>
      </w:ins>
    </w:p>
    <w:p w14:paraId="78A848B9" w14:textId="3D96C767" w:rsidR="00265F4F" w:rsidRDefault="00265F4F" w:rsidP="00DA6969">
      <w:pPr>
        <w:pStyle w:val="BodyText"/>
        <w:numPr>
          <w:ilvl w:val="1"/>
          <w:numId w:val="22"/>
        </w:numPr>
        <w:rPr>
          <w:rFonts w:ascii="Calibri Light" w:hAnsi="Calibri Light" w:cs="Calibri Light"/>
          <w:sz w:val="22"/>
          <w:szCs w:val="22"/>
          <w:lang w:val="it-IT"/>
        </w:rPr>
      </w:pPr>
      <w:r w:rsidRPr="005B6D78">
        <w:rPr>
          <w:rFonts w:ascii="Calibri Light" w:hAnsi="Calibri Light" w:cs="Calibri Light"/>
          <w:b/>
          <w:sz w:val="22"/>
          <w:szCs w:val="22"/>
          <w:lang w:val="it-IT"/>
          <w:rPrChange w:id="307" w:author="Boles, Giorgio" w:date="2026-04-22T17:21:00Z" w16du:dateUtc="2026-04-22T15:21:00Z">
            <w:rPr>
              <w:rFonts w:ascii="Calibri Light" w:hAnsi="Calibri Light" w:cs="Calibri Light"/>
              <w:sz w:val="22"/>
              <w:szCs w:val="22"/>
              <w:lang w:val="it-IT"/>
            </w:rPr>
          </w:rPrChange>
        </w:rPr>
        <w:t>Covenant Variabile (Si/No)</w:t>
      </w:r>
      <w:ins w:id="308" w:author="Boles, Giorgio" w:date="2026-04-22T11:51:00Z" w16du:dateUtc="2026-04-22T09:51:00Z">
        <w:r w:rsidR="000D24DB">
          <w:rPr>
            <w:rFonts w:ascii="Calibri Light" w:hAnsi="Calibri Light" w:cs="Calibri Light"/>
            <w:sz w:val="22"/>
            <w:szCs w:val="22"/>
            <w:lang w:val="it-IT"/>
          </w:rPr>
          <w:t xml:space="preserve">: </w:t>
        </w:r>
      </w:ins>
      <w:ins w:id="309" w:author="Boles, Giorgio" w:date="2026-04-22T14:17:00Z" w16du:dateUtc="2026-04-22T12:17:00Z">
        <w:r w:rsidR="007E5348">
          <w:rPr>
            <w:rFonts w:ascii="Calibri Light" w:hAnsi="Calibri Light" w:cs="Calibri Light"/>
            <w:sz w:val="22"/>
            <w:szCs w:val="22"/>
            <w:lang w:val="it-IT"/>
          </w:rPr>
          <w:t xml:space="preserve">Campo da recuperare nella riga del tracciato output nominata </w:t>
        </w:r>
      </w:ins>
      <w:ins w:id="310" w:author="Boles, Giorgio" w:date="2026-04-22T11:52:00Z" w16du:dateUtc="2026-04-22T09:52:00Z">
        <w:r w:rsidR="006025F3">
          <w:rPr>
            <w:rFonts w:ascii="Calibri Light" w:hAnsi="Calibri Light" w:cs="Calibri Light"/>
            <w:sz w:val="22"/>
            <w:szCs w:val="22"/>
            <w:lang w:val="it-IT"/>
          </w:rPr>
          <w:t>“</w:t>
        </w:r>
        <w:r w:rsidR="006236F6" w:rsidRPr="006236F6">
          <w:rPr>
            <w:rFonts w:ascii="Calibri Light" w:hAnsi="Calibri Light" w:cs="Calibri Light"/>
            <w:sz w:val="22"/>
            <w:szCs w:val="22"/>
            <w:lang w:val="it-IT"/>
          </w:rPr>
          <w:t>Covenant variabile (se sì, inserire Piano Target)</w:t>
        </w:r>
        <w:r w:rsidR="006025F3">
          <w:rPr>
            <w:rFonts w:ascii="Calibri Light" w:hAnsi="Calibri Light" w:cs="Calibri Light"/>
            <w:sz w:val="22"/>
            <w:szCs w:val="22"/>
            <w:lang w:val="it-IT"/>
          </w:rPr>
          <w:t>”</w:t>
        </w:r>
      </w:ins>
      <w:ins w:id="311" w:author="Boles, Giorgio" w:date="2026-04-22T14:32:00Z" w16du:dateUtc="2026-04-22T12:32:00Z">
        <w:r w:rsidR="00573AEB">
          <w:rPr>
            <w:rFonts w:ascii="Calibri Light" w:hAnsi="Calibri Light" w:cs="Calibri Light"/>
            <w:sz w:val="22"/>
            <w:szCs w:val="22"/>
            <w:lang w:val="it-IT"/>
          </w:rPr>
          <w:t xml:space="preserve">, </w:t>
        </w:r>
        <w:r w:rsidR="00D03806">
          <w:rPr>
            <w:rFonts w:ascii="Calibri Light" w:hAnsi="Calibri Light" w:cs="Calibri Light"/>
            <w:sz w:val="22"/>
            <w:szCs w:val="22"/>
            <w:lang w:val="it-IT"/>
          </w:rPr>
          <w:t>valore binario (SI/NO).</w:t>
        </w:r>
      </w:ins>
    </w:p>
    <w:p w14:paraId="2F1822F1" w14:textId="396C4116" w:rsidR="0013195F" w:rsidRDefault="0013195F" w:rsidP="0013195F">
      <w:pPr>
        <w:pStyle w:val="BodyText"/>
        <w:ind w:left="720"/>
        <w:rPr>
          <w:rFonts w:ascii="Calibri Light" w:hAnsi="Calibri Light" w:cs="Calibri Light"/>
          <w:sz w:val="22"/>
          <w:szCs w:val="22"/>
          <w:lang w:val="it-IT"/>
        </w:rPr>
      </w:pPr>
      <w:r>
        <w:rPr>
          <w:rFonts w:ascii="Calibri Light" w:hAnsi="Calibri Light" w:cs="Calibri Light"/>
          <w:sz w:val="22"/>
          <w:szCs w:val="22"/>
          <w:lang w:val="it-IT"/>
        </w:rPr>
        <w:t xml:space="preserve">La Piattaforma pertanto utilizzerà tali informazioni per creare uno scadenziere per ciascun </w:t>
      </w:r>
      <w:r w:rsidR="00042914">
        <w:rPr>
          <w:rFonts w:ascii="Calibri Light" w:hAnsi="Calibri Light" w:cs="Calibri Light"/>
          <w:sz w:val="22"/>
          <w:szCs w:val="22"/>
          <w:lang w:val="it-IT"/>
        </w:rPr>
        <w:t xml:space="preserve">covenant finanziario </w:t>
      </w:r>
      <w:r>
        <w:rPr>
          <w:rFonts w:ascii="Calibri Light" w:hAnsi="Calibri Light" w:cs="Calibri Light"/>
          <w:sz w:val="22"/>
          <w:szCs w:val="22"/>
          <w:lang w:val="it-IT"/>
        </w:rPr>
        <w:t xml:space="preserve">a seconda della periodicità e della </w:t>
      </w:r>
      <w:del w:id="312" w:author="Boles, Giorgio" w:date="2026-04-23T16:59:00Z" w16du:dateUtc="2026-04-23T14:59:00Z">
        <w:r>
          <w:rPr>
            <w:rFonts w:ascii="Calibri Light" w:hAnsi="Calibri Light" w:cs="Calibri Light"/>
            <w:sz w:val="22"/>
            <w:szCs w:val="22"/>
            <w:lang w:val="it-IT"/>
          </w:rPr>
          <w:delText>data di Closing</w:delText>
        </w:r>
      </w:del>
      <w:ins w:id="313" w:author="Boles, Giorgio" w:date="2026-04-23T16:59:00Z" w16du:dateUtc="2026-04-23T14:59:00Z">
        <w:r w:rsidR="002F7EFA">
          <w:rPr>
            <w:rFonts w:ascii="Calibri Light" w:hAnsi="Calibri Light" w:cs="Calibri Light"/>
            <w:sz w:val="22"/>
            <w:szCs w:val="22"/>
            <w:lang w:val="it-IT"/>
          </w:rPr>
          <w:t>Termination Date</w:t>
        </w:r>
      </w:ins>
      <w:r>
        <w:rPr>
          <w:rFonts w:ascii="Calibri Light" w:hAnsi="Calibri Light" w:cs="Calibri Light"/>
          <w:sz w:val="22"/>
          <w:szCs w:val="22"/>
          <w:lang w:val="it-IT"/>
        </w:rPr>
        <w:t xml:space="preserve"> (quest’ultima estratta </w:t>
      </w:r>
      <w:r w:rsidR="00F0546F">
        <w:rPr>
          <w:rFonts w:ascii="Calibri Light" w:hAnsi="Calibri Light" w:cs="Calibri Light"/>
          <w:sz w:val="22"/>
          <w:szCs w:val="22"/>
          <w:lang w:val="it-IT"/>
        </w:rPr>
        <w:t>durante la fase Post Closing inerente il campo “Scadenza del deal più lontata tra le facility”</w:t>
      </w:r>
      <w:r>
        <w:rPr>
          <w:rFonts w:ascii="Calibri Light" w:hAnsi="Calibri Light" w:cs="Calibri Light"/>
          <w:sz w:val="22"/>
          <w:szCs w:val="22"/>
          <w:lang w:val="it-IT"/>
        </w:rPr>
        <w:t xml:space="preserve"> della pratica di censimento collegata), di seguito un esempio:</w:t>
      </w:r>
    </w:p>
    <w:tbl>
      <w:tblPr>
        <w:tblStyle w:val="TableGrid"/>
        <w:tblW w:w="0" w:type="auto"/>
        <w:tblInd w:w="720" w:type="dxa"/>
        <w:tblLook w:val="04A0" w:firstRow="1" w:lastRow="0" w:firstColumn="1" w:lastColumn="0" w:noHBand="0" w:noVBand="1"/>
      </w:tblPr>
      <w:tblGrid>
        <w:gridCol w:w="1327"/>
        <w:gridCol w:w="1393"/>
        <w:gridCol w:w="1344"/>
        <w:gridCol w:w="1372"/>
        <w:gridCol w:w="1291"/>
        <w:gridCol w:w="1385"/>
        <w:gridCol w:w="1356"/>
      </w:tblGrid>
      <w:tr w:rsidR="00EE6803" w:rsidRPr="003820B2" w14:paraId="543C9956" w14:textId="65AF8408" w:rsidTr="00042914">
        <w:tc>
          <w:tcPr>
            <w:tcW w:w="1327" w:type="dxa"/>
            <w:shd w:val="clear" w:color="auto" w:fill="1F497D" w:themeFill="text2"/>
          </w:tcPr>
          <w:p w14:paraId="4C0150A4" w14:textId="43B86AF1" w:rsidR="00042914" w:rsidRPr="003820B2" w:rsidRDefault="00042914" w:rsidP="00BB694B">
            <w:pPr>
              <w:pStyle w:val="BodyText"/>
              <w:rPr>
                <w:rFonts w:ascii="Calibri Light" w:hAnsi="Calibri Light" w:cs="Calibri Light"/>
                <w:b/>
                <w:bCs/>
                <w:color w:val="FFFFFF" w:themeColor="background1"/>
                <w:sz w:val="20"/>
                <w:szCs w:val="20"/>
                <w:lang w:val="it-IT"/>
              </w:rPr>
            </w:pPr>
            <w:r w:rsidRPr="003820B2">
              <w:rPr>
                <w:rFonts w:ascii="Calibri Light" w:hAnsi="Calibri Light" w:cs="Calibri Light"/>
                <w:b/>
                <w:bCs/>
                <w:color w:val="FFFFFF" w:themeColor="background1"/>
                <w:sz w:val="20"/>
                <w:szCs w:val="20"/>
                <w:lang w:val="it-IT"/>
              </w:rPr>
              <w:t xml:space="preserve">Tipologia </w:t>
            </w:r>
            <w:r>
              <w:rPr>
                <w:rFonts w:ascii="Calibri Light" w:hAnsi="Calibri Light" w:cs="Calibri Light"/>
                <w:b/>
                <w:bCs/>
                <w:color w:val="FFFFFF" w:themeColor="background1"/>
                <w:sz w:val="20"/>
                <w:szCs w:val="20"/>
                <w:lang w:val="it-IT"/>
              </w:rPr>
              <w:t>Covenant</w:t>
            </w:r>
          </w:p>
        </w:tc>
        <w:tc>
          <w:tcPr>
            <w:tcW w:w="1393" w:type="dxa"/>
            <w:shd w:val="clear" w:color="auto" w:fill="1F497D" w:themeFill="text2"/>
          </w:tcPr>
          <w:p w14:paraId="697F7C4B" w14:textId="1019CC35" w:rsidR="00042914" w:rsidRPr="003820B2" w:rsidRDefault="00042914" w:rsidP="00BB694B">
            <w:pPr>
              <w:pStyle w:val="BodyText"/>
              <w:rPr>
                <w:rFonts w:ascii="Calibri Light" w:hAnsi="Calibri Light" w:cs="Calibri Light"/>
                <w:b/>
                <w:bCs/>
                <w:color w:val="FFFFFF" w:themeColor="background1"/>
                <w:sz w:val="20"/>
                <w:szCs w:val="20"/>
                <w:lang w:val="it-IT"/>
              </w:rPr>
            </w:pPr>
            <w:r w:rsidRPr="003820B2">
              <w:rPr>
                <w:rFonts w:ascii="Calibri Light" w:hAnsi="Calibri Light" w:cs="Calibri Light"/>
                <w:b/>
                <w:bCs/>
                <w:color w:val="FFFFFF" w:themeColor="background1"/>
                <w:sz w:val="20"/>
                <w:szCs w:val="20"/>
                <w:lang w:val="it-IT"/>
              </w:rPr>
              <w:t>Data di Riferimento</w:t>
            </w:r>
            <w:r>
              <w:rPr>
                <w:rFonts w:ascii="Calibri Light" w:hAnsi="Calibri Light" w:cs="Calibri Light"/>
                <w:b/>
                <w:bCs/>
                <w:color w:val="FFFFFF" w:themeColor="background1"/>
                <w:sz w:val="20"/>
                <w:szCs w:val="20"/>
                <w:lang w:val="it-IT"/>
              </w:rPr>
              <w:t xml:space="preserve"> Prima Rilevazione</w:t>
            </w:r>
          </w:p>
        </w:tc>
        <w:tc>
          <w:tcPr>
            <w:tcW w:w="1344" w:type="dxa"/>
            <w:shd w:val="clear" w:color="auto" w:fill="1F497D" w:themeFill="text2"/>
          </w:tcPr>
          <w:p w14:paraId="5AD0257B" w14:textId="23C2965A" w:rsidR="00042914" w:rsidRPr="003820B2" w:rsidRDefault="00042914" w:rsidP="00BB694B">
            <w:pPr>
              <w:pStyle w:val="BodyText"/>
              <w:rPr>
                <w:rFonts w:ascii="Calibri Light" w:hAnsi="Calibri Light" w:cs="Calibri Light"/>
                <w:b/>
                <w:bCs/>
                <w:color w:val="FFFFFF" w:themeColor="background1"/>
                <w:sz w:val="20"/>
                <w:szCs w:val="20"/>
                <w:lang w:val="it-IT"/>
              </w:rPr>
            </w:pPr>
            <w:del w:id="314" w:author="Boles, Giorgio" w:date="2026-04-24T12:43:00Z" w16du:dateUtc="2026-04-24T10:43:00Z">
              <w:r w:rsidRPr="003820B2" w:rsidDel="00FA4516">
                <w:rPr>
                  <w:rFonts w:ascii="Calibri Light" w:hAnsi="Calibri Light" w:cs="Calibri Light"/>
                  <w:b/>
                  <w:bCs/>
                  <w:color w:val="FFFFFF" w:themeColor="background1"/>
                  <w:sz w:val="20"/>
                  <w:szCs w:val="20"/>
                  <w:lang w:val="it-IT"/>
                </w:rPr>
                <w:delText>Data</w:delText>
              </w:r>
              <w:r w:rsidDel="00FA4516">
                <w:rPr>
                  <w:rFonts w:ascii="Calibri Light" w:hAnsi="Calibri Light" w:cs="Calibri Light"/>
                  <w:b/>
                  <w:bCs/>
                  <w:color w:val="FFFFFF" w:themeColor="background1"/>
                  <w:sz w:val="20"/>
                  <w:szCs w:val="20"/>
                  <w:lang w:val="it-IT"/>
                </w:rPr>
                <w:delText>/e di Monitoraggio</w:delText>
              </w:r>
              <w:r w:rsidRPr="003820B2" w:rsidDel="00FA4516">
                <w:rPr>
                  <w:rFonts w:ascii="Calibri Light" w:hAnsi="Calibri Light" w:cs="Calibri Light"/>
                  <w:b/>
                  <w:bCs/>
                  <w:color w:val="FFFFFF" w:themeColor="background1"/>
                  <w:sz w:val="20"/>
                  <w:szCs w:val="20"/>
                  <w:lang w:val="it-IT"/>
                </w:rPr>
                <w:delText xml:space="preserve"> </w:delText>
              </w:r>
            </w:del>
            <w:ins w:id="315" w:author="Boles, Giorgio" w:date="2026-04-24T12:43:00Z" w16du:dateUtc="2026-04-24T10:43:00Z">
              <w:r w:rsidR="00FA4516">
                <w:rPr>
                  <w:rFonts w:ascii="Calibri Light" w:hAnsi="Calibri Light" w:cs="Calibri Light"/>
                  <w:b/>
                  <w:bCs/>
                  <w:color w:val="FFFFFF" w:themeColor="background1"/>
                  <w:sz w:val="20"/>
                  <w:szCs w:val="20"/>
                  <w:lang w:val="it-IT"/>
                </w:rPr>
                <w:t>Scadenza Monitoraggio</w:t>
              </w:r>
            </w:ins>
          </w:p>
        </w:tc>
        <w:tc>
          <w:tcPr>
            <w:tcW w:w="1372" w:type="dxa"/>
            <w:shd w:val="clear" w:color="auto" w:fill="1F497D" w:themeFill="text2"/>
          </w:tcPr>
          <w:p w14:paraId="7E3AD086" w14:textId="0CD7C1A4" w:rsidR="00042914" w:rsidRPr="003820B2" w:rsidRDefault="00042914" w:rsidP="00BB694B">
            <w:pPr>
              <w:pStyle w:val="BodyText"/>
              <w:rPr>
                <w:rFonts w:ascii="Calibri Light" w:hAnsi="Calibri Light" w:cs="Calibri Light"/>
                <w:b/>
                <w:bCs/>
                <w:color w:val="FFFFFF" w:themeColor="background1"/>
                <w:sz w:val="20"/>
                <w:szCs w:val="20"/>
                <w:lang w:val="it-IT"/>
              </w:rPr>
            </w:pPr>
            <w:r w:rsidRPr="003820B2">
              <w:rPr>
                <w:rFonts w:ascii="Calibri Light" w:hAnsi="Calibri Light" w:cs="Calibri Light"/>
                <w:b/>
                <w:bCs/>
                <w:color w:val="FFFFFF" w:themeColor="background1"/>
                <w:sz w:val="20"/>
                <w:szCs w:val="20"/>
                <w:lang w:val="it-IT"/>
              </w:rPr>
              <w:t>Periodicità</w:t>
            </w:r>
            <w:r>
              <w:rPr>
                <w:rFonts w:ascii="Calibri Light" w:hAnsi="Calibri Light" w:cs="Calibri Light"/>
                <w:b/>
                <w:bCs/>
                <w:color w:val="FFFFFF" w:themeColor="background1"/>
                <w:sz w:val="20"/>
                <w:szCs w:val="20"/>
                <w:lang w:val="it-IT"/>
              </w:rPr>
              <w:t xml:space="preserve"> di Monitoraggio</w:t>
            </w:r>
          </w:p>
        </w:tc>
        <w:tc>
          <w:tcPr>
            <w:tcW w:w="1291" w:type="dxa"/>
            <w:shd w:val="clear" w:color="auto" w:fill="1F497D" w:themeFill="text2"/>
          </w:tcPr>
          <w:p w14:paraId="315E93A6" w14:textId="5B8BF3DE" w:rsidR="00042914" w:rsidRPr="003820B2" w:rsidRDefault="00042914" w:rsidP="00BB694B">
            <w:pPr>
              <w:pStyle w:val="BodyText"/>
              <w:rPr>
                <w:rFonts w:ascii="Calibri Light" w:hAnsi="Calibri Light" w:cs="Calibri Light"/>
                <w:b/>
                <w:bCs/>
                <w:color w:val="FFFFFF" w:themeColor="background1"/>
                <w:sz w:val="20"/>
                <w:szCs w:val="20"/>
                <w:lang w:val="it-IT"/>
              </w:rPr>
            </w:pPr>
            <w:r>
              <w:rPr>
                <w:rFonts w:ascii="Calibri Light" w:hAnsi="Calibri Light" w:cs="Calibri Light"/>
                <w:b/>
                <w:bCs/>
                <w:color w:val="FFFFFF" w:themeColor="background1"/>
                <w:sz w:val="20"/>
                <w:szCs w:val="20"/>
                <w:lang w:val="it-IT"/>
              </w:rPr>
              <w:t>Valore Covenant Fisso (segno)</w:t>
            </w:r>
          </w:p>
        </w:tc>
        <w:tc>
          <w:tcPr>
            <w:tcW w:w="1385" w:type="dxa"/>
            <w:shd w:val="clear" w:color="auto" w:fill="1F497D" w:themeFill="text2"/>
          </w:tcPr>
          <w:p w14:paraId="14532199" w14:textId="15FFDC00" w:rsidR="00042914" w:rsidRPr="003820B2" w:rsidRDefault="00042914" w:rsidP="00BB694B">
            <w:pPr>
              <w:pStyle w:val="BodyText"/>
              <w:rPr>
                <w:rFonts w:ascii="Calibri Light" w:hAnsi="Calibri Light" w:cs="Calibri Light"/>
                <w:b/>
                <w:bCs/>
                <w:color w:val="FFFFFF" w:themeColor="background1"/>
                <w:sz w:val="20"/>
                <w:szCs w:val="20"/>
                <w:lang w:val="it-IT"/>
              </w:rPr>
            </w:pPr>
            <w:r>
              <w:rPr>
                <w:rFonts w:ascii="Calibri Light" w:hAnsi="Calibri Light" w:cs="Calibri Light"/>
                <w:b/>
                <w:bCs/>
                <w:color w:val="FFFFFF" w:themeColor="background1"/>
                <w:sz w:val="20"/>
                <w:szCs w:val="20"/>
                <w:lang w:val="it-IT"/>
              </w:rPr>
              <w:t>Valore Covenant Fisso (valore effettivo)</w:t>
            </w:r>
          </w:p>
        </w:tc>
        <w:tc>
          <w:tcPr>
            <w:tcW w:w="1356" w:type="dxa"/>
            <w:shd w:val="clear" w:color="auto" w:fill="1F497D" w:themeFill="text2"/>
          </w:tcPr>
          <w:p w14:paraId="19692157" w14:textId="1BF25210" w:rsidR="00042914" w:rsidRDefault="00042914" w:rsidP="00BB694B">
            <w:pPr>
              <w:pStyle w:val="BodyText"/>
              <w:rPr>
                <w:rFonts w:ascii="Calibri Light" w:hAnsi="Calibri Light" w:cs="Calibri Light"/>
                <w:b/>
                <w:bCs/>
                <w:color w:val="FFFFFF" w:themeColor="background1"/>
                <w:sz w:val="20"/>
                <w:szCs w:val="20"/>
                <w:lang w:val="it-IT"/>
              </w:rPr>
            </w:pPr>
            <w:r>
              <w:rPr>
                <w:rFonts w:ascii="Calibri Light" w:hAnsi="Calibri Light" w:cs="Calibri Light"/>
                <w:b/>
                <w:bCs/>
                <w:color w:val="FFFFFF" w:themeColor="background1"/>
                <w:sz w:val="20"/>
                <w:szCs w:val="20"/>
                <w:lang w:val="it-IT"/>
              </w:rPr>
              <w:t>Covenant Variabile (Si/No)</w:t>
            </w:r>
          </w:p>
        </w:tc>
      </w:tr>
      <w:tr w:rsidR="000824BA" w:rsidRPr="003820B2" w14:paraId="6F0C03B1" w14:textId="09E8BF8A" w:rsidTr="00042914">
        <w:tc>
          <w:tcPr>
            <w:tcW w:w="1327" w:type="dxa"/>
          </w:tcPr>
          <w:p w14:paraId="33D35F45" w14:textId="20E6BC60" w:rsidR="00042914" w:rsidRPr="00B436E2" w:rsidRDefault="00042914" w:rsidP="00BB694B">
            <w:pPr>
              <w:pStyle w:val="BodyText"/>
              <w:rPr>
                <w:rFonts w:ascii="Calibri Light" w:hAnsi="Calibri Light" w:cs="Calibri Light"/>
                <w:sz w:val="18"/>
                <w:szCs w:val="18"/>
                <w:lang w:val="it-IT"/>
              </w:rPr>
            </w:pPr>
            <w:r>
              <w:rPr>
                <w:rFonts w:ascii="Calibri Light" w:hAnsi="Calibri Light" w:cs="Calibri Light"/>
                <w:sz w:val="18"/>
                <w:szCs w:val="18"/>
                <w:lang w:val="it-IT"/>
              </w:rPr>
              <w:t>Loan to Value</w:t>
            </w:r>
          </w:p>
        </w:tc>
        <w:tc>
          <w:tcPr>
            <w:tcW w:w="1393" w:type="dxa"/>
          </w:tcPr>
          <w:p w14:paraId="4EFAAA8A" w14:textId="77777777" w:rsidR="00042914" w:rsidRPr="00B436E2" w:rsidRDefault="00042914" w:rsidP="00BB694B">
            <w:pPr>
              <w:pStyle w:val="BodyText"/>
              <w:rPr>
                <w:rFonts w:ascii="Calibri Light" w:hAnsi="Calibri Light" w:cs="Calibri Light"/>
                <w:sz w:val="18"/>
                <w:szCs w:val="18"/>
                <w:lang w:val="it-IT"/>
              </w:rPr>
            </w:pPr>
            <w:r w:rsidRPr="00B436E2">
              <w:rPr>
                <w:rFonts w:ascii="Calibri Light" w:hAnsi="Calibri Light" w:cs="Calibri Light"/>
                <w:sz w:val="18"/>
                <w:szCs w:val="18"/>
                <w:lang w:val="it-IT"/>
              </w:rPr>
              <w:t>31/03/2026</w:t>
            </w:r>
          </w:p>
        </w:tc>
        <w:tc>
          <w:tcPr>
            <w:tcW w:w="1344" w:type="dxa"/>
          </w:tcPr>
          <w:p w14:paraId="016D4D1F" w14:textId="77777777" w:rsidR="00042914" w:rsidRPr="00B436E2" w:rsidRDefault="00042914" w:rsidP="00BB694B">
            <w:pPr>
              <w:pStyle w:val="BodyText"/>
              <w:rPr>
                <w:rFonts w:ascii="Calibri Light" w:hAnsi="Calibri Light" w:cs="Calibri Light"/>
                <w:sz w:val="18"/>
                <w:szCs w:val="18"/>
                <w:lang w:val="it-IT"/>
              </w:rPr>
            </w:pPr>
            <w:r w:rsidRPr="00B436E2">
              <w:rPr>
                <w:rFonts w:ascii="Calibri Light" w:hAnsi="Calibri Light" w:cs="Calibri Light"/>
                <w:sz w:val="18"/>
                <w:szCs w:val="18"/>
                <w:lang w:val="it-IT"/>
              </w:rPr>
              <w:t>30/06/2026</w:t>
            </w:r>
          </w:p>
        </w:tc>
        <w:tc>
          <w:tcPr>
            <w:tcW w:w="1372" w:type="dxa"/>
          </w:tcPr>
          <w:p w14:paraId="593461B2" w14:textId="77777777" w:rsidR="00042914" w:rsidRPr="00B436E2" w:rsidRDefault="00042914" w:rsidP="00BB694B">
            <w:pPr>
              <w:pStyle w:val="BodyText"/>
              <w:rPr>
                <w:rFonts w:ascii="Calibri Light" w:hAnsi="Calibri Light" w:cs="Calibri Light"/>
                <w:sz w:val="18"/>
                <w:szCs w:val="18"/>
                <w:lang w:val="it-IT"/>
              </w:rPr>
            </w:pPr>
            <w:r w:rsidRPr="00B436E2">
              <w:rPr>
                <w:rFonts w:ascii="Calibri Light" w:hAnsi="Calibri Light" w:cs="Calibri Light"/>
                <w:sz w:val="18"/>
                <w:szCs w:val="18"/>
                <w:lang w:val="it-IT"/>
              </w:rPr>
              <w:t>Annuale</w:t>
            </w:r>
          </w:p>
        </w:tc>
        <w:tc>
          <w:tcPr>
            <w:tcW w:w="1291" w:type="dxa"/>
          </w:tcPr>
          <w:p w14:paraId="4994D5C9" w14:textId="3BFA3B5D" w:rsidR="00042914" w:rsidRPr="00B436E2" w:rsidRDefault="00042914" w:rsidP="00BB694B">
            <w:pPr>
              <w:pStyle w:val="BodyText"/>
              <w:rPr>
                <w:rFonts w:ascii="Calibri Light" w:hAnsi="Calibri Light" w:cs="Calibri Light"/>
                <w:sz w:val="18"/>
                <w:szCs w:val="18"/>
                <w:lang w:val="it-IT"/>
              </w:rPr>
            </w:pPr>
            <w:r>
              <w:rPr>
                <w:rFonts w:ascii="Calibri Light" w:hAnsi="Calibri Light" w:cs="Calibri Light"/>
                <w:sz w:val="18"/>
                <w:szCs w:val="18"/>
                <w:lang w:val="it-IT"/>
              </w:rPr>
              <w:t>&lt;</w:t>
            </w:r>
          </w:p>
        </w:tc>
        <w:tc>
          <w:tcPr>
            <w:tcW w:w="1385" w:type="dxa"/>
          </w:tcPr>
          <w:p w14:paraId="6DDA6971" w14:textId="0928BAF8" w:rsidR="00042914" w:rsidRPr="00B436E2" w:rsidRDefault="00042914" w:rsidP="00BB694B">
            <w:pPr>
              <w:pStyle w:val="BodyText"/>
              <w:rPr>
                <w:rFonts w:ascii="Calibri Light" w:hAnsi="Calibri Light" w:cs="Calibri Light"/>
                <w:sz w:val="18"/>
                <w:szCs w:val="18"/>
                <w:lang w:val="it-IT"/>
              </w:rPr>
            </w:pPr>
            <w:r>
              <w:rPr>
                <w:rFonts w:ascii="Calibri Light" w:hAnsi="Calibri Light" w:cs="Calibri Light"/>
                <w:sz w:val="18"/>
                <w:szCs w:val="18"/>
                <w:lang w:val="it-IT"/>
              </w:rPr>
              <w:t>5%</w:t>
            </w:r>
          </w:p>
        </w:tc>
        <w:tc>
          <w:tcPr>
            <w:tcW w:w="1356" w:type="dxa"/>
          </w:tcPr>
          <w:p w14:paraId="4108B938" w14:textId="184BCEFC" w:rsidR="00042914" w:rsidRPr="00B436E2" w:rsidRDefault="00042914" w:rsidP="00BB694B">
            <w:pPr>
              <w:pStyle w:val="BodyText"/>
              <w:rPr>
                <w:rFonts w:ascii="Calibri Light" w:hAnsi="Calibri Light" w:cs="Calibri Light"/>
                <w:sz w:val="18"/>
                <w:szCs w:val="18"/>
                <w:lang w:val="it-IT"/>
              </w:rPr>
            </w:pPr>
            <w:r>
              <w:rPr>
                <w:rFonts w:ascii="Calibri Light" w:hAnsi="Calibri Light" w:cs="Calibri Light"/>
                <w:sz w:val="18"/>
                <w:szCs w:val="18"/>
                <w:lang w:val="it-IT"/>
              </w:rPr>
              <w:t>NO</w:t>
            </w:r>
          </w:p>
        </w:tc>
      </w:tr>
    </w:tbl>
    <w:p w14:paraId="3AF69004" w14:textId="492D4681" w:rsidR="0013195F" w:rsidRDefault="0013195F" w:rsidP="0013195F">
      <w:pPr>
        <w:pStyle w:val="BodyText"/>
        <w:ind w:left="720"/>
        <w:rPr>
          <w:rFonts w:ascii="Calibri Light" w:hAnsi="Calibri Light" w:cs="Calibri Light"/>
          <w:sz w:val="22"/>
          <w:szCs w:val="22"/>
          <w:lang w:val="it-IT"/>
        </w:rPr>
      </w:pPr>
      <w:r>
        <w:rPr>
          <w:rFonts w:ascii="Calibri Light" w:hAnsi="Calibri Light" w:cs="Calibri Light"/>
          <w:sz w:val="22"/>
          <w:szCs w:val="22"/>
          <w:lang w:val="it-IT"/>
        </w:rPr>
        <w:t xml:space="preserve"> La </w:t>
      </w:r>
      <w:del w:id="316" w:author="Boles, Giorgio" w:date="2026-04-23T17:00:00Z" w16du:dateUtc="2026-04-23T15:00:00Z">
        <w:r>
          <w:rPr>
            <w:rFonts w:ascii="Calibri Light" w:hAnsi="Calibri Light" w:cs="Calibri Light"/>
            <w:sz w:val="22"/>
            <w:szCs w:val="22"/>
            <w:lang w:val="it-IT"/>
          </w:rPr>
          <w:delText>data di closing</w:delText>
        </w:r>
      </w:del>
      <w:ins w:id="317" w:author="Boles, Giorgio" w:date="2026-04-23T17:00:00Z" w16du:dateUtc="2026-04-23T15:00:00Z">
        <w:r w:rsidR="002F7EFA">
          <w:rPr>
            <w:rFonts w:ascii="Calibri Light" w:hAnsi="Calibri Light" w:cs="Calibri Light"/>
            <w:sz w:val="22"/>
            <w:szCs w:val="22"/>
            <w:lang w:val="it-IT"/>
          </w:rPr>
          <w:t>Termination date</w:t>
        </w:r>
      </w:ins>
      <w:r>
        <w:rPr>
          <w:rFonts w:ascii="Calibri Light" w:hAnsi="Calibri Light" w:cs="Calibri Light"/>
          <w:sz w:val="22"/>
          <w:szCs w:val="22"/>
          <w:lang w:val="it-IT"/>
        </w:rPr>
        <w:t xml:space="preserve"> </w:t>
      </w:r>
      <w:ins w:id="318" w:author="Boles, Giorgio" w:date="2026-04-23T17:00:00Z" w16du:dateUtc="2026-04-23T15:00:00Z">
        <w:r w:rsidR="00682EA1">
          <w:rPr>
            <w:rFonts w:ascii="Calibri Light" w:hAnsi="Calibri Light" w:cs="Calibri Light"/>
            <w:sz w:val="22"/>
            <w:szCs w:val="22"/>
            <w:lang w:val="it-IT"/>
          </w:rPr>
          <w:t>inserita manualmente dall’utente nella fase precedente</w:t>
        </w:r>
        <w:r>
          <w:rPr>
            <w:rFonts w:ascii="Calibri Light" w:hAnsi="Calibri Light" w:cs="Calibri Light"/>
            <w:sz w:val="22"/>
            <w:szCs w:val="22"/>
            <w:lang w:val="it-IT"/>
          </w:rPr>
          <w:t xml:space="preserve"> </w:t>
        </w:r>
      </w:ins>
      <w:r>
        <w:rPr>
          <w:rFonts w:ascii="Calibri Light" w:hAnsi="Calibri Light" w:cs="Calibri Light"/>
          <w:sz w:val="22"/>
          <w:szCs w:val="22"/>
          <w:lang w:val="it-IT"/>
        </w:rPr>
        <w:t>per questo esempio risulterà essere il 31/07/2030</w:t>
      </w:r>
    </w:p>
    <w:p w14:paraId="1FFFC6E4" w14:textId="718F254A" w:rsidR="0013195F" w:rsidRDefault="0013195F" w:rsidP="0013195F">
      <w:pPr>
        <w:pStyle w:val="BodyText"/>
        <w:ind w:left="720"/>
        <w:rPr>
          <w:rFonts w:ascii="Calibri Light" w:hAnsi="Calibri Light" w:cs="Calibri Light"/>
          <w:sz w:val="22"/>
          <w:szCs w:val="22"/>
          <w:lang w:val="it-IT"/>
        </w:rPr>
      </w:pPr>
      <w:r>
        <w:rPr>
          <w:rFonts w:ascii="Calibri Light" w:hAnsi="Calibri Light" w:cs="Calibri Light"/>
          <w:sz w:val="22"/>
          <w:szCs w:val="22"/>
          <w:lang w:val="it-IT"/>
        </w:rPr>
        <w:t xml:space="preserve">Pertanto, la Piattaforma dovrà creare per tale </w:t>
      </w:r>
      <w:r w:rsidR="00FF0873">
        <w:rPr>
          <w:rFonts w:ascii="Calibri Light" w:hAnsi="Calibri Light" w:cs="Calibri Light"/>
          <w:sz w:val="22"/>
          <w:szCs w:val="22"/>
          <w:lang w:val="it-IT"/>
        </w:rPr>
        <w:t>Covenant</w:t>
      </w:r>
      <w:r>
        <w:rPr>
          <w:rFonts w:ascii="Calibri Light" w:hAnsi="Calibri Light" w:cs="Calibri Light"/>
          <w:sz w:val="22"/>
          <w:szCs w:val="22"/>
          <w:lang w:val="it-IT"/>
        </w:rPr>
        <w:t xml:space="preserve"> i seguenti eventi di monitoraggio (caratterizzati da un proprio ID Univoco</w:t>
      </w:r>
    </w:p>
    <w:tbl>
      <w:tblPr>
        <w:tblStyle w:val="TableGrid"/>
        <w:tblW w:w="0" w:type="auto"/>
        <w:tblInd w:w="720" w:type="dxa"/>
        <w:tblLook w:val="04A0" w:firstRow="1" w:lastRow="0" w:firstColumn="1" w:lastColumn="0" w:noHBand="0" w:noVBand="1"/>
      </w:tblPr>
      <w:tblGrid>
        <w:gridCol w:w="1344"/>
        <w:gridCol w:w="964"/>
        <w:gridCol w:w="591"/>
        <w:gridCol w:w="1141"/>
        <w:gridCol w:w="1272"/>
        <w:gridCol w:w="1272"/>
        <w:gridCol w:w="960"/>
        <w:gridCol w:w="966"/>
        <w:gridCol w:w="958"/>
        <w:tblGridChange w:id="319">
          <w:tblGrid>
            <w:gridCol w:w="1344"/>
            <w:gridCol w:w="964"/>
            <w:gridCol w:w="591"/>
            <w:gridCol w:w="1141"/>
            <w:gridCol w:w="1272"/>
            <w:gridCol w:w="1272"/>
            <w:gridCol w:w="960"/>
            <w:gridCol w:w="966"/>
            <w:gridCol w:w="958"/>
          </w:tblGrid>
        </w:tblGridChange>
      </w:tblGrid>
      <w:tr w:rsidR="000620B9" w14:paraId="42B6C8AB" w14:textId="6223DFBB" w:rsidTr="0022680C">
        <w:tc>
          <w:tcPr>
            <w:tcW w:w="1417" w:type="dxa"/>
            <w:shd w:val="clear" w:color="auto" w:fill="1F497D" w:themeFill="text2"/>
          </w:tcPr>
          <w:p w14:paraId="327DDFB6" w14:textId="77777777" w:rsidR="000620B9" w:rsidRPr="000620B9" w:rsidRDefault="000620B9" w:rsidP="000620B9">
            <w:pPr>
              <w:pStyle w:val="BodyText"/>
              <w:rPr>
                <w:rFonts w:ascii="Calibri Light" w:hAnsi="Calibri Light" w:cs="Calibri Light"/>
                <w:b/>
                <w:bCs/>
                <w:color w:val="FFFFFF" w:themeColor="background1"/>
                <w:sz w:val="18"/>
                <w:szCs w:val="18"/>
                <w:lang w:val="it-IT"/>
                <w:rPrChange w:id="320" w:author="Boles, Giorgio" w:date="2026-04-24T17:54:00Z" w16du:dateUtc="2026-04-24T15:54:00Z">
                  <w:rPr>
                    <w:rFonts w:ascii="Calibri Light" w:hAnsi="Calibri Light" w:cs="Calibri Light"/>
                    <w:b/>
                    <w:bCs/>
                    <w:color w:val="FFFFFF" w:themeColor="background1"/>
                    <w:sz w:val="22"/>
                    <w:szCs w:val="22"/>
                    <w:lang w:val="it-IT"/>
                  </w:rPr>
                </w:rPrChange>
              </w:rPr>
            </w:pPr>
            <w:r w:rsidRPr="000620B9">
              <w:rPr>
                <w:rFonts w:ascii="Calibri Light" w:hAnsi="Calibri Light" w:cs="Calibri Light"/>
                <w:b/>
                <w:bCs/>
                <w:color w:val="FFFFFF" w:themeColor="background1"/>
                <w:sz w:val="18"/>
                <w:szCs w:val="18"/>
                <w:lang w:val="it-IT"/>
                <w:rPrChange w:id="321" w:author="Boles, Giorgio" w:date="2026-04-24T17:54:00Z" w16du:dateUtc="2026-04-24T15:54:00Z">
                  <w:rPr>
                    <w:rFonts w:ascii="Calibri Light" w:hAnsi="Calibri Light" w:cs="Calibri Light"/>
                    <w:b/>
                    <w:bCs/>
                    <w:color w:val="FFFFFF" w:themeColor="background1"/>
                    <w:sz w:val="22"/>
                    <w:szCs w:val="22"/>
                    <w:lang w:val="it-IT"/>
                  </w:rPr>
                </w:rPrChange>
              </w:rPr>
              <w:t>ID Evento di Monitoraggio</w:t>
            </w:r>
          </w:p>
        </w:tc>
        <w:tc>
          <w:tcPr>
            <w:tcW w:w="993" w:type="dxa"/>
            <w:shd w:val="clear" w:color="auto" w:fill="1F497D" w:themeFill="text2"/>
          </w:tcPr>
          <w:p w14:paraId="21FC1C84" w14:textId="0ADBD6BB" w:rsidR="000620B9" w:rsidRPr="000620B9" w:rsidRDefault="000620B9" w:rsidP="000620B9">
            <w:pPr>
              <w:pStyle w:val="BodyText"/>
              <w:rPr>
                <w:rFonts w:ascii="Calibri Light" w:hAnsi="Calibri Light" w:cs="Calibri Light"/>
                <w:b/>
                <w:bCs/>
                <w:color w:val="FFFFFF" w:themeColor="background1"/>
                <w:sz w:val="18"/>
                <w:szCs w:val="18"/>
                <w:lang w:val="it-IT"/>
                <w:rPrChange w:id="322" w:author="Boles, Giorgio" w:date="2026-04-24T17:54:00Z" w16du:dateUtc="2026-04-24T15:54:00Z">
                  <w:rPr>
                    <w:rFonts w:ascii="Calibri Light" w:hAnsi="Calibri Light" w:cs="Calibri Light"/>
                    <w:b/>
                    <w:bCs/>
                    <w:color w:val="FFFFFF" w:themeColor="background1"/>
                    <w:sz w:val="22"/>
                    <w:szCs w:val="22"/>
                    <w:lang w:val="it-IT"/>
                  </w:rPr>
                </w:rPrChange>
              </w:rPr>
            </w:pPr>
            <w:r w:rsidRPr="000620B9">
              <w:rPr>
                <w:rFonts w:ascii="Calibri Light" w:hAnsi="Calibri Light" w:cs="Calibri Light"/>
                <w:b/>
                <w:bCs/>
                <w:color w:val="FFFFFF" w:themeColor="background1"/>
                <w:sz w:val="18"/>
                <w:szCs w:val="18"/>
                <w:lang w:val="it-IT"/>
                <w:rPrChange w:id="323" w:author="Boles, Giorgio" w:date="2026-04-24T17:54:00Z" w16du:dateUtc="2026-04-24T15:54:00Z">
                  <w:rPr>
                    <w:rFonts w:ascii="Calibri Light" w:hAnsi="Calibri Light" w:cs="Calibri Light"/>
                    <w:b/>
                    <w:bCs/>
                    <w:color w:val="FFFFFF" w:themeColor="background1"/>
                    <w:sz w:val="20"/>
                    <w:szCs w:val="20"/>
                    <w:lang w:val="it-IT"/>
                  </w:rPr>
                </w:rPrChange>
              </w:rPr>
              <w:t>Tipologia Covenant</w:t>
            </w:r>
          </w:p>
        </w:tc>
        <w:tc>
          <w:tcPr>
            <w:tcW w:w="599" w:type="dxa"/>
            <w:shd w:val="clear" w:color="auto" w:fill="1F497D" w:themeFill="text2"/>
          </w:tcPr>
          <w:p w14:paraId="74DBB25D" w14:textId="2D674A56" w:rsidR="000620B9" w:rsidRPr="00F3642E" w:rsidRDefault="000620B9" w:rsidP="000620B9">
            <w:pPr>
              <w:pStyle w:val="BodyText"/>
              <w:rPr>
                <w:rFonts w:ascii="Calibri Light" w:hAnsi="Calibri Light" w:cs="Calibri Light"/>
                <w:b/>
                <w:color w:val="FFFFFF" w:themeColor="background1"/>
                <w:sz w:val="18"/>
                <w:szCs w:val="18"/>
                <w:lang w:val="it-IT"/>
              </w:rPr>
            </w:pPr>
            <w:ins w:id="324" w:author="Boles, Giorgio" w:date="2026-04-24T17:54:00Z" w16du:dateUtc="2026-04-24T15:54:00Z">
              <w:r w:rsidRPr="000620B9">
                <w:rPr>
                  <w:rFonts w:ascii="Calibri Light" w:hAnsi="Calibri Light" w:cs="Calibri Light"/>
                  <w:b/>
                  <w:bCs/>
                  <w:color w:val="FFFFFF" w:themeColor="background1"/>
                  <w:sz w:val="18"/>
                  <w:szCs w:val="18"/>
                  <w:lang w:val="it-IT"/>
                  <w:rPrChange w:id="325" w:author="Boles, Giorgio" w:date="2026-04-24T17:54:00Z" w16du:dateUtc="2026-04-24T15:54:00Z">
                    <w:rPr>
                      <w:rFonts w:ascii="Calibri Light" w:hAnsi="Calibri Light" w:cs="Calibri Light"/>
                      <w:b/>
                      <w:bCs/>
                      <w:color w:val="FFFFFF" w:themeColor="background1"/>
                      <w:sz w:val="20"/>
                      <w:szCs w:val="20"/>
                      <w:lang w:val="it-IT"/>
                    </w:rPr>
                  </w:rPrChange>
                </w:rPr>
                <w:t>Note</w:t>
              </w:r>
            </w:ins>
          </w:p>
        </w:tc>
        <w:tc>
          <w:tcPr>
            <w:tcW w:w="1173" w:type="dxa"/>
            <w:shd w:val="clear" w:color="auto" w:fill="1F497D" w:themeFill="text2"/>
          </w:tcPr>
          <w:p w14:paraId="5FDEADCC" w14:textId="66736AF9" w:rsidR="000620B9" w:rsidRPr="000620B9" w:rsidRDefault="000620B9" w:rsidP="000620B9">
            <w:pPr>
              <w:pStyle w:val="BodyText"/>
              <w:rPr>
                <w:rFonts w:ascii="Calibri Light" w:hAnsi="Calibri Light" w:cs="Calibri Light"/>
                <w:b/>
                <w:bCs/>
                <w:color w:val="FFFFFF" w:themeColor="background1"/>
                <w:sz w:val="18"/>
                <w:szCs w:val="18"/>
                <w:lang w:val="it-IT"/>
                <w:rPrChange w:id="326" w:author="Boles, Giorgio" w:date="2026-04-24T17:54:00Z" w16du:dateUtc="2026-04-24T15:54:00Z">
                  <w:rPr>
                    <w:rFonts w:ascii="Calibri Light" w:hAnsi="Calibri Light" w:cs="Calibri Light"/>
                    <w:b/>
                    <w:bCs/>
                    <w:color w:val="FFFFFF" w:themeColor="background1"/>
                    <w:sz w:val="22"/>
                    <w:szCs w:val="22"/>
                    <w:lang w:val="it-IT"/>
                  </w:rPr>
                </w:rPrChange>
              </w:rPr>
            </w:pPr>
            <w:r w:rsidRPr="000620B9">
              <w:rPr>
                <w:rFonts w:ascii="Calibri Light" w:hAnsi="Calibri Light" w:cs="Calibri Light"/>
                <w:b/>
                <w:bCs/>
                <w:color w:val="FFFFFF" w:themeColor="background1"/>
                <w:sz w:val="18"/>
                <w:szCs w:val="18"/>
                <w:lang w:val="it-IT"/>
                <w:rPrChange w:id="327" w:author="Boles, Giorgio" w:date="2026-04-24T17:54:00Z" w16du:dateUtc="2026-04-24T15:54:00Z">
                  <w:rPr>
                    <w:rFonts w:ascii="Calibri Light" w:hAnsi="Calibri Light" w:cs="Calibri Light"/>
                    <w:b/>
                    <w:bCs/>
                    <w:color w:val="FFFFFF" w:themeColor="background1"/>
                    <w:sz w:val="20"/>
                    <w:szCs w:val="20"/>
                    <w:lang w:val="it-IT"/>
                  </w:rPr>
                </w:rPrChange>
              </w:rPr>
              <w:t>Data di Riferimento Prima Rilevazione</w:t>
            </w:r>
          </w:p>
        </w:tc>
        <w:tc>
          <w:tcPr>
            <w:tcW w:w="1308" w:type="dxa"/>
            <w:shd w:val="clear" w:color="auto" w:fill="1F497D" w:themeFill="text2"/>
          </w:tcPr>
          <w:p w14:paraId="7CBE4DA3" w14:textId="43F36259" w:rsidR="000620B9" w:rsidRPr="000620B9" w:rsidRDefault="000620B9" w:rsidP="000620B9">
            <w:pPr>
              <w:pStyle w:val="BodyText"/>
              <w:rPr>
                <w:rFonts w:ascii="Calibri Light" w:hAnsi="Calibri Light" w:cs="Calibri Light"/>
                <w:b/>
                <w:bCs/>
                <w:color w:val="FFFFFF" w:themeColor="background1"/>
                <w:sz w:val="18"/>
                <w:szCs w:val="18"/>
                <w:lang w:val="it-IT"/>
                <w:rPrChange w:id="328" w:author="Boles, Giorgio" w:date="2026-04-24T17:54:00Z" w16du:dateUtc="2026-04-24T15:54:00Z">
                  <w:rPr>
                    <w:rFonts w:ascii="Calibri Light" w:hAnsi="Calibri Light" w:cs="Calibri Light"/>
                    <w:b/>
                    <w:bCs/>
                    <w:color w:val="FFFFFF" w:themeColor="background1"/>
                    <w:sz w:val="22"/>
                    <w:szCs w:val="22"/>
                    <w:lang w:val="it-IT"/>
                  </w:rPr>
                </w:rPrChange>
              </w:rPr>
            </w:pPr>
            <w:del w:id="329" w:author="Boles, Giorgio" w:date="2026-04-24T12:43:00Z" w16du:dateUtc="2026-04-24T10:43:00Z">
              <w:r w:rsidRPr="000620B9" w:rsidDel="00FA4516">
                <w:rPr>
                  <w:rFonts w:ascii="Calibri Light" w:hAnsi="Calibri Light" w:cs="Calibri Light"/>
                  <w:b/>
                  <w:bCs/>
                  <w:color w:val="FFFFFF" w:themeColor="background1"/>
                  <w:sz w:val="18"/>
                  <w:szCs w:val="18"/>
                  <w:lang w:val="it-IT"/>
                  <w:rPrChange w:id="330" w:author="Boles, Giorgio" w:date="2026-04-24T17:54:00Z" w16du:dateUtc="2026-04-24T15:54:00Z">
                    <w:rPr>
                      <w:rFonts w:ascii="Calibri Light" w:hAnsi="Calibri Light" w:cs="Calibri Light"/>
                      <w:b/>
                      <w:bCs/>
                      <w:color w:val="FFFFFF" w:themeColor="background1"/>
                      <w:sz w:val="20"/>
                      <w:szCs w:val="20"/>
                      <w:lang w:val="it-IT"/>
                    </w:rPr>
                  </w:rPrChange>
                </w:rPr>
                <w:delText xml:space="preserve">Data/e di Monitoraggio </w:delText>
              </w:r>
            </w:del>
            <w:ins w:id="331" w:author="Boles, Giorgio" w:date="2026-04-24T12:43:00Z" w16du:dateUtc="2026-04-24T10:43:00Z">
              <w:r w:rsidRPr="000620B9">
                <w:rPr>
                  <w:rFonts w:ascii="Calibri Light" w:hAnsi="Calibri Light" w:cs="Calibri Light"/>
                  <w:b/>
                  <w:bCs/>
                  <w:color w:val="FFFFFF" w:themeColor="background1"/>
                  <w:sz w:val="18"/>
                  <w:szCs w:val="18"/>
                  <w:lang w:val="it-IT"/>
                  <w:rPrChange w:id="332" w:author="Boles, Giorgio" w:date="2026-04-24T17:54:00Z" w16du:dateUtc="2026-04-24T15:54:00Z">
                    <w:rPr>
                      <w:rFonts w:ascii="Calibri Light" w:hAnsi="Calibri Light" w:cs="Calibri Light"/>
                      <w:b/>
                      <w:bCs/>
                      <w:color w:val="FFFFFF" w:themeColor="background1"/>
                      <w:sz w:val="20"/>
                      <w:szCs w:val="20"/>
                      <w:lang w:val="it-IT"/>
                    </w:rPr>
                  </w:rPrChange>
                </w:rPr>
                <w:t>Scadenza Monitoraggio</w:t>
              </w:r>
            </w:ins>
          </w:p>
        </w:tc>
        <w:tc>
          <w:tcPr>
            <w:tcW w:w="1308" w:type="dxa"/>
            <w:shd w:val="clear" w:color="auto" w:fill="1F497D" w:themeFill="text2"/>
          </w:tcPr>
          <w:p w14:paraId="2BB560F3" w14:textId="48A91CDD" w:rsidR="000620B9" w:rsidRPr="000620B9" w:rsidRDefault="000620B9" w:rsidP="000620B9">
            <w:pPr>
              <w:pStyle w:val="BodyText"/>
              <w:rPr>
                <w:rFonts w:ascii="Calibri Light" w:hAnsi="Calibri Light" w:cs="Calibri Light"/>
                <w:b/>
                <w:bCs/>
                <w:color w:val="FFFFFF" w:themeColor="background1"/>
                <w:sz w:val="18"/>
                <w:szCs w:val="18"/>
                <w:lang w:val="it-IT"/>
                <w:rPrChange w:id="333" w:author="Boles, Giorgio" w:date="2026-04-24T17:54:00Z" w16du:dateUtc="2026-04-24T15:54:00Z">
                  <w:rPr>
                    <w:rFonts w:ascii="Calibri Light" w:hAnsi="Calibri Light" w:cs="Calibri Light"/>
                    <w:b/>
                    <w:bCs/>
                    <w:color w:val="FFFFFF" w:themeColor="background1"/>
                    <w:sz w:val="22"/>
                    <w:szCs w:val="22"/>
                    <w:lang w:val="it-IT"/>
                  </w:rPr>
                </w:rPrChange>
              </w:rPr>
            </w:pPr>
            <w:r w:rsidRPr="000620B9">
              <w:rPr>
                <w:rFonts w:ascii="Calibri Light" w:hAnsi="Calibri Light" w:cs="Calibri Light"/>
                <w:b/>
                <w:bCs/>
                <w:color w:val="FFFFFF" w:themeColor="background1"/>
                <w:sz w:val="18"/>
                <w:szCs w:val="18"/>
                <w:lang w:val="it-IT"/>
                <w:rPrChange w:id="334" w:author="Boles, Giorgio" w:date="2026-04-24T17:54:00Z" w16du:dateUtc="2026-04-24T15:54:00Z">
                  <w:rPr>
                    <w:rFonts w:ascii="Calibri Light" w:hAnsi="Calibri Light" w:cs="Calibri Light"/>
                    <w:b/>
                    <w:bCs/>
                    <w:color w:val="FFFFFF" w:themeColor="background1"/>
                    <w:sz w:val="20"/>
                    <w:szCs w:val="20"/>
                    <w:lang w:val="it-IT"/>
                  </w:rPr>
                </w:rPrChange>
              </w:rPr>
              <w:t>Periodicità di Monitoraggio</w:t>
            </w:r>
          </w:p>
        </w:tc>
        <w:tc>
          <w:tcPr>
            <w:tcW w:w="986" w:type="dxa"/>
            <w:shd w:val="clear" w:color="auto" w:fill="1F497D" w:themeFill="text2"/>
          </w:tcPr>
          <w:p w14:paraId="68551222" w14:textId="15E589DF" w:rsidR="000620B9" w:rsidRPr="000620B9" w:rsidRDefault="000620B9" w:rsidP="000620B9">
            <w:pPr>
              <w:pStyle w:val="BodyText"/>
              <w:rPr>
                <w:rFonts w:ascii="Calibri Light" w:hAnsi="Calibri Light" w:cs="Calibri Light"/>
                <w:b/>
                <w:bCs/>
                <w:color w:val="FFFFFF" w:themeColor="background1"/>
                <w:sz w:val="18"/>
                <w:szCs w:val="18"/>
                <w:lang w:val="it-IT"/>
                <w:rPrChange w:id="335" w:author="Boles, Giorgio" w:date="2026-04-24T17:54:00Z" w16du:dateUtc="2026-04-24T15:54:00Z">
                  <w:rPr>
                    <w:rFonts w:ascii="Calibri Light" w:hAnsi="Calibri Light" w:cs="Calibri Light"/>
                    <w:b/>
                    <w:bCs/>
                    <w:color w:val="FFFFFF" w:themeColor="background1"/>
                    <w:sz w:val="22"/>
                    <w:szCs w:val="22"/>
                    <w:lang w:val="it-IT"/>
                  </w:rPr>
                </w:rPrChange>
              </w:rPr>
            </w:pPr>
            <w:r w:rsidRPr="000620B9">
              <w:rPr>
                <w:rFonts w:ascii="Calibri Light" w:hAnsi="Calibri Light" w:cs="Calibri Light"/>
                <w:b/>
                <w:bCs/>
                <w:color w:val="FFFFFF" w:themeColor="background1"/>
                <w:sz w:val="18"/>
                <w:szCs w:val="18"/>
                <w:lang w:val="it-IT"/>
                <w:rPrChange w:id="336" w:author="Boles, Giorgio" w:date="2026-04-24T17:54:00Z" w16du:dateUtc="2026-04-24T15:54:00Z">
                  <w:rPr>
                    <w:rFonts w:ascii="Calibri Light" w:hAnsi="Calibri Light" w:cs="Calibri Light"/>
                    <w:b/>
                    <w:bCs/>
                    <w:color w:val="FFFFFF" w:themeColor="background1"/>
                    <w:sz w:val="20"/>
                    <w:szCs w:val="20"/>
                    <w:lang w:val="it-IT"/>
                  </w:rPr>
                </w:rPrChange>
              </w:rPr>
              <w:t>Valore Covenant Fisso (segno)</w:t>
            </w:r>
          </w:p>
        </w:tc>
        <w:tc>
          <w:tcPr>
            <w:tcW w:w="996" w:type="dxa"/>
            <w:shd w:val="clear" w:color="auto" w:fill="1F497D" w:themeFill="text2"/>
          </w:tcPr>
          <w:p w14:paraId="22A5839C" w14:textId="33FC69B3" w:rsidR="000620B9" w:rsidRPr="000620B9" w:rsidRDefault="000620B9" w:rsidP="000620B9">
            <w:pPr>
              <w:pStyle w:val="BodyText"/>
              <w:rPr>
                <w:rFonts w:ascii="Calibri Light" w:hAnsi="Calibri Light" w:cs="Calibri Light"/>
                <w:b/>
                <w:bCs/>
                <w:color w:val="FFFFFF" w:themeColor="background1"/>
                <w:sz w:val="18"/>
                <w:szCs w:val="18"/>
                <w:lang w:val="it-IT"/>
                <w:rPrChange w:id="337" w:author="Boles, Giorgio" w:date="2026-04-24T17:54:00Z" w16du:dateUtc="2026-04-24T15:54:00Z">
                  <w:rPr>
                    <w:rFonts w:ascii="Calibri Light" w:hAnsi="Calibri Light" w:cs="Calibri Light"/>
                    <w:b/>
                    <w:bCs/>
                    <w:color w:val="FFFFFF" w:themeColor="background1"/>
                    <w:sz w:val="22"/>
                    <w:szCs w:val="22"/>
                    <w:lang w:val="it-IT"/>
                  </w:rPr>
                </w:rPrChange>
              </w:rPr>
            </w:pPr>
            <w:r w:rsidRPr="000620B9">
              <w:rPr>
                <w:rFonts w:ascii="Calibri Light" w:hAnsi="Calibri Light" w:cs="Calibri Light"/>
                <w:b/>
                <w:bCs/>
                <w:color w:val="FFFFFF" w:themeColor="background1"/>
                <w:sz w:val="18"/>
                <w:szCs w:val="18"/>
                <w:lang w:val="it-IT"/>
                <w:rPrChange w:id="338" w:author="Boles, Giorgio" w:date="2026-04-24T17:54:00Z" w16du:dateUtc="2026-04-24T15:54:00Z">
                  <w:rPr>
                    <w:rFonts w:ascii="Calibri Light" w:hAnsi="Calibri Light" w:cs="Calibri Light"/>
                    <w:b/>
                    <w:bCs/>
                    <w:color w:val="FFFFFF" w:themeColor="background1"/>
                    <w:sz w:val="20"/>
                    <w:szCs w:val="20"/>
                    <w:lang w:val="it-IT"/>
                  </w:rPr>
                </w:rPrChange>
              </w:rPr>
              <w:t>Valore Covenant Fisso (valore effettivo)</w:t>
            </w:r>
          </w:p>
        </w:tc>
        <w:tc>
          <w:tcPr>
            <w:tcW w:w="983" w:type="dxa"/>
            <w:shd w:val="clear" w:color="auto" w:fill="1F497D" w:themeFill="text2"/>
          </w:tcPr>
          <w:p w14:paraId="154AF38F" w14:textId="715B5ED2" w:rsidR="000620B9" w:rsidRPr="000620B9" w:rsidRDefault="000620B9" w:rsidP="000620B9">
            <w:pPr>
              <w:pStyle w:val="BodyText"/>
              <w:rPr>
                <w:rFonts w:ascii="Calibri Light" w:hAnsi="Calibri Light" w:cs="Calibri Light"/>
                <w:b/>
                <w:bCs/>
                <w:color w:val="FFFFFF" w:themeColor="background1"/>
                <w:sz w:val="18"/>
                <w:szCs w:val="18"/>
                <w:lang w:val="it-IT"/>
                <w:rPrChange w:id="339" w:author="Boles, Giorgio" w:date="2026-04-24T17:54:00Z" w16du:dateUtc="2026-04-24T15:54:00Z">
                  <w:rPr>
                    <w:rFonts w:ascii="Calibri Light" w:hAnsi="Calibri Light" w:cs="Calibri Light"/>
                    <w:b/>
                    <w:bCs/>
                    <w:color w:val="FFFFFF" w:themeColor="background1"/>
                    <w:sz w:val="20"/>
                    <w:szCs w:val="20"/>
                    <w:lang w:val="it-IT"/>
                  </w:rPr>
                </w:rPrChange>
              </w:rPr>
            </w:pPr>
            <w:r w:rsidRPr="000620B9">
              <w:rPr>
                <w:rFonts w:ascii="Calibri Light" w:hAnsi="Calibri Light" w:cs="Calibri Light"/>
                <w:b/>
                <w:bCs/>
                <w:color w:val="FFFFFF" w:themeColor="background1"/>
                <w:sz w:val="18"/>
                <w:szCs w:val="18"/>
                <w:lang w:val="it-IT"/>
                <w:rPrChange w:id="340" w:author="Boles, Giorgio" w:date="2026-04-24T17:54:00Z" w16du:dateUtc="2026-04-24T15:54:00Z">
                  <w:rPr>
                    <w:rFonts w:ascii="Calibri Light" w:hAnsi="Calibri Light" w:cs="Calibri Light"/>
                    <w:b/>
                    <w:bCs/>
                    <w:color w:val="FFFFFF" w:themeColor="background1"/>
                    <w:sz w:val="20"/>
                    <w:szCs w:val="20"/>
                    <w:lang w:val="it-IT"/>
                  </w:rPr>
                </w:rPrChange>
              </w:rPr>
              <w:t>Covenant Variabile (Si/No)</w:t>
            </w:r>
          </w:p>
        </w:tc>
      </w:tr>
      <w:tr w:rsidR="000620B9" w14:paraId="64EA6692" w14:textId="55C686F6" w:rsidTr="0022680C">
        <w:tc>
          <w:tcPr>
            <w:tcW w:w="1417" w:type="dxa"/>
          </w:tcPr>
          <w:p w14:paraId="793D2F85" w14:textId="62B7E70C" w:rsidR="000620B9" w:rsidRPr="00B436E2" w:rsidRDefault="000620B9" w:rsidP="000620B9">
            <w:pPr>
              <w:pStyle w:val="BodyText"/>
              <w:rPr>
                <w:rFonts w:ascii="Calibri Light" w:hAnsi="Calibri Light" w:cs="Calibri Light"/>
                <w:sz w:val="18"/>
                <w:szCs w:val="18"/>
                <w:lang w:val="it-IT"/>
              </w:rPr>
            </w:pPr>
            <w:r>
              <w:rPr>
                <w:rFonts w:ascii="Calibri Light" w:hAnsi="Calibri Light" w:cs="Calibri Light"/>
                <w:sz w:val="18"/>
                <w:szCs w:val="18"/>
                <w:lang w:val="it-IT"/>
              </w:rPr>
              <w:t>P1C2M1</w:t>
            </w:r>
          </w:p>
        </w:tc>
        <w:tc>
          <w:tcPr>
            <w:tcW w:w="993" w:type="dxa"/>
          </w:tcPr>
          <w:p w14:paraId="3B54F4A2" w14:textId="0D334D0C" w:rsidR="000620B9" w:rsidRPr="00B436E2" w:rsidRDefault="000620B9" w:rsidP="000620B9">
            <w:pPr>
              <w:pStyle w:val="BodyText"/>
              <w:rPr>
                <w:rFonts w:ascii="Calibri Light" w:hAnsi="Calibri Light" w:cs="Calibri Light"/>
                <w:sz w:val="18"/>
                <w:szCs w:val="18"/>
                <w:lang w:val="it-IT"/>
              </w:rPr>
            </w:pPr>
            <w:r>
              <w:rPr>
                <w:rFonts w:ascii="Calibri Light" w:hAnsi="Calibri Light" w:cs="Calibri Light"/>
                <w:sz w:val="18"/>
                <w:szCs w:val="18"/>
                <w:lang w:val="it-IT"/>
              </w:rPr>
              <w:t>Loan to Value</w:t>
            </w:r>
          </w:p>
        </w:tc>
        <w:tc>
          <w:tcPr>
            <w:tcW w:w="599" w:type="dxa"/>
          </w:tcPr>
          <w:p w14:paraId="40A91B86" w14:textId="77777777" w:rsidR="000620B9" w:rsidRPr="00B436E2" w:rsidRDefault="000620B9" w:rsidP="000620B9">
            <w:pPr>
              <w:pStyle w:val="BodyText"/>
              <w:rPr>
                <w:rFonts w:ascii="Calibri Light" w:hAnsi="Calibri Light" w:cs="Calibri Light"/>
                <w:sz w:val="18"/>
                <w:szCs w:val="18"/>
                <w:lang w:val="it-IT"/>
              </w:rPr>
            </w:pPr>
          </w:p>
        </w:tc>
        <w:tc>
          <w:tcPr>
            <w:tcW w:w="1173" w:type="dxa"/>
          </w:tcPr>
          <w:p w14:paraId="4539B34F" w14:textId="5ADF3961" w:rsidR="000620B9" w:rsidRPr="00B436E2" w:rsidRDefault="000620B9" w:rsidP="000620B9">
            <w:pPr>
              <w:pStyle w:val="BodyText"/>
              <w:rPr>
                <w:rFonts w:ascii="Calibri Light" w:hAnsi="Calibri Light" w:cs="Calibri Light"/>
                <w:sz w:val="18"/>
                <w:szCs w:val="18"/>
                <w:lang w:val="it-IT"/>
              </w:rPr>
            </w:pPr>
            <w:r w:rsidRPr="00B436E2">
              <w:rPr>
                <w:rFonts w:ascii="Calibri Light" w:hAnsi="Calibri Light" w:cs="Calibri Light"/>
                <w:sz w:val="18"/>
                <w:szCs w:val="18"/>
                <w:lang w:val="it-IT"/>
              </w:rPr>
              <w:t>31/03/2026</w:t>
            </w:r>
          </w:p>
        </w:tc>
        <w:tc>
          <w:tcPr>
            <w:tcW w:w="1308" w:type="dxa"/>
          </w:tcPr>
          <w:p w14:paraId="51A0A9FA" w14:textId="77777777" w:rsidR="000620B9" w:rsidRPr="00B436E2" w:rsidRDefault="000620B9" w:rsidP="000620B9">
            <w:pPr>
              <w:pStyle w:val="BodyText"/>
              <w:rPr>
                <w:rFonts w:ascii="Calibri Light" w:hAnsi="Calibri Light" w:cs="Calibri Light"/>
                <w:sz w:val="18"/>
                <w:szCs w:val="18"/>
                <w:lang w:val="it-IT"/>
              </w:rPr>
            </w:pPr>
            <w:r w:rsidRPr="00B436E2">
              <w:rPr>
                <w:rFonts w:ascii="Calibri Light" w:hAnsi="Calibri Light" w:cs="Calibri Light"/>
                <w:sz w:val="18"/>
                <w:szCs w:val="18"/>
                <w:lang w:val="it-IT"/>
              </w:rPr>
              <w:t>30/06/2026</w:t>
            </w:r>
          </w:p>
        </w:tc>
        <w:tc>
          <w:tcPr>
            <w:tcW w:w="1308" w:type="dxa"/>
          </w:tcPr>
          <w:p w14:paraId="1BA5B237" w14:textId="77777777" w:rsidR="000620B9" w:rsidRPr="00B436E2" w:rsidRDefault="000620B9" w:rsidP="000620B9">
            <w:pPr>
              <w:pStyle w:val="BodyText"/>
              <w:rPr>
                <w:rFonts w:ascii="Calibri Light" w:hAnsi="Calibri Light" w:cs="Calibri Light"/>
                <w:sz w:val="18"/>
                <w:szCs w:val="18"/>
                <w:lang w:val="it-IT"/>
              </w:rPr>
            </w:pPr>
            <w:r w:rsidRPr="00B436E2">
              <w:rPr>
                <w:rFonts w:ascii="Calibri Light" w:hAnsi="Calibri Light" w:cs="Calibri Light"/>
                <w:sz w:val="18"/>
                <w:szCs w:val="18"/>
                <w:lang w:val="it-IT"/>
              </w:rPr>
              <w:t>Annuale</w:t>
            </w:r>
          </w:p>
        </w:tc>
        <w:tc>
          <w:tcPr>
            <w:tcW w:w="986" w:type="dxa"/>
          </w:tcPr>
          <w:p w14:paraId="3EB2AC04" w14:textId="105CDE50" w:rsidR="000620B9" w:rsidRPr="00B436E2" w:rsidRDefault="000620B9" w:rsidP="000620B9">
            <w:pPr>
              <w:pStyle w:val="BodyText"/>
              <w:rPr>
                <w:rFonts w:ascii="Calibri Light" w:hAnsi="Calibri Light" w:cs="Calibri Light"/>
                <w:sz w:val="18"/>
                <w:szCs w:val="18"/>
                <w:lang w:val="it-IT"/>
              </w:rPr>
            </w:pPr>
            <w:r>
              <w:rPr>
                <w:rFonts w:ascii="Calibri Light" w:hAnsi="Calibri Light" w:cs="Calibri Light"/>
                <w:sz w:val="18"/>
                <w:szCs w:val="18"/>
                <w:lang w:val="it-IT"/>
              </w:rPr>
              <w:t>&lt;</w:t>
            </w:r>
          </w:p>
        </w:tc>
        <w:tc>
          <w:tcPr>
            <w:tcW w:w="996" w:type="dxa"/>
          </w:tcPr>
          <w:p w14:paraId="677DEC98" w14:textId="283D7B7B" w:rsidR="000620B9" w:rsidRPr="00B436E2" w:rsidRDefault="000620B9" w:rsidP="000620B9">
            <w:pPr>
              <w:pStyle w:val="BodyText"/>
              <w:rPr>
                <w:rFonts w:ascii="Calibri Light" w:hAnsi="Calibri Light" w:cs="Calibri Light"/>
                <w:sz w:val="18"/>
                <w:szCs w:val="18"/>
                <w:lang w:val="it-IT"/>
              </w:rPr>
            </w:pPr>
            <w:r>
              <w:rPr>
                <w:rFonts w:ascii="Calibri Light" w:hAnsi="Calibri Light" w:cs="Calibri Light"/>
                <w:sz w:val="18"/>
                <w:szCs w:val="18"/>
                <w:lang w:val="it-IT"/>
              </w:rPr>
              <w:t>5%</w:t>
            </w:r>
          </w:p>
        </w:tc>
        <w:tc>
          <w:tcPr>
            <w:tcW w:w="983" w:type="dxa"/>
          </w:tcPr>
          <w:p w14:paraId="3C346EDF" w14:textId="429BD6F9" w:rsidR="000620B9" w:rsidRPr="00B436E2" w:rsidRDefault="000620B9" w:rsidP="000620B9">
            <w:pPr>
              <w:pStyle w:val="BodyText"/>
              <w:rPr>
                <w:rFonts w:ascii="Calibri Light" w:hAnsi="Calibri Light" w:cs="Calibri Light"/>
                <w:sz w:val="18"/>
                <w:szCs w:val="18"/>
                <w:lang w:val="it-IT"/>
              </w:rPr>
            </w:pPr>
            <w:r w:rsidRPr="00EC651D">
              <w:rPr>
                <w:rFonts w:ascii="Calibri Light" w:hAnsi="Calibri Light" w:cs="Calibri Light"/>
                <w:sz w:val="18"/>
                <w:szCs w:val="18"/>
                <w:lang w:val="it-IT"/>
              </w:rPr>
              <w:t>NO</w:t>
            </w:r>
          </w:p>
        </w:tc>
      </w:tr>
      <w:tr w:rsidR="000620B9" w14:paraId="6BD99396" w14:textId="026807CC" w:rsidTr="0022680C">
        <w:tc>
          <w:tcPr>
            <w:tcW w:w="1417" w:type="dxa"/>
          </w:tcPr>
          <w:p w14:paraId="0F6DE9B3" w14:textId="3EDD0D79" w:rsidR="000620B9" w:rsidRPr="00B436E2" w:rsidRDefault="000620B9" w:rsidP="000620B9">
            <w:pPr>
              <w:pStyle w:val="BodyText"/>
              <w:rPr>
                <w:rFonts w:ascii="Calibri Light" w:hAnsi="Calibri Light" w:cs="Calibri Light"/>
                <w:sz w:val="18"/>
                <w:szCs w:val="18"/>
                <w:lang w:val="it-IT"/>
              </w:rPr>
            </w:pPr>
            <w:r>
              <w:rPr>
                <w:rFonts w:ascii="Calibri Light" w:hAnsi="Calibri Light" w:cs="Calibri Light"/>
                <w:sz w:val="18"/>
                <w:szCs w:val="18"/>
                <w:lang w:val="it-IT"/>
              </w:rPr>
              <w:t>P1C2M2</w:t>
            </w:r>
          </w:p>
        </w:tc>
        <w:tc>
          <w:tcPr>
            <w:tcW w:w="993" w:type="dxa"/>
          </w:tcPr>
          <w:p w14:paraId="06AB38C5" w14:textId="47E9CA37" w:rsidR="000620B9" w:rsidRPr="00B436E2" w:rsidRDefault="000620B9" w:rsidP="000620B9">
            <w:pPr>
              <w:pStyle w:val="BodyText"/>
              <w:rPr>
                <w:rFonts w:ascii="Calibri Light" w:hAnsi="Calibri Light" w:cs="Calibri Light"/>
                <w:sz w:val="18"/>
                <w:szCs w:val="18"/>
                <w:lang w:val="it-IT"/>
              </w:rPr>
            </w:pPr>
            <w:r>
              <w:rPr>
                <w:rFonts w:ascii="Calibri Light" w:hAnsi="Calibri Light" w:cs="Calibri Light"/>
                <w:sz w:val="18"/>
                <w:szCs w:val="18"/>
                <w:lang w:val="it-IT"/>
              </w:rPr>
              <w:t>Loan to Value</w:t>
            </w:r>
          </w:p>
        </w:tc>
        <w:tc>
          <w:tcPr>
            <w:tcW w:w="599" w:type="dxa"/>
          </w:tcPr>
          <w:p w14:paraId="1077B601" w14:textId="77777777" w:rsidR="000620B9" w:rsidRPr="00B436E2" w:rsidRDefault="000620B9" w:rsidP="000620B9">
            <w:pPr>
              <w:pStyle w:val="BodyText"/>
              <w:rPr>
                <w:rFonts w:ascii="Calibri Light" w:hAnsi="Calibri Light" w:cs="Calibri Light"/>
                <w:sz w:val="18"/>
                <w:szCs w:val="18"/>
                <w:lang w:val="it-IT"/>
              </w:rPr>
            </w:pPr>
          </w:p>
        </w:tc>
        <w:tc>
          <w:tcPr>
            <w:tcW w:w="1173" w:type="dxa"/>
          </w:tcPr>
          <w:p w14:paraId="71AD8EA4" w14:textId="147CBD52" w:rsidR="000620B9" w:rsidRPr="00B436E2" w:rsidRDefault="000620B9" w:rsidP="000620B9">
            <w:pPr>
              <w:pStyle w:val="BodyText"/>
              <w:rPr>
                <w:rFonts w:ascii="Calibri Light" w:hAnsi="Calibri Light" w:cs="Calibri Light"/>
                <w:sz w:val="18"/>
                <w:szCs w:val="18"/>
                <w:lang w:val="it-IT"/>
              </w:rPr>
            </w:pPr>
            <w:r w:rsidRPr="00B436E2">
              <w:rPr>
                <w:rFonts w:ascii="Calibri Light" w:hAnsi="Calibri Light" w:cs="Calibri Light"/>
                <w:sz w:val="18"/>
                <w:szCs w:val="18"/>
                <w:lang w:val="it-IT"/>
              </w:rPr>
              <w:t>31/03/202</w:t>
            </w:r>
            <w:r>
              <w:rPr>
                <w:rFonts w:ascii="Calibri Light" w:hAnsi="Calibri Light" w:cs="Calibri Light"/>
                <w:sz w:val="18"/>
                <w:szCs w:val="18"/>
                <w:lang w:val="it-IT"/>
              </w:rPr>
              <w:t>7</w:t>
            </w:r>
          </w:p>
        </w:tc>
        <w:tc>
          <w:tcPr>
            <w:tcW w:w="1308" w:type="dxa"/>
          </w:tcPr>
          <w:p w14:paraId="2A4628CF" w14:textId="77777777" w:rsidR="000620B9" w:rsidRPr="00B436E2" w:rsidRDefault="000620B9" w:rsidP="000620B9">
            <w:pPr>
              <w:pStyle w:val="BodyText"/>
              <w:rPr>
                <w:rFonts w:ascii="Calibri Light" w:hAnsi="Calibri Light" w:cs="Calibri Light"/>
                <w:sz w:val="18"/>
                <w:szCs w:val="18"/>
                <w:lang w:val="it-IT"/>
              </w:rPr>
            </w:pPr>
            <w:r w:rsidRPr="00B436E2">
              <w:rPr>
                <w:rFonts w:ascii="Calibri Light" w:hAnsi="Calibri Light" w:cs="Calibri Light"/>
                <w:sz w:val="18"/>
                <w:szCs w:val="18"/>
                <w:lang w:val="it-IT"/>
              </w:rPr>
              <w:t>30/06/202</w:t>
            </w:r>
            <w:r>
              <w:rPr>
                <w:rFonts w:ascii="Calibri Light" w:hAnsi="Calibri Light" w:cs="Calibri Light"/>
                <w:sz w:val="18"/>
                <w:szCs w:val="18"/>
                <w:lang w:val="it-IT"/>
              </w:rPr>
              <w:t>7</w:t>
            </w:r>
          </w:p>
        </w:tc>
        <w:tc>
          <w:tcPr>
            <w:tcW w:w="1308" w:type="dxa"/>
          </w:tcPr>
          <w:p w14:paraId="60985128" w14:textId="77777777" w:rsidR="000620B9" w:rsidRPr="00B436E2" w:rsidRDefault="000620B9" w:rsidP="000620B9">
            <w:pPr>
              <w:pStyle w:val="BodyText"/>
              <w:rPr>
                <w:rFonts w:ascii="Calibri Light" w:hAnsi="Calibri Light" w:cs="Calibri Light"/>
                <w:sz w:val="18"/>
                <w:szCs w:val="18"/>
                <w:lang w:val="it-IT"/>
              </w:rPr>
            </w:pPr>
            <w:r w:rsidRPr="00B436E2">
              <w:rPr>
                <w:rFonts w:ascii="Calibri Light" w:hAnsi="Calibri Light" w:cs="Calibri Light"/>
                <w:sz w:val="18"/>
                <w:szCs w:val="18"/>
                <w:lang w:val="it-IT"/>
              </w:rPr>
              <w:t>Annuale</w:t>
            </w:r>
          </w:p>
        </w:tc>
        <w:tc>
          <w:tcPr>
            <w:tcW w:w="986" w:type="dxa"/>
          </w:tcPr>
          <w:p w14:paraId="4E6E6211" w14:textId="55D35FF2" w:rsidR="000620B9" w:rsidRPr="00B436E2" w:rsidRDefault="000620B9" w:rsidP="000620B9">
            <w:pPr>
              <w:pStyle w:val="BodyText"/>
              <w:rPr>
                <w:rFonts w:ascii="Calibri Light" w:hAnsi="Calibri Light" w:cs="Calibri Light"/>
                <w:sz w:val="18"/>
                <w:szCs w:val="18"/>
                <w:lang w:val="it-IT"/>
              </w:rPr>
            </w:pPr>
            <w:r>
              <w:rPr>
                <w:rFonts w:ascii="Calibri Light" w:hAnsi="Calibri Light" w:cs="Calibri Light"/>
                <w:sz w:val="18"/>
                <w:szCs w:val="18"/>
                <w:lang w:val="it-IT"/>
              </w:rPr>
              <w:t>&lt;</w:t>
            </w:r>
          </w:p>
        </w:tc>
        <w:tc>
          <w:tcPr>
            <w:tcW w:w="996" w:type="dxa"/>
          </w:tcPr>
          <w:p w14:paraId="7BB50DA6" w14:textId="174B1F15" w:rsidR="000620B9" w:rsidRPr="00B436E2" w:rsidRDefault="000620B9" w:rsidP="000620B9">
            <w:pPr>
              <w:pStyle w:val="BodyText"/>
              <w:rPr>
                <w:rFonts w:ascii="Calibri Light" w:hAnsi="Calibri Light" w:cs="Calibri Light"/>
                <w:sz w:val="18"/>
                <w:szCs w:val="18"/>
                <w:lang w:val="it-IT"/>
              </w:rPr>
            </w:pPr>
            <w:r>
              <w:rPr>
                <w:rFonts w:ascii="Calibri Light" w:hAnsi="Calibri Light" w:cs="Calibri Light"/>
                <w:sz w:val="18"/>
                <w:szCs w:val="18"/>
                <w:lang w:val="it-IT"/>
              </w:rPr>
              <w:t>5%</w:t>
            </w:r>
          </w:p>
        </w:tc>
        <w:tc>
          <w:tcPr>
            <w:tcW w:w="983" w:type="dxa"/>
          </w:tcPr>
          <w:p w14:paraId="6BFFC891" w14:textId="6F92E320" w:rsidR="000620B9" w:rsidRPr="00B436E2" w:rsidRDefault="000620B9" w:rsidP="000620B9">
            <w:pPr>
              <w:pStyle w:val="BodyText"/>
              <w:rPr>
                <w:rFonts w:ascii="Calibri Light" w:hAnsi="Calibri Light" w:cs="Calibri Light"/>
                <w:sz w:val="18"/>
                <w:szCs w:val="18"/>
                <w:lang w:val="it-IT"/>
              </w:rPr>
            </w:pPr>
            <w:r w:rsidRPr="00EC651D">
              <w:rPr>
                <w:rFonts w:ascii="Calibri Light" w:hAnsi="Calibri Light" w:cs="Calibri Light"/>
                <w:sz w:val="18"/>
                <w:szCs w:val="18"/>
                <w:lang w:val="it-IT"/>
              </w:rPr>
              <w:t>NO</w:t>
            </w:r>
          </w:p>
        </w:tc>
      </w:tr>
      <w:tr w:rsidR="000620B9" w14:paraId="6E05D54E" w14:textId="63507121" w:rsidTr="0022680C">
        <w:tc>
          <w:tcPr>
            <w:tcW w:w="1417" w:type="dxa"/>
          </w:tcPr>
          <w:p w14:paraId="14FFCC1E" w14:textId="4F808BA9" w:rsidR="000620B9" w:rsidRPr="00B436E2" w:rsidRDefault="000620B9" w:rsidP="000620B9">
            <w:pPr>
              <w:pStyle w:val="BodyText"/>
              <w:rPr>
                <w:rFonts w:ascii="Calibri Light" w:hAnsi="Calibri Light" w:cs="Calibri Light"/>
                <w:sz w:val="18"/>
                <w:szCs w:val="18"/>
                <w:lang w:val="it-IT"/>
              </w:rPr>
            </w:pPr>
            <w:r>
              <w:rPr>
                <w:rFonts w:ascii="Calibri Light" w:hAnsi="Calibri Light" w:cs="Calibri Light"/>
                <w:sz w:val="18"/>
                <w:szCs w:val="18"/>
                <w:lang w:val="it-IT"/>
              </w:rPr>
              <w:t>P1C2M3</w:t>
            </w:r>
          </w:p>
        </w:tc>
        <w:tc>
          <w:tcPr>
            <w:tcW w:w="993" w:type="dxa"/>
          </w:tcPr>
          <w:p w14:paraId="344660A8" w14:textId="583972BF" w:rsidR="000620B9" w:rsidRPr="00B436E2" w:rsidRDefault="000620B9" w:rsidP="000620B9">
            <w:pPr>
              <w:pStyle w:val="BodyText"/>
              <w:rPr>
                <w:rFonts w:ascii="Calibri Light" w:hAnsi="Calibri Light" w:cs="Calibri Light"/>
                <w:sz w:val="18"/>
                <w:szCs w:val="18"/>
                <w:lang w:val="it-IT"/>
              </w:rPr>
            </w:pPr>
            <w:r>
              <w:rPr>
                <w:rFonts w:ascii="Calibri Light" w:hAnsi="Calibri Light" w:cs="Calibri Light"/>
                <w:sz w:val="18"/>
                <w:szCs w:val="18"/>
                <w:lang w:val="it-IT"/>
              </w:rPr>
              <w:t>Loan to Value</w:t>
            </w:r>
          </w:p>
        </w:tc>
        <w:tc>
          <w:tcPr>
            <w:tcW w:w="599" w:type="dxa"/>
          </w:tcPr>
          <w:p w14:paraId="705913DA" w14:textId="77777777" w:rsidR="000620B9" w:rsidRPr="00B436E2" w:rsidRDefault="000620B9" w:rsidP="000620B9">
            <w:pPr>
              <w:pStyle w:val="BodyText"/>
              <w:rPr>
                <w:rFonts w:ascii="Calibri Light" w:hAnsi="Calibri Light" w:cs="Calibri Light"/>
                <w:sz w:val="18"/>
                <w:szCs w:val="18"/>
                <w:lang w:val="it-IT"/>
              </w:rPr>
            </w:pPr>
          </w:p>
        </w:tc>
        <w:tc>
          <w:tcPr>
            <w:tcW w:w="1173" w:type="dxa"/>
          </w:tcPr>
          <w:p w14:paraId="0AF6EAFF" w14:textId="110E6583" w:rsidR="000620B9" w:rsidRPr="00B436E2" w:rsidRDefault="000620B9" w:rsidP="000620B9">
            <w:pPr>
              <w:pStyle w:val="BodyText"/>
              <w:rPr>
                <w:rFonts w:ascii="Calibri Light" w:hAnsi="Calibri Light" w:cs="Calibri Light"/>
                <w:sz w:val="18"/>
                <w:szCs w:val="18"/>
                <w:lang w:val="it-IT"/>
              </w:rPr>
            </w:pPr>
            <w:r w:rsidRPr="00B436E2">
              <w:rPr>
                <w:rFonts w:ascii="Calibri Light" w:hAnsi="Calibri Light" w:cs="Calibri Light"/>
                <w:sz w:val="18"/>
                <w:szCs w:val="18"/>
                <w:lang w:val="it-IT"/>
              </w:rPr>
              <w:t>31/03/202</w:t>
            </w:r>
            <w:r>
              <w:rPr>
                <w:rFonts w:ascii="Calibri Light" w:hAnsi="Calibri Light" w:cs="Calibri Light"/>
                <w:sz w:val="18"/>
                <w:szCs w:val="18"/>
                <w:lang w:val="it-IT"/>
              </w:rPr>
              <w:t>8</w:t>
            </w:r>
          </w:p>
        </w:tc>
        <w:tc>
          <w:tcPr>
            <w:tcW w:w="1308" w:type="dxa"/>
          </w:tcPr>
          <w:p w14:paraId="3DA1E392" w14:textId="77777777" w:rsidR="000620B9" w:rsidRPr="00B436E2" w:rsidRDefault="000620B9" w:rsidP="000620B9">
            <w:pPr>
              <w:pStyle w:val="BodyText"/>
              <w:rPr>
                <w:rFonts w:ascii="Calibri Light" w:hAnsi="Calibri Light" w:cs="Calibri Light"/>
                <w:sz w:val="18"/>
                <w:szCs w:val="18"/>
                <w:lang w:val="it-IT"/>
              </w:rPr>
            </w:pPr>
            <w:r w:rsidRPr="00B436E2">
              <w:rPr>
                <w:rFonts w:ascii="Calibri Light" w:hAnsi="Calibri Light" w:cs="Calibri Light"/>
                <w:sz w:val="18"/>
                <w:szCs w:val="18"/>
                <w:lang w:val="it-IT"/>
              </w:rPr>
              <w:t>30/06/202</w:t>
            </w:r>
            <w:r>
              <w:rPr>
                <w:rFonts w:ascii="Calibri Light" w:hAnsi="Calibri Light" w:cs="Calibri Light"/>
                <w:sz w:val="18"/>
                <w:szCs w:val="18"/>
                <w:lang w:val="it-IT"/>
              </w:rPr>
              <w:t>8</w:t>
            </w:r>
          </w:p>
        </w:tc>
        <w:tc>
          <w:tcPr>
            <w:tcW w:w="1308" w:type="dxa"/>
          </w:tcPr>
          <w:p w14:paraId="06A434F4" w14:textId="77777777" w:rsidR="000620B9" w:rsidRPr="00B436E2" w:rsidRDefault="000620B9" w:rsidP="000620B9">
            <w:pPr>
              <w:pStyle w:val="BodyText"/>
              <w:rPr>
                <w:rFonts w:ascii="Calibri Light" w:hAnsi="Calibri Light" w:cs="Calibri Light"/>
                <w:sz w:val="18"/>
                <w:szCs w:val="18"/>
                <w:lang w:val="it-IT"/>
              </w:rPr>
            </w:pPr>
            <w:r w:rsidRPr="00B436E2">
              <w:rPr>
                <w:rFonts w:ascii="Calibri Light" w:hAnsi="Calibri Light" w:cs="Calibri Light"/>
                <w:sz w:val="18"/>
                <w:szCs w:val="18"/>
                <w:lang w:val="it-IT"/>
              </w:rPr>
              <w:t>Annuale</w:t>
            </w:r>
          </w:p>
        </w:tc>
        <w:tc>
          <w:tcPr>
            <w:tcW w:w="986" w:type="dxa"/>
          </w:tcPr>
          <w:p w14:paraId="6490311B" w14:textId="2B430558" w:rsidR="000620B9" w:rsidRPr="00B436E2" w:rsidRDefault="000620B9" w:rsidP="000620B9">
            <w:pPr>
              <w:pStyle w:val="BodyText"/>
              <w:rPr>
                <w:rFonts w:ascii="Calibri Light" w:hAnsi="Calibri Light" w:cs="Calibri Light"/>
                <w:sz w:val="18"/>
                <w:szCs w:val="18"/>
                <w:lang w:val="it-IT"/>
              </w:rPr>
            </w:pPr>
            <w:r>
              <w:rPr>
                <w:rFonts w:ascii="Calibri Light" w:hAnsi="Calibri Light" w:cs="Calibri Light"/>
                <w:sz w:val="18"/>
                <w:szCs w:val="18"/>
                <w:lang w:val="it-IT"/>
              </w:rPr>
              <w:t>&lt;</w:t>
            </w:r>
          </w:p>
        </w:tc>
        <w:tc>
          <w:tcPr>
            <w:tcW w:w="996" w:type="dxa"/>
          </w:tcPr>
          <w:p w14:paraId="0AB8C90E" w14:textId="7BB1E69D" w:rsidR="000620B9" w:rsidRPr="00B436E2" w:rsidRDefault="000620B9" w:rsidP="000620B9">
            <w:pPr>
              <w:pStyle w:val="BodyText"/>
              <w:rPr>
                <w:rFonts w:ascii="Calibri Light" w:hAnsi="Calibri Light" w:cs="Calibri Light"/>
                <w:sz w:val="18"/>
                <w:szCs w:val="18"/>
                <w:lang w:val="it-IT"/>
              </w:rPr>
            </w:pPr>
            <w:r>
              <w:rPr>
                <w:rFonts w:ascii="Calibri Light" w:hAnsi="Calibri Light" w:cs="Calibri Light"/>
                <w:sz w:val="18"/>
                <w:szCs w:val="18"/>
                <w:lang w:val="it-IT"/>
              </w:rPr>
              <w:t>5%</w:t>
            </w:r>
          </w:p>
        </w:tc>
        <w:tc>
          <w:tcPr>
            <w:tcW w:w="983" w:type="dxa"/>
          </w:tcPr>
          <w:p w14:paraId="2010EB1D" w14:textId="71202634" w:rsidR="000620B9" w:rsidRPr="00B436E2" w:rsidRDefault="000620B9" w:rsidP="000620B9">
            <w:pPr>
              <w:pStyle w:val="BodyText"/>
              <w:rPr>
                <w:rFonts w:ascii="Calibri Light" w:hAnsi="Calibri Light" w:cs="Calibri Light"/>
                <w:sz w:val="18"/>
                <w:szCs w:val="18"/>
                <w:lang w:val="it-IT"/>
              </w:rPr>
            </w:pPr>
            <w:r w:rsidRPr="00EC651D">
              <w:rPr>
                <w:rFonts w:ascii="Calibri Light" w:hAnsi="Calibri Light" w:cs="Calibri Light"/>
                <w:sz w:val="18"/>
                <w:szCs w:val="18"/>
                <w:lang w:val="it-IT"/>
              </w:rPr>
              <w:t>NO</w:t>
            </w:r>
          </w:p>
        </w:tc>
      </w:tr>
      <w:tr w:rsidR="000620B9" w14:paraId="5E2034C8" w14:textId="6B5F8937" w:rsidTr="0022680C">
        <w:tc>
          <w:tcPr>
            <w:tcW w:w="1417" w:type="dxa"/>
          </w:tcPr>
          <w:p w14:paraId="70D50C84" w14:textId="2B64BD81" w:rsidR="000620B9" w:rsidRPr="00B436E2" w:rsidRDefault="000620B9" w:rsidP="000620B9">
            <w:pPr>
              <w:pStyle w:val="BodyText"/>
              <w:rPr>
                <w:rFonts w:ascii="Calibri Light" w:hAnsi="Calibri Light" w:cs="Calibri Light"/>
                <w:sz w:val="18"/>
                <w:szCs w:val="18"/>
                <w:lang w:val="it-IT"/>
              </w:rPr>
            </w:pPr>
            <w:r>
              <w:rPr>
                <w:rFonts w:ascii="Calibri Light" w:hAnsi="Calibri Light" w:cs="Calibri Light"/>
                <w:sz w:val="18"/>
                <w:szCs w:val="18"/>
                <w:lang w:val="it-IT"/>
              </w:rPr>
              <w:t>P1C2M4</w:t>
            </w:r>
          </w:p>
        </w:tc>
        <w:tc>
          <w:tcPr>
            <w:tcW w:w="993" w:type="dxa"/>
          </w:tcPr>
          <w:p w14:paraId="384E1578" w14:textId="5FD39D8C" w:rsidR="000620B9" w:rsidRPr="00B436E2" w:rsidRDefault="000620B9" w:rsidP="000620B9">
            <w:pPr>
              <w:pStyle w:val="BodyText"/>
              <w:rPr>
                <w:rFonts w:ascii="Calibri Light" w:hAnsi="Calibri Light" w:cs="Calibri Light"/>
                <w:sz w:val="18"/>
                <w:szCs w:val="18"/>
                <w:lang w:val="it-IT"/>
              </w:rPr>
            </w:pPr>
            <w:r>
              <w:rPr>
                <w:rFonts w:ascii="Calibri Light" w:hAnsi="Calibri Light" w:cs="Calibri Light"/>
                <w:sz w:val="18"/>
                <w:szCs w:val="18"/>
                <w:lang w:val="it-IT"/>
              </w:rPr>
              <w:t>Loan to Value</w:t>
            </w:r>
          </w:p>
        </w:tc>
        <w:tc>
          <w:tcPr>
            <w:tcW w:w="599" w:type="dxa"/>
          </w:tcPr>
          <w:p w14:paraId="2D3AB941" w14:textId="77777777" w:rsidR="000620B9" w:rsidRPr="00B436E2" w:rsidRDefault="000620B9" w:rsidP="000620B9">
            <w:pPr>
              <w:pStyle w:val="BodyText"/>
              <w:rPr>
                <w:rFonts w:ascii="Calibri Light" w:hAnsi="Calibri Light" w:cs="Calibri Light"/>
                <w:sz w:val="18"/>
                <w:szCs w:val="18"/>
                <w:lang w:val="it-IT"/>
              </w:rPr>
            </w:pPr>
          </w:p>
        </w:tc>
        <w:tc>
          <w:tcPr>
            <w:tcW w:w="1173" w:type="dxa"/>
          </w:tcPr>
          <w:p w14:paraId="269A7DA1" w14:textId="3F8A06FC" w:rsidR="000620B9" w:rsidRPr="00B436E2" w:rsidRDefault="000620B9" w:rsidP="000620B9">
            <w:pPr>
              <w:pStyle w:val="BodyText"/>
              <w:rPr>
                <w:rFonts w:ascii="Calibri Light" w:hAnsi="Calibri Light" w:cs="Calibri Light"/>
                <w:sz w:val="18"/>
                <w:szCs w:val="18"/>
                <w:lang w:val="it-IT"/>
              </w:rPr>
            </w:pPr>
            <w:r w:rsidRPr="00B436E2">
              <w:rPr>
                <w:rFonts w:ascii="Calibri Light" w:hAnsi="Calibri Light" w:cs="Calibri Light"/>
                <w:sz w:val="18"/>
                <w:szCs w:val="18"/>
                <w:lang w:val="it-IT"/>
              </w:rPr>
              <w:t>31/03/202</w:t>
            </w:r>
            <w:r>
              <w:rPr>
                <w:rFonts w:ascii="Calibri Light" w:hAnsi="Calibri Light" w:cs="Calibri Light"/>
                <w:sz w:val="18"/>
                <w:szCs w:val="18"/>
                <w:lang w:val="it-IT"/>
              </w:rPr>
              <w:t>9</w:t>
            </w:r>
          </w:p>
        </w:tc>
        <w:tc>
          <w:tcPr>
            <w:tcW w:w="1308" w:type="dxa"/>
          </w:tcPr>
          <w:p w14:paraId="0FD24596" w14:textId="77777777" w:rsidR="000620B9" w:rsidRPr="00B436E2" w:rsidRDefault="000620B9" w:rsidP="000620B9">
            <w:pPr>
              <w:pStyle w:val="BodyText"/>
              <w:rPr>
                <w:rFonts w:ascii="Calibri Light" w:hAnsi="Calibri Light" w:cs="Calibri Light"/>
                <w:sz w:val="18"/>
                <w:szCs w:val="18"/>
                <w:lang w:val="it-IT"/>
              </w:rPr>
            </w:pPr>
            <w:r w:rsidRPr="00B436E2">
              <w:rPr>
                <w:rFonts w:ascii="Calibri Light" w:hAnsi="Calibri Light" w:cs="Calibri Light"/>
                <w:sz w:val="18"/>
                <w:szCs w:val="18"/>
                <w:lang w:val="it-IT"/>
              </w:rPr>
              <w:t>30/06/202</w:t>
            </w:r>
            <w:r>
              <w:rPr>
                <w:rFonts w:ascii="Calibri Light" w:hAnsi="Calibri Light" w:cs="Calibri Light"/>
                <w:sz w:val="18"/>
                <w:szCs w:val="18"/>
                <w:lang w:val="it-IT"/>
              </w:rPr>
              <w:t>9</w:t>
            </w:r>
          </w:p>
        </w:tc>
        <w:tc>
          <w:tcPr>
            <w:tcW w:w="1308" w:type="dxa"/>
          </w:tcPr>
          <w:p w14:paraId="10C43288" w14:textId="77777777" w:rsidR="000620B9" w:rsidRPr="00B436E2" w:rsidRDefault="000620B9" w:rsidP="000620B9">
            <w:pPr>
              <w:pStyle w:val="BodyText"/>
              <w:rPr>
                <w:rFonts w:ascii="Calibri Light" w:hAnsi="Calibri Light" w:cs="Calibri Light"/>
                <w:sz w:val="18"/>
                <w:szCs w:val="18"/>
                <w:lang w:val="it-IT"/>
              </w:rPr>
            </w:pPr>
            <w:r w:rsidRPr="00B436E2">
              <w:rPr>
                <w:rFonts w:ascii="Calibri Light" w:hAnsi="Calibri Light" w:cs="Calibri Light"/>
                <w:sz w:val="18"/>
                <w:szCs w:val="18"/>
                <w:lang w:val="it-IT"/>
              </w:rPr>
              <w:t>Annuale</w:t>
            </w:r>
          </w:p>
        </w:tc>
        <w:tc>
          <w:tcPr>
            <w:tcW w:w="986" w:type="dxa"/>
          </w:tcPr>
          <w:p w14:paraId="51D3573C" w14:textId="71202B14" w:rsidR="000620B9" w:rsidRPr="00B436E2" w:rsidRDefault="000620B9" w:rsidP="000620B9">
            <w:pPr>
              <w:pStyle w:val="BodyText"/>
              <w:rPr>
                <w:rFonts w:ascii="Calibri Light" w:hAnsi="Calibri Light" w:cs="Calibri Light"/>
                <w:sz w:val="18"/>
                <w:szCs w:val="18"/>
                <w:lang w:val="it-IT"/>
              </w:rPr>
            </w:pPr>
            <w:r>
              <w:rPr>
                <w:rFonts w:ascii="Calibri Light" w:hAnsi="Calibri Light" w:cs="Calibri Light"/>
                <w:sz w:val="18"/>
                <w:szCs w:val="18"/>
                <w:lang w:val="it-IT"/>
              </w:rPr>
              <w:t>&lt;</w:t>
            </w:r>
          </w:p>
        </w:tc>
        <w:tc>
          <w:tcPr>
            <w:tcW w:w="996" w:type="dxa"/>
          </w:tcPr>
          <w:p w14:paraId="33C66BBE" w14:textId="7661B7FE" w:rsidR="000620B9" w:rsidRPr="00B436E2" w:rsidRDefault="000620B9" w:rsidP="000620B9">
            <w:pPr>
              <w:pStyle w:val="BodyText"/>
              <w:rPr>
                <w:rFonts w:ascii="Calibri Light" w:hAnsi="Calibri Light" w:cs="Calibri Light"/>
                <w:sz w:val="18"/>
                <w:szCs w:val="18"/>
                <w:lang w:val="it-IT"/>
              </w:rPr>
            </w:pPr>
            <w:r>
              <w:rPr>
                <w:rFonts w:ascii="Calibri Light" w:hAnsi="Calibri Light" w:cs="Calibri Light"/>
                <w:sz w:val="18"/>
                <w:szCs w:val="18"/>
                <w:lang w:val="it-IT"/>
              </w:rPr>
              <w:t>5%</w:t>
            </w:r>
          </w:p>
        </w:tc>
        <w:tc>
          <w:tcPr>
            <w:tcW w:w="983" w:type="dxa"/>
          </w:tcPr>
          <w:p w14:paraId="4B1FE5CF" w14:textId="79668229" w:rsidR="000620B9" w:rsidRPr="00B436E2" w:rsidRDefault="000620B9" w:rsidP="000620B9">
            <w:pPr>
              <w:pStyle w:val="BodyText"/>
              <w:rPr>
                <w:rFonts w:ascii="Calibri Light" w:hAnsi="Calibri Light" w:cs="Calibri Light"/>
                <w:sz w:val="18"/>
                <w:szCs w:val="18"/>
                <w:lang w:val="it-IT"/>
              </w:rPr>
            </w:pPr>
            <w:r w:rsidRPr="00EC651D">
              <w:rPr>
                <w:rFonts w:ascii="Calibri Light" w:hAnsi="Calibri Light" w:cs="Calibri Light"/>
                <w:sz w:val="18"/>
                <w:szCs w:val="18"/>
                <w:lang w:val="it-IT"/>
              </w:rPr>
              <w:t>NO</w:t>
            </w:r>
          </w:p>
        </w:tc>
      </w:tr>
      <w:tr w:rsidR="000620B9" w14:paraId="19589A88" w14:textId="05729DEE" w:rsidTr="0022680C">
        <w:tc>
          <w:tcPr>
            <w:tcW w:w="1417" w:type="dxa"/>
          </w:tcPr>
          <w:p w14:paraId="1495D7EB" w14:textId="2DC74EAC" w:rsidR="000620B9" w:rsidRPr="00B436E2" w:rsidRDefault="000620B9" w:rsidP="000620B9">
            <w:pPr>
              <w:pStyle w:val="BodyText"/>
              <w:rPr>
                <w:rFonts w:ascii="Calibri Light" w:hAnsi="Calibri Light" w:cs="Calibri Light"/>
                <w:sz w:val="18"/>
                <w:szCs w:val="18"/>
                <w:lang w:val="it-IT"/>
              </w:rPr>
            </w:pPr>
            <w:r>
              <w:rPr>
                <w:rFonts w:ascii="Calibri Light" w:hAnsi="Calibri Light" w:cs="Calibri Light"/>
                <w:sz w:val="18"/>
                <w:szCs w:val="18"/>
                <w:lang w:val="it-IT"/>
              </w:rPr>
              <w:t>P1C2M5</w:t>
            </w:r>
          </w:p>
        </w:tc>
        <w:tc>
          <w:tcPr>
            <w:tcW w:w="993" w:type="dxa"/>
          </w:tcPr>
          <w:p w14:paraId="5388FE21" w14:textId="1A4047F0" w:rsidR="000620B9" w:rsidRPr="00B436E2" w:rsidRDefault="000620B9" w:rsidP="000620B9">
            <w:pPr>
              <w:pStyle w:val="BodyText"/>
              <w:rPr>
                <w:rFonts w:ascii="Calibri Light" w:hAnsi="Calibri Light" w:cs="Calibri Light"/>
                <w:sz w:val="18"/>
                <w:szCs w:val="18"/>
                <w:lang w:val="it-IT"/>
              </w:rPr>
            </w:pPr>
            <w:r>
              <w:rPr>
                <w:rFonts w:ascii="Calibri Light" w:hAnsi="Calibri Light" w:cs="Calibri Light"/>
                <w:sz w:val="18"/>
                <w:szCs w:val="18"/>
                <w:lang w:val="it-IT"/>
              </w:rPr>
              <w:t>Loan to Value</w:t>
            </w:r>
          </w:p>
        </w:tc>
        <w:tc>
          <w:tcPr>
            <w:tcW w:w="599" w:type="dxa"/>
          </w:tcPr>
          <w:p w14:paraId="56FD9839" w14:textId="77777777" w:rsidR="000620B9" w:rsidRPr="00B436E2" w:rsidRDefault="000620B9" w:rsidP="000620B9">
            <w:pPr>
              <w:pStyle w:val="BodyText"/>
              <w:rPr>
                <w:rFonts w:ascii="Calibri Light" w:hAnsi="Calibri Light" w:cs="Calibri Light"/>
                <w:sz w:val="18"/>
                <w:szCs w:val="18"/>
                <w:lang w:val="it-IT"/>
              </w:rPr>
            </w:pPr>
          </w:p>
        </w:tc>
        <w:tc>
          <w:tcPr>
            <w:tcW w:w="1173" w:type="dxa"/>
          </w:tcPr>
          <w:p w14:paraId="498A14D3" w14:textId="4FADBB77" w:rsidR="000620B9" w:rsidRPr="00B436E2" w:rsidRDefault="000620B9" w:rsidP="000620B9">
            <w:pPr>
              <w:pStyle w:val="BodyText"/>
              <w:rPr>
                <w:rFonts w:ascii="Calibri Light" w:hAnsi="Calibri Light" w:cs="Calibri Light"/>
                <w:sz w:val="18"/>
                <w:szCs w:val="18"/>
                <w:lang w:val="it-IT"/>
              </w:rPr>
            </w:pPr>
            <w:r w:rsidRPr="00B436E2">
              <w:rPr>
                <w:rFonts w:ascii="Calibri Light" w:hAnsi="Calibri Light" w:cs="Calibri Light"/>
                <w:sz w:val="18"/>
                <w:szCs w:val="18"/>
                <w:lang w:val="it-IT"/>
              </w:rPr>
              <w:t>31/03/20</w:t>
            </w:r>
            <w:r>
              <w:rPr>
                <w:rFonts w:ascii="Calibri Light" w:hAnsi="Calibri Light" w:cs="Calibri Light"/>
                <w:sz w:val="18"/>
                <w:szCs w:val="18"/>
                <w:lang w:val="it-IT"/>
              </w:rPr>
              <w:t>30</w:t>
            </w:r>
          </w:p>
        </w:tc>
        <w:tc>
          <w:tcPr>
            <w:tcW w:w="1308" w:type="dxa"/>
          </w:tcPr>
          <w:p w14:paraId="514DBE84" w14:textId="77777777" w:rsidR="000620B9" w:rsidRPr="00B436E2" w:rsidRDefault="000620B9" w:rsidP="000620B9">
            <w:pPr>
              <w:pStyle w:val="BodyText"/>
              <w:rPr>
                <w:rFonts w:ascii="Calibri Light" w:hAnsi="Calibri Light" w:cs="Calibri Light"/>
                <w:sz w:val="18"/>
                <w:szCs w:val="18"/>
                <w:lang w:val="it-IT"/>
              </w:rPr>
            </w:pPr>
            <w:r w:rsidRPr="00B436E2">
              <w:rPr>
                <w:rFonts w:ascii="Calibri Light" w:hAnsi="Calibri Light" w:cs="Calibri Light"/>
                <w:sz w:val="18"/>
                <w:szCs w:val="18"/>
                <w:lang w:val="it-IT"/>
              </w:rPr>
              <w:t>30/06/20</w:t>
            </w:r>
            <w:r>
              <w:rPr>
                <w:rFonts w:ascii="Calibri Light" w:hAnsi="Calibri Light" w:cs="Calibri Light"/>
                <w:sz w:val="18"/>
                <w:szCs w:val="18"/>
                <w:lang w:val="it-IT"/>
              </w:rPr>
              <w:t>30</w:t>
            </w:r>
          </w:p>
        </w:tc>
        <w:tc>
          <w:tcPr>
            <w:tcW w:w="1308" w:type="dxa"/>
          </w:tcPr>
          <w:p w14:paraId="2E929BF4" w14:textId="77777777" w:rsidR="000620B9" w:rsidRPr="00B436E2" w:rsidRDefault="000620B9" w:rsidP="000620B9">
            <w:pPr>
              <w:pStyle w:val="BodyText"/>
              <w:rPr>
                <w:rFonts w:ascii="Calibri Light" w:hAnsi="Calibri Light" w:cs="Calibri Light"/>
                <w:sz w:val="18"/>
                <w:szCs w:val="18"/>
                <w:lang w:val="it-IT"/>
              </w:rPr>
            </w:pPr>
            <w:r w:rsidRPr="00B436E2">
              <w:rPr>
                <w:rFonts w:ascii="Calibri Light" w:hAnsi="Calibri Light" w:cs="Calibri Light"/>
                <w:sz w:val="18"/>
                <w:szCs w:val="18"/>
                <w:lang w:val="it-IT"/>
              </w:rPr>
              <w:t>Annuale</w:t>
            </w:r>
          </w:p>
        </w:tc>
        <w:tc>
          <w:tcPr>
            <w:tcW w:w="986" w:type="dxa"/>
          </w:tcPr>
          <w:p w14:paraId="4975BCDA" w14:textId="3119167B" w:rsidR="000620B9" w:rsidRPr="00B436E2" w:rsidRDefault="000620B9" w:rsidP="000620B9">
            <w:pPr>
              <w:pStyle w:val="BodyText"/>
              <w:rPr>
                <w:rFonts w:ascii="Calibri Light" w:hAnsi="Calibri Light" w:cs="Calibri Light"/>
                <w:sz w:val="18"/>
                <w:szCs w:val="18"/>
                <w:lang w:val="it-IT"/>
              </w:rPr>
            </w:pPr>
            <w:r>
              <w:rPr>
                <w:rFonts w:ascii="Calibri Light" w:hAnsi="Calibri Light" w:cs="Calibri Light"/>
                <w:sz w:val="18"/>
                <w:szCs w:val="18"/>
                <w:lang w:val="it-IT"/>
              </w:rPr>
              <w:t>&lt;</w:t>
            </w:r>
          </w:p>
        </w:tc>
        <w:tc>
          <w:tcPr>
            <w:tcW w:w="996" w:type="dxa"/>
          </w:tcPr>
          <w:p w14:paraId="44DACF89" w14:textId="163DF2EF" w:rsidR="000620B9" w:rsidRPr="00B436E2" w:rsidRDefault="000620B9" w:rsidP="000620B9">
            <w:pPr>
              <w:pStyle w:val="BodyText"/>
              <w:rPr>
                <w:rFonts w:ascii="Calibri Light" w:hAnsi="Calibri Light" w:cs="Calibri Light"/>
                <w:sz w:val="18"/>
                <w:szCs w:val="18"/>
                <w:lang w:val="it-IT"/>
              </w:rPr>
            </w:pPr>
            <w:r>
              <w:rPr>
                <w:rFonts w:ascii="Calibri Light" w:hAnsi="Calibri Light" w:cs="Calibri Light"/>
                <w:sz w:val="18"/>
                <w:szCs w:val="18"/>
                <w:lang w:val="it-IT"/>
              </w:rPr>
              <w:t>5%</w:t>
            </w:r>
          </w:p>
        </w:tc>
        <w:tc>
          <w:tcPr>
            <w:tcW w:w="983" w:type="dxa"/>
          </w:tcPr>
          <w:p w14:paraId="192158A1" w14:textId="6C9C6709" w:rsidR="000620B9" w:rsidRPr="00B436E2" w:rsidRDefault="000620B9" w:rsidP="000620B9">
            <w:pPr>
              <w:pStyle w:val="BodyText"/>
              <w:rPr>
                <w:rFonts w:ascii="Calibri Light" w:hAnsi="Calibri Light" w:cs="Calibri Light"/>
                <w:sz w:val="18"/>
                <w:szCs w:val="18"/>
                <w:lang w:val="it-IT"/>
              </w:rPr>
            </w:pPr>
            <w:r w:rsidRPr="00EC651D">
              <w:rPr>
                <w:rFonts w:ascii="Calibri Light" w:hAnsi="Calibri Light" w:cs="Calibri Light"/>
                <w:sz w:val="18"/>
                <w:szCs w:val="18"/>
                <w:lang w:val="it-IT"/>
              </w:rPr>
              <w:t>NO</w:t>
            </w:r>
          </w:p>
        </w:tc>
      </w:tr>
    </w:tbl>
    <w:p w14:paraId="687F8C7A" w14:textId="5FEAECF8" w:rsidR="00DD4537" w:rsidRDefault="00DD4537" w:rsidP="00DD4537">
      <w:pPr>
        <w:pStyle w:val="BodyText"/>
        <w:ind w:left="720"/>
        <w:rPr>
          <w:rFonts w:ascii="Calibri Light" w:hAnsi="Calibri Light" w:cs="Calibri Light"/>
          <w:sz w:val="22"/>
          <w:szCs w:val="22"/>
          <w:lang w:val="it-IT"/>
        </w:rPr>
      </w:pPr>
      <w:r>
        <w:rPr>
          <w:rFonts w:ascii="Calibri Light" w:hAnsi="Calibri Light" w:cs="Calibri Light"/>
          <w:sz w:val="22"/>
          <w:szCs w:val="22"/>
          <w:lang w:val="it-IT"/>
        </w:rPr>
        <w:t xml:space="preserve">Essendo la periodicità annuale, ciascun evento di monitoraggio sarà caratterizzato dalle medesime informazioni ad eccezioni della data di riferimento e della data di scadenza che aumenteranno progressivamente per ciascun evento di monitoraggio </w:t>
      </w:r>
      <w:r w:rsidR="00D45E28">
        <w:rPr>
          <w:rFonts w:ascii="Calibri Light" w:hAnsi="Calibri Light" w:cs="Calibri Light"/>
          <w:sz w:val="22"/>
          <w:szCs w:val="22"/>
          <w:lang w:val="it-IT"/>
        </w:rPr>
        <w:t xml:space="preserve">(es. </w:t>
      </w:r>
      <w:r>
        <w:rPr>
          <w:rFonts w:ascii="Calibri Light" w:hAnsi="Calibri Light" w:cs="Calibri Light"/>
          <w:sz w:val="22"/>
          <w:szCs w:val="22"/>
          <w:lang w:val="it-IT"/>
        </w:rPr>
        <w:t>12 mesi essendo la periodicità annuale</w:t>
      </w:r>
      <w:r w:rsidR="00D45E28">
        <w:rPr>
          <w:rFonts w:ascii="Calibri Light" w:hAnsi="Calibri Light" w:cs="Calibri Light"/>
          <w:sz w:val="22"/>
          <w:szCs w:val="22"/>
          <w:lang w:val="it-IT"/>
        </w:rPr>
        <w:t>)</w:t>
      </w:r>
      <w:r>
        <w:rPr>
          <w:rFonts w:ascii="Calibri Light" w:hAnsi="Calibri Light" w:cs="Calibri Light"/>
          <w:sz w:val="22"/>
          <w:szCs w:val="22"/>
          <w:lang w:val="it-IT"/>
        </w:rPr>
        <w:t xml:space="preserve">. La periodicità potrà essere mensile, trimestrale, semestrale e annuale e pertanto ciascun evento di monitoraggio dovrà aumentare progressivamente rispettivamente di 1 mese, 3 mesi, 6 mesi e 12 mesi. L’ultimo record di monitoraggio dovrà essere registrato fino a quando la data di </w:t>
      </w:r>
      <w:r w:rsidR="009F0C07">
        <w:rPr>
          <w:rFonts w:ascii="Calibri Light" w:hAnsi="Calibri Light" w:cs="Calibri Light"/>
          <w:sz w:val="22"/>
          <w:szCs w:val="22"/>
          <w:lang w:val="it-IT"/>
        </w:rPr>
        <w:t>riferimento</w:t>
      </w:r>
      <w:r>
        <w:rPr>
          <w:rFonts w:ascii="Calibri Light" w:hAnsi="Calibri Light" w:cs="Calibri Light"/>
          <w:sz w:val="22"/>
          <w:szCs w:val="22"/>
          <w:lang w:val="it-IT"/>
        </w:rPr>
        <w:t xml:space="preserve"> del record non sia successiva </w:t>
      </w:r>
      <w:ins w:id="341" w:author="Boles, Giorgio" w:date="2026-04-23T17:00:00Z" w16du:dateUtc="2026-04-23T15:00:00Z">
        <w:r w:rsidR="002A30B6">
          <w:rPr>
            <w:rFonts w:ascii="Calibri Light" w:hAnsi="Calibri Light" w:cs="Calibri Light"/>
            <w:sz w:val="22"/>
            <w:szCs w:val="22"/>
            <w:lang w:val="it-IT"/>
          </w:rPr>
          <w:t>all</w:t>
        </w:r>
      </w:ins>
      <w:ins w:id="342" w:author="Boles, Giorgio" w:date="2026-04-23T17:01:00Z" w16du:dateUtc="2026-04-23T15:01:00Z">
        <w:r w:rsidR="002A30B6">
          <w:rPr>
            <w:rFonts w:ascii="Calibri Light" w:hAnsi="Calibri Light" w:cs="Calibri Light"/>
            <w:sz w:val="22"/>
            <w:szCs w:val="22"/>
            <w:lang w:val="it-IT"/>
          </w:rPr>
          <w:t>a Termination date</w:t>
        </w:r>
      </w:ins>
      <w:del w:id="343" w:author="Boles, Giorgio" w:date="2026-04-23T17:00:00Z" w16du:dateUtc="2026-04-23T15:00:00Z">
        <w:r w:rsidR="009F0C07">
          <w:rPr>
            <w:rFonts w:ascii="Calibri Light" w:hAnsi="Calibri Light" w:cs="Calibri Light"/>
            <w:sz w:val="22"/>
            <w:szCs w:val="22"/>
            <w:lang w:val="it-IT"/>
          </w:rPr>
          <w:delText>Closing</w:delText>
        </w:r>
      </w:del>
      <w:r>
        <w:rPr>
          <w:rFonts w:ascii="Calibri Light" w:hAnsi="Calibri Light" w:cs="Calibri Light"/>
          <w:sz w:val="22"/>
          <w:szCs w:val="22"/>
          <w:lang w:val="it-IT"/>
        </w:rPr>
        <w:t>, quando accade quest’ultimo record non dovrà essere registrato e non dovranno essere creati ulteriori eventi di monitoraggio per tale Covenant numerico.</w:t>
      </w:r>
    </w:p>
    <w:p w14:paraId="772D0C20" w14:textId="01099AAD" w:rsidR="0013195F" w:rsidRDefault="0013195F" w:rsidP="0013195F">
      <w:pPr>
        <w:pStyle w:val="BodyText"/>
        <w:ind w:left="720"/>
        <w:rPr>
          <w:rFonts w:ascii="Calibri Light" w:hAnsi="Calibri Light" w:cs="Calibri Light"/>
          <w:sz w:val="22"/>
          <w:szCs w:val="22"/>
          <w:lang w:val="it-IT"/>
        </w:rPr>
      </w:pPr>
      <w:r>
        <w:rPr>
          <w:rFonts w:ascii="Calibri Light" w:hAnsi="Calibri Light" w:cs="Calibri Light"/>
          <w:sz w:val="22"/>
          <w:szCs w:val="22"/>
          <w:lang w:val="it-IT"/>
        </w:rPr>
        <w:t xml:space="preserve">Tale requisito dovrà essere applicato anche per tutti gli altri </w:t>
      </w:r>
      <w:r w:rsidR="008A73BE">
        <w:rPr>
          <w:rFonts w:ascii="Calibri Light" w:hAnsi="Calibri Light" w:cs="Calibri Light"/>
          <w:sz w:val="22"/>
          <w:szCs w:val="22"/>
          <w:lang w:val="it-IT"/>
        </w:rPr>
        <w:t xml:space="preserve">Covenant Finanziari </w:t>
      </w:r>
      <w:r>
        <w:rPr>
          <w:rFonts w:ascii="Calibri Light" w:hAnsi="Calibri Light" w:cs="Calibri Light"/>
          <w:sz w:val="22"/>
          <w:szCs w:val="22"/>
          <w:lang w:val="it-IT"/>
        </w:rPr>
        <w:t xml:space="preserve">previsti per la pratica di censimento. </w:t>
      </w:r>
    </w:p>
    <w:p w14:paraId="6242AAAC" w14:textId="4E3371B5" w:rsidR="007D2C5C" w:rsidRDefault="007D2C5C" w:rsidP="0013195F">
      <w:pPr>
        <w:pStyle w:val="BodyText"/>
        <w:ind w:left="720"/>
        <w:rPr>
          <w:rFonts w:ascii="Calibri Light" w:hAnsi="Calibri Light" w:cs="Calibri Light"/>
          <w:sz w:val="22"/>
          <w:szCs w:val="22"/>
          <w:lang w:val="it-IT"/>
        </w:rPr>
      </w:pPr>
      <w:r>
        <w:rPr>
          <w:rFonts w:ascii="Calibri Light" w:hAnsi="Calibri Light" w:cs="Calibri Light"/>
          <w:sz w:val="22"/>
          <w:szCs w:val="22"/>
          <w:lang w:val="it-IT"/>
        </w:rPr>
        <w:t>Pertanto, la Piattaforma assocerà i seguenti ID per le pratiche di Monitoraggio:</w:t>
      </w:r>
    </w:p>
    <w:p w14:paraId="01ECA0B1" w14:textId="09922F09" w:rsidR="007D2C5C" w:rsidRDefault="007D2C5C" w:rsidP="007D2C5C">
      <w:pPr>
        <w:pStyle w:val="BodyText"/>
        <w:numPr>
          <w:ilvl w:val="0"/>
          <w:numId w:val="31"/>
        </w:numPr>
        <w:rPr>
          <w:rFonts w:ascii="Calibri Light" w:hAnsi="Calibri Light" w:cs="Calibri Light"/>
          <w:sz w:val="22"/>
          <w:szCs w:val="22"/>
          <w:lang w:val="it-IT"/>
        </w:rPr>
      </w:pPr>
      <w:r>
        <w:rPr>
          <w:rFonts w:ascii="Calibri Light" w:hAnsi="Calibri Light" w:cs="Calibri Light"/>
          <w:sz w:val="22"/>
          <w:szCs w:val="22"/>
          <w:lang w:val="it-IT"/>
        </w:rPr>
        <w:t xml:space="preserve">ID Pratica di Monitoraggio </w:t>
      </w:r>
      <w:r w:rsidRPr="007D2C5C">
        <w:rPr>
          <w:rFonts w:ascii="Calibri Light" w:hAnsi="Calibri Light" w:cs="Calibri Light"/>
          <w:sz w:val="22"/>
          <w:szCs w:val="22"/>
          <w:lang w:val="it-IT"/>
        </w:rPr>
        <w:sym w:font="Wingdings" w:char="F0E0"/>
      </w:r>
      <w:r>
        <w:rPr>
          <w:rFonts w:ascii="Calibri Light" w:hAnsi="Calibri Light" w:cs="Calibri Light"/>
          <w:sz w:val="22"/>
          <w:szCs w:val="22"/>
          <w:lang w:val="it-IT"/>
        </w:rPr>
        <w:t xml:space="preserve"> </w:t>
      </w:r>
      <w:r w:rsidR="00741F41">
        <w:rPr>
          <w:rFonts w:ascii="Calibri Light" w:hAnsi="Calibri Light" w:cs="Calibri Light"/>
          <w:sz w:val="22"/>
          <w:szCs w:val="22"/>
          <w:lang w:val="it-IT"/>
        </w:rPr>
        <w:t>Strutturato con “M”</w:t>
      </w:r>
      <w:r w:rsidR="00C31018">
        <w:rPr>
          <w:rFonts w:ascii="Calibri Light" w:hAnsi="Calibri Light" w:cs="Calibri Light"/>
          <w:sz w:val="22"/>
          <w:szCs w:val="22"/>
          <w:lang w:val="it-IT"/>
        </w:rPr>
        <w:t xml:space="preserve"> e a fianco un ID numerico che sia progressivo e identifichi ciascuna delle pratiche di monitoraggio create</w:t>
      </w:r>
    </w:p>
    <w:p w14:paraId="78BEE113" w14:textId="77777777" w:rsidR="00C31018" w:rsidRDefault="00C31018" w:rsidP="007D2C5C">
      <w:pPr>
        <w:pStyle w:val="BodyText"/>
        <w:numPr>
          <w:ilvl w:val="0"/>
          <w:numId w:val="31"/>
        </w:numPr>
        <w:rPr>
          <w:rFonts w:ascii="Calibri Light" w:hAnsi="Calibri Light" w:cs="Calibri Light"/>
          <w:sz w:val="22"/>
          <w:szCs w:val="22"/>
          <w:lang w:val="it-IT"/>
        </w:rPr>
      </w:pPr>
      <w:r w:rsidRPr="00C31018">
        <w:rPr>
          <w:rFonts w:ascii="Calibri Light" w:hAnsi="Calibri Light" w:cs="Calibri Light"/>
          <w:sz w:val="22"/>
          <w:szCs w:val="22"/>
          <w:lang w:val="it-IT"/>
        </w:rPr>
        <w:t>ID Covenant (da associare a</w:t>
      </w:r>
      <w:r>
        <w:rPr>
          <w:rFonts w:ascii="Calibri Light" w:hAnsi="Calibri Light" w:cs="Calibri Light"/>
          <w:sz w:val="22"/>
          <w:szCs w:val="22"/>
          <w:lang w:val="it-IT"/>
        </w:rPr>
        <w:t xml:space="preserve"> ciascun Covenant relativo alla Pratica di Monitoraggio) </w:t>
      </w:r>
      <w:r w:rsidRPr="00C31018">
        <w:rPr>
          <w:rFonts w:ascii="Calibri Light" w:hAnsi="Calibri Light" w:cs="Calibri Light"/>
          <w:sz w:val="22"/>
          <w:szCs w:val="22"/>
          <w:lang w:val="it-IT"/>
        </w:rPr>
        <w:sym w:font="Wingdings" w:char="F0E0"/>
      </w:r>
      <w:r>
        <w:rPr>
          <w:rFonts w:ascii="Calibri Light" w:hAnsi="Calibri Light" w:cs="Calibri Light"/>
          <w:sz w:val="22"/>
          <w:szCs w:val="22"/>
          <w:lang w:val="it-IT"/>
        </w:rPr>
        <w:t xml:space="preserve"> Strutturato con [ID Pratica di Monitoraggio] e accostato da “C” e a fianco un ID numerico che sia progressivo per ciacscun covenant di riferimento della pratica (rispetto a quelli estratti in fase di censimento). </w:t>
      </w:r>
    </w:p>
    <w:p w14:paraId="59BD5E09" w14:textId="29E1B1D8" w:rsidR="00C31018" w:rsidRPr="00250945" w:rsidRDefault="00C31018" w:rsidP="00250945">
      <w:pPr>
        <w:pStyle w:val="BodyText"/>
        <w:numPr>
          <w:ilvl w:val="0"/>
          <w:numId w:val="31"/>
        </w:numPr>
        <w:rPr>
          <w:rFonts w:ascii="Calibri Light" w:hAnsi="Calibri Light" w:cs="Calibri Light"/>
          <w:sz w:val="22"/>
          <w:szCs w:val="22"/>
          <w:lang w:val="it-IT"/>
        </w:rPr>
      </w:pPr>
      <w:r>
        <w:rPr>
          <w:rFonts w:ascii="Calibri Light" w:hAnsi="Calibri Light" w:cs="Calibri Light"/>
          <w:sz w:val="22"/>
          <w:szCs w:val="22"/>
          <w:lang w:val="it-IT"/>
        </w:rPr>
        <w:t xml:space="preserve">ID Evento di monitoraggio Covenant </w:t>
      </w:r>
      <w:r w:rsidRPr="00C31018">
        <w:rPr>
          <w:rFonts w:ascii="Calibri Light" w:hAnsi="Calibri Light" w:cs="Calibri Light"/>
          <w:sz w:val="22"/>
          <w:szCs w:val="22"/>
          <w:lang w:val="it-IT"/>
        </w:rPr>
        <w:sym w:font="Wingdings" w:char="F0E0"/>
      </w:r>
      <w:r>
        <w:rPr>
          <w:rFonts w:ascii="Calibri Light" w:hAnsi="Calibri Light" w:cs="Calibri Light"/>
          <w:sz w:val="22"/>
          <w:szCs w:val="22"/>
          <w:lang w:val="it-IT"/>
        </w:rPr>
        <w:t xml:space="preserve"> Strutturato con [ID Pratica di Monitoraggio]</w:t>
      </w:r>
      <w:r w:rsidR="00A441DE">
        <w:rPr>
          <w:rFonts w:ascii="Calibri Light" w:hAnsi="Calibri Light" w:cs="Calibri Light"/>
          <w:sz w:val="22"/>
          <w:szCs w:val="22"/>
          <w:lang w:val="it-IT"/>
        </w:rPr>
        <w:t xml:space="preserve"> + </w:t>
      </w:r>
      <w:r w:rsidR="00250945">
        <w:rPr>
          <w:rFonts w:ascii="Calibri Light" w:hAnsi="Calibri Light" w:cs="Calibri Light"/>
          <w:sz w:val="22"/>
          <w:szCs w:val="22"/>
          <w:lang w:val="it-IT"/>
        </w:rPr>
        <w:t>[ID Covenant] + accostare “E” e a fianco un ID numerico progessivo per ciascun evento di monitoraggio del Covenant</w:t>
      </w:r>
    </w:p>
    <w:p w14:paraId="064956C7" w14:textId="7BF74FCD" w:rsidR="00C31018" w:rsidRDefault="00C31018" w:rsidP="00250945">
      <w:pPr>
        <w:pStyle w:val="BodyText"/>
        <w:ind w:left="1080"/>
        <w:rPr>
          <w:rFonts w:ascii="Calibri Light" w:hAnsi="Calibri Light" w:cs="Calibri Light"/>
          <w:sz w:val="22"/>
          <w:szCs w:val="22"/>
          <w:lang w:val="it-IT"/>
        </w:rPr>
      </w:pPr>
      <w:r>
        <w:rPr>
          <w:rFonts w:ascii="Calibri Light" w:hAnsi="Calibri Light" w:cs="Calibri Light"/>
          <w:sz w:val="22"/>
          <w:szCs w:val="22"/>
          <w:lang w:val="it-IT"/>
        </w:rPr>
        <w:t>Di seguito un esempio:</w:t>
      </w:r>
    </w:p>
    <w:p w14:paraId="3CC91225" w14:textId="4B2803A6" w:rsidR="00250945" w:rsidRDefault="006F1F62" w:rsidP="00250945">
      <w:pPr>
        <w:pStyle w:val="BodyText"/>
        <w:numPr>
          <w:ilvl w:val="1"/>
          <w:numId w:val="31"/>
        </w:numPr>
        <w:rPr>
          <w:rFonts w:ascii="Calibri Light" w:hAnsi="Calibri Light" w:cs="Calibri Light"/>
          <w:sz w:val="22"/>
          <w:szCs w:val="22"/>
          <w:lang w:val="it-IT"/>
        </w:rPr>
      </w:pPr>
      <w:r>
        <w:rPr>
          <w:rFonts w:ascii="Calibri Light" w:hAnsi="Calibri Light" w:cs="Calibri Light"/>
          <w:sz w:val="22"/>
          <w:szCs w:val="22"/>
          <w:lang w:val="it-IT"/>
        </w:rPr>
        <w:t xml:space="preserve">ID </w:t>
      </w:r>
      <w:r w:rsidR="00250945">
        <w:rPr>
          <w:rFonts w:ascii="Calibri Light" w:hAnsi="Calibri Light" w:cs="Calibri Light"/>
          <w:sz w:val="22"/>
          <w:szCs w:val="22"/>
          <w:lang w:val="it-IT"/>
        </w:rPr>
        <w:t xml:space="preserve">Pratica di </w:t>
      </w:r>
      <w:r>
        <w:rPr>
          <w:rFonts w:ascii="Calibri Light" w:hAnsi="Calibri Light" w:cs="Calibri Light"/>
          <w:sz w:val="22"/>
          <w:szCs w:val="22"/>
          <w:lang w:val="it-IT"/>
        </w:rPr>
        <w:t>Monitoraggio (creata dopo completamento Post Closing Fase di Censimento): M1</w:t>
      </w:r>
    </w:p>
    <w:p w14:paraId="5BC4E172" w14:textId="2D1EE293" w:rsidR="006F1F62" w:rsidRDefault="006F1F62" w:rsidP="00250945">
      <w:pPr>
        <w:pStyle w:val="BodyText"/>
        <w:numPr>
          <w:ilvl w:val="1"/>
          <w:numId w:val="31"/>
        </w:numPr>
        <w:rPr>
          <w:rFonts w:ascii="Calibri Light" w:hAnsi="Calibri Light" w:cs="Calibri Light"/>
          <w:sz w:val="22"/>
          <w:szCs w:val="22"/>
          <w:lang w:val="it-IT"/>
        </w:rPr>
      </w:pPr>
      <w:r>
        <w:rPr>
          <w:rFonts w:ascii="Calibri Light" w:hAnsi="Calibri Light" w:cs="Calibri Light"/>
          <w:sz w:val="22"/>
          <w:szCs w:val="22"/>
          <w:lang w:val="it-IT"/>
        </w:rPr>
        <w:t>ID Covenant (se nella pratica di censimento erano stati estratti 3 Covenant si avranno 3 ID differenti per identificarli):</w:t>
      </w:r>
    </w:p>
    <w:p w14:paraId="7A7DFF7F" w14:textId="17AA96A8" w:rsidR="006F1F62" w:rsidRDefault="006F1F62" w:rsidP="006F1F62">
      <w:pPr>
        <w:pStyle w:val="BodyText"/>
        <w:numPr>
          <w:ilvl w:val="2"/>
          <w:numId w:val="31"/>
        </w:numPr>
        <w:rPr>
          <w:rFonts w:ascii="Calibri Light" w:hAnsi="Calibri Light" w:cs="Calibri Light"/>
          <w:sz w:val="22"/>
          <w:szCs w:val="22"/>
          <w:lang w:val="it-IT"/>
        </w:rPr>
      </w:pPr>
      <w:r>
        <w:rPr>
          <w:rFonts w:ascii="Calibri Light" w:hAnsi="Calibri Light" w:cs="Calibri Light"/>
          <w:sz w:val="22"/>
          <w:szCs w:val="22"/>
          <w:lang w:val="it-IT"/>
        </w:rPr>
        <w:t>M1C1; M1C2; M1C3</w:t>
      </w:r>
    </w:p>
    <w:p w14:paraId="084EC1B4" w14:textId="4FC7FA1E" w:rsidR="006F1F62" w:rsidRDefault="006F1F62" w:rsidP="006F1F62">
      <w:pPr>
        <w:pStyle w:val="BodyText"/>
        <w:numPr>
          <w:ilvl w:val="1"/>
          <w:numId w:val="31"/>
        </w:numPr>
        <w:rPr>
          <w:rFonts w:ascii="Calibri Light" w:hAnsi="Calibri Light" w:cs="Calibri Light"/>
          <w:sz w:val="22"/>
          <w:szCs w:val="22"/>
          <w:lang w:val="it-IT"/>
        </w:rPr>
      </w:pPr>
      <w:r>
        <w:rPr>
          <w:rFonts w:ascii="Calibri Light" w:hAnsi="Calibri Light" w:cs="Calibri Light"/>
          <w:sz w:val="22"/>
          <w:szCs w:val="22"/>
          <w:lang w:val="it-IT"/>
        </w:rPr>
        <w:t>ID Evento di Monitoraggio (per uno dei covenant si</w:t>
      </w:r>
      <w:r w:rsidR="00B16840">
        <w:rPr>
          <w:rFonts w:ascii="Calibri Light" w:hAnsi="Calibri Light" w:cs="Calibri Light"/>
          <w:sz w:val="22"/>
          <w:szCs w:val="22"/>
          <w:lang w:val="it-IT"/>
        </w:rPr>
        <w:t xml:space="preserve"> dovranno verificare 2 eventi di monitoraggio):</w:t>
      </w:r>
    </w:p>
    <w:p w14:paraId="53434D80" w14:textId="1CC8A39B" w:rsidR="00B16840" w:rsidRDefault="00B16840" w:rsidP="00B16840">
      <w:pPr>
        <w:pStyle w:val="BodyText"/>
        <w:numPr>
          <w:ilvl w:val="2"/>
          <w:numId w:val="31"/>
        </w:numPr>
        <w:rPr>
          <w:rFonts w:ascii="Calibri Light" w:hAnsi="Calibri Light" w:cs="Calibri Light"/>
          <w:sz w:val="22"/>
          <w:szCs w:val="22"/>
          <w:lang w:val="it-IT"/>
        </w:rPr>
      </w:pPr>
      <w:r>
        <w:rPr>
          <w:rFonts w:ascii="Calibri Light" w:hAnsi="Calibri Light" w:cs="Calibri Light"/>
          <w:sz w:val="22"/>
          <w:szCs w:val="22"/>
          <w:lang w:val="it-IT"/>
        </w:rPr>
        <w:t>M1C1E1; M1C1E2</w:t>
      </w:r>
    </w:p>
    <w:p w14:paraId="0495D467" w14:textId="4744E38E" w:rsidR="00C97C47" w:rsidRDefault="00C97C47" w:rsidP="0013195F">
      <w:pPr>
        <w:pStyle w:val="BodyText"/>
        <w:ind w:left="720"/>
        <w:rPr>
          <w:rFonts w:ascii="Calibri Light" w:hAnsi="Calibri Light" w:cs="Calibri Light"/>
          <w:sz w:val="22"/>
          <w:szCs w:val="22"/>
          <w:lang w:val="it-IT"/>
        </w:rPr>
      </w:pPr>
      <w:commentRangeStart w:id="344"/>
      <w:r>
        <w:rPr>
          <w:rFonts w:ascii="Calibri Light" w:hAnsi="Calibri Light" w:cs="Calibri Light"/>
          <w:sz w:val="22"/>
          <w:szCs w:val="22"/>
          <w:lang w:val="it-IT"/>
        </w:rPr>
        <w:t>In caso di covenant variabile, il report estratto provvederà</w:t>
      </w:r>
      <w:r w:rsidR="00E1572B">
        <w:rPr>
          <w:rFonts w:ascii="Calibri Light" w:hAnsi="Calibri Light" w:cs="Calibri Light"/>
          <w:sz w:val="22"/>
          <w:szCs w:val="22"/>
          <w:lang w:val="it-IT"/>
        </w:rPr>
        <w:t xml:space="preserve"> una serie di</w:t>
      </w:r>
      <w:r>
        <w:rPr>
          <w:rFonts w:ascii="Calibri Light" w:hAnsi="Calibri Light" w:cs="Calibri Light"/>
          <w:sz w:val="22"/>
          <w:szCs w:val="22"/>
          <w:lang w:val="it-IT"/>
        </w:rPr>
        <w:t xml:space="preserve"> soglie</w:t>
      </w:r>
      <w:r w:rsidR="00DD04F4">
        <w:rPr>
          <w:rFonts w:ascii="Calibri Light" w:hAnsi="Calibri Light" w:cs="Calibri Light"/>
          <w:sz w:val="22"/>
          <w:szCs w:val="22"/>
          <w:lang w:val="it-IT"/>
        </w:rPr>
        <w:t xml:space="preserve"> (valore effettivo)</w:t>
      </w:r>
      <w:r w:rsidR="00FF5DF8">
        <w:rPr>
          <w:rFonts w:ascii="Calibri Light" w:hAnsi="Calibri Light" w:cs="Calibri Light"/>
          <w:sz w:val="22"/>
          <w:szCs w:val="22"/>
          <w:lang w:val="it-IT"/>
        </w:rPr>
        <w:t xml:space="preserve"> </w:t>
      </w:r>
      <w:r w:rsidR="00E1572B">
        <w:rPr>
          <w:rFonts w:ascii="Calibri Light" w:hAnsi="Calibri Light" w:cs="Calibri Light"/>
          <w:sz w:val="22"/>
          <w:szCs w:val="22"/>
          <w:lang w:val="it-IT"/>
        </w:rPr>
        <w:t>differenti</w:t>
      </w:r>
      <w:r w:rsidR="005C0E12">
        <w:rPr>
          <w:rFonts w:ascii="Calibri Light" w:hAnsi="Calibri Light" w:cs="Calibri Light"/>
          <w:sz w:val="22"/>
          <w:szCs w:val="22"/>
          <w:lang w:val="it-IT"/>
        </w:rPr>
        <w:t xml:space="preserve"> rispetto a</w:t>
      </w:r>
      <w:r w:rsidR="00E1572B">
        <w:rPr>
          <w:rFonts w:ascii="Calibri Light" w:hAnsi="Calibri Light" w:cs="Calibri Light"/>
          <w:sz w:val="22"/>
          <w:szCs w:val="22"/>
          <w:lang w:val="it-IT"/>
        </w:rPr>
        <w:t xml:space="preserve"> un dato periodo di riferimento.</w:t>
      </w:r>
      <w:commentRangeEnd w:id="344"/>
      <w:r w:rsidR="009F0C07">
        <w:rPr>
          <w:rStyle w:val="CommentReference"/>
          <w:rFonts w:ascii="Calibri Light" w:hAnsi="Calibri Light" w:cs="Calibri Light"/>
          <w:sz w:val="22"/>
          <w:szCs w:val="22"/>
          <w:lang w:val="it-IT"/>
        </w:rPr>
        <w:commentReference w:id="344"/>
      </w:r>
    </w:p>
    <w:p w14:paraId="796424DB" w14:textId="3D370399" w:rsidR="003D1A06" w:rsidRDefault="003D1A06" w:rsidP="003D1A06">
      <w:pPr>
        <w:pStyle w:val="BodyText"/>
        <w:rPr>
          <w:rFonts w:ascii="Calibri Light" w:hAnsi="Calibri Light" w:cs="Calibri Light"/>
          <w:sz w:val="22"/>
          <w:szCs w:val="22"/>
          <w:lang w:val="it-IT"/>
        </w:rPr>
      </w:pPr>
      <w:r>
        <w:rPr>
          <w:rFonts w:ascii="Calibri Light" w:hAnsi="Calibri Light" w:cs="Calibri Light"/>
          <w:sz w:val="22"/>
          <w:szCs w:val="22"/>
          <w:lang w:val="it-IT"/>
        </w:rPr>
        <w:t>Sulla base delle logiche sopra descritte saranno strutturate le diverse pratiche di monitoraggio, di seguito si riporta il dettaglio.</w:t>
      </w:r>
    </w:p>
    <w:p w14:paraId="61BE7EF3" w14:textId="77777777" w:rsidR="007C0F6E" w:rsidRDefault="007C0F6E" w:rsidP="003D1A06">
      <w:pPr>
        <w:pStyle w:val="BodyText"/>
        <w:rPr>
          <w:rFonts w:ascii="Calibri Light" w:hAnsi="Calibri Light" w:cs="Calibri Light"/>
          <w:sz w:val="22"/>
          <w:szCs w:val="22"/>
          <w:lang w:val="it-IT"/>
        </w:rPr>
      </w:pPr>
    </w:p>
    <w:p w14:paraId="5D1DC881" w14:textId="77777777" w:rsidR="008E01C5" w:rsidRPr="008E01C5" w:rsidRDefault="008E01C5" w:rsidP="008E01C5">
      <w:pPr>
        <w:pStyle w:val="Heading2"/>
        <w:rPr>
          <w:rFonts w:ascii="Calibri Light" w:hAnsi="Calibri Light" w:cs="Calibri Light"/>
          <w:sz w:val="22"/>
          <w:szCs w:val="22"/>
          <w:lang w:val="it-IT"/>
        </w:rPr>
      </w:pPr>
      <w:bookmarkStart w:id="345" w:name="_Toc227849750"/>
      <w:r w:rsidRPr="008E01C5">
        <w:rPr>
          <w:rFonts w:ascii="Calibri Light" w:hAnsi="Calibri Light" w:cs="Calibri Light"/>
          <w:sz w:val="22"/>
          <w:szCs w:val="22"/>
          <w:lang w:val="it-IT"/>
        </w:rPr>
        <w:t>2. TABELLA PRATICHE MONITORAGGIO</w:t>
      </w:r>
      <w:bookmarkEnd w:id="345"/>
    </w:p>
    <w:p w14:paraId="5AA1EA55" w14:textId="77777777" w:rsidR="008E01C5" w:rsidRPr="008E01C5" w:rsidRDefault="008E01C5" w:rsidP="008E01C5">
      <w:pPr>
        <w:pStyle w:val="Heading3"/>
        <w:rPr>
          <w:rFonts w:ascii="Calibri Light" w:hAnsi="Calibri Light" w:cs="Calibri Light"/>
          <w:sz w:val="22"/>
          <w:szCs w:val="22"/>
          <w:lang w:val="it-IT"/>
        </w:rPr>
      </w:pPr>
      <w:bookmarkStart w:id="346" w:name="_Toc227849751"/>
      <w:r w:rsidRPr="008E01C5">
        <w:rPr>
          <w:rFonts w:ascii="Calibri Light" w:hAnsi="Calibri Light" w:cs="Calibri Light"/>
          <w:sz w:val="22"/>
          <w:szCs w:val="22"/>
          <w:lang w:val="it-IT"/>
        </w:rPr>
        <w:t>2.1 Descrizione Generale e Accesso</w:t>
      </w:r>
      <w:bookmarkEnd w:id="346"/>
    </w:p>
    <w:p w14:paraId="10A7A72F" w14:textId="77777777" w:rsidR="008E01C5" w:rsidRPr="008E01C5" w:rsidRDefault="008E01C5" w:rsidP="008E01C5">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La pagina “Pratiche Monitoraggio” (accessibile dal menu laterale sinistro) rappresenta una vista consolidata e completa di tutte le pratiche in gestione nella piattaforma. A differenza della dashboard che mostra solo un riepilogo, questa pagina fornisce una lista esaustiva di tutte le pratiche con i loro stati di monitoraggio, permettendo agli utenti di avere una visione d’insieme e di navigare verso i dettagli specifici di ogni pratica.</w:t>
      </w:r>
    </w:p>
    <w:p w14:paraId="14F36E55" w14:textId="61B26DE5"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Accesso:</w:t>
      </w:r>
      <w:r w:rsidRPr="008E01C5">
        <w:rPr>
          <w:rFonts w:ascii="Calibri Light" w:hAnsi="Calibri Light" w:cs="Calibri Light"/>
          <w:sz w:val="22"/>
          <w:szCs w:val="22"/>
          <w:lang w:val="it-IT"/>
        </w:rPr>
        <w:t xml:space="preserve"> Menu Laterale &gt; “Pratiche Monitoraggio” oppure dal link “Vedi tutte” sopra alla tabella “Pratiche Monitoraggio Recenti” nella Dashboard</w:t>
      </w:r>
    </w:p>
    <w:p w14:paraId="59DC6322" w14:textId="77777777" w:rsidR="008E01C5" w:rsidRPr="008E01C5" w:rsidRDefault="008E01C5" w:rsidP="008E01C5">
      <w:pPr>
        <w:pStyle w:val="Heading3"/>
        <w:rPr>
          <w:rFonts w:ascii="Calibri Light" w:hAnsi="Calibri Light" w:cs="Calibri Light"/>
          <w:sz w:val="22"/>
          <w:szCs w:val="22"/>
          <w:lang w:val="it-IT"/>
        </w:rPr>
      </w:pPr>
      <w:bookmarkStart w:id="347" w:name="_Toc227849752"/>
      <w:r w:rsidRPr="008E01C5">
        <w:rPr>
          <w:rFonts w:ascii="Calibri Light" w:hAnsi="Calibri Light" w:cs="Calibri Light"/>
          <w:sz w:val="22"/>
          <w:szCs w:val="22"/>
          <w:lang w:val="it-IT"/>
        </w:rPr>
        <w:t>2.2 Sezione Filtri e Ricerca Avanzata</w:t>
      </w:r>
      <w:bookmarkEnd w:id="347"/>
    </w:p>
    <w:p w14:paraId="76D3E84A" w14:textId="77777777" w:rsidR="008E01C5" w:rsidRPr="008E01C5" w:rsidRDefault="008E01C5" w:rsidP="008E01C5">
      <w:pPr>
        <w:pStyle w:val="Heading4"/>
        <w:rPr>
          <w:rFonts w:ascii="Calibri Light" w:hAnsi="Calibri Light" w:cs="Calibri Light"/>
          <w:sz w:val="22"/>
          <w:szCs w:val="22"/>
          <w:lang w:val="it-IT"/>
        </w:rPr>
      </w:pPr>
      <w:r w:rsidRPr="008E01C5">
        <w:rPr>
          <w:rFonts w:ascii="Calibri Light" w:hAnsi="Calibri Light" w:cs="Calibri Light"/>
          <w:sz w:val="22"/>
          <w:szCs w:val="22"/>
          <w:lang w:val="it-IT"/>
        </w:rPr>
        <w:t>Descrizione Funzionale</w:t>
      </w:r>
    </w:p>
    <w:p w14:paraId="3A835006" w14:textId="77777777" w:rsidR="008E01C5" w:rsidRPr="008E01C5" w:rsidRDefault="008E01C5" w:rsidP="008E01C5">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La pagina “</w:t>
      </w:r>
      <w:r w:rsidRPr="008E01C5">
        <w:rPr>
          <w:rFonts w:ascii="Calibri Light" w:hAnsi="Calibri Light" w:cs="Calibri Light"/>
          <w:b/>
          <w:sz w:val="22"/>
          <w:szCs w:val="22"/>
          <w:lang w:val="it-IT"/>
        </w:rPr>
        <w:t>Pratiche Monitoraggio</w:t>
      </w:r>
      <w:r w:rsidRPr="008E01C5">
        <w:rPr>
          <w:rFonts w:ascii="Calibri Light" w:hAnsi="Calibri Light" w:cs="Calibri Light"/>
          <w:sz w:val="22"/>
          <w:szCs w:val="22"/>
          <w:lang w:val="it-IT"/>
        </w:rPr>
        <w:t>” inizia con una sezione dedicata ai filtri e alla ricerca, che consente agli utenti di restringere l’elenco delle pratiche secondo vari criter</w:t>
      </w:r>
      <w:r>
        <w:rPr>
          <w:rFonts w:ascii="Calibri Light" w:hAnsi="Calibri Light" w:cs="Calibri Light"/>
          <w:sz w:val="22"/>
          <w:szCs w:val="22"/>
          <w:lang w:val="it-IT"/>
        </w:rPr>
        <w:t>i.</w:t>
      </w:r>
    </w:p>
    <w:p w14:paraId="5AA1DACF" w14:textId="77777777" w:rsidR="008E01C5" w:rsidRPr="008E01C5" w:rsidRDefault="008E01C5" w:rsidP="008E01C5">
      <w:pPr>
        <w:pStyle w:val="Heading4"/>
        <w:rPr>
          <w:rFonts w:ascii="Calibri Light" w:hAnsi="Calibri Light" w:cs="Calibri Light"/>
          <w:sz w:val="22"/>
          <w:szCs w:val="22"/>
          <w:lang w:val="it-IT"/>
        </w:rPr>
      </w:pPr>
      <w:r w:rsidRPr="008E01C5">
        <w:rPr>
          <w:rFonts w:ascii="Calibri Light" w:hAnsi="Calibri Light" w:cs="Calibri Light"/>
          <w:sz w:val="22"/>
          <w:szCs w:val="22"/>
          <w:lang w:val="it-IT"/>
        </w:rPr>
        <w:t>Campi di Filtro Disponibili</w:t>
      </w:r>
    </w:p>
    <w:p w14:paraId="0E540EDE" w14:textId="745C1063" w:rsidR="008E01C5" w:rsidRPr="008E01C5" w:rsidRDefault="008E01C5" w:rsidP="008E01C5">
      <w:pPr>
        <w:pStyle w:val="FirstParagraph"/>
        <w:rPr>
          <w:rFonts w:ascii="Calibri Light" w:hAnsi="Calibri Light" w:cs="Calibri Light"/>
          <w:sz w:val="22"/>
          <w:szCs w:val="22"/>
          <w:lang w:val="it-IT"/>
        </w:rPr>
      </w:pPr>
      <w:r w:rsidRPr="008E01C5">
        <w:rPr>
          <w:rFonts w:ascii="Calibri Light" w:hAnsi="Calibri Light" w:cs="Calibri Light"/>
          <w:b/>
          <w:sz w:val="22"/>
          <w:szCs w:val="22"/>
          <w:lang w:val="it-IT"/>
        </w:rPr>
        <w:t>Filtro Utente Banca:</w:t>
      </w:r>
      <w:r w:rsidRPr="008E01C5">
        <w:rPr>
          <w:rFonts w:ascii="Calibri Light" w:hAnsi="Calibri Light" w:cs="Calibri Light"/>
          <w:sz w:val="22"/>
          <w:szCs w:val="22"/>
          <w:lang w:val="it-IT"/>
        </w:rPr>
        <w:t xml:space="preserve"> Un campo di ricerca che consente di cercare per email dell’utente </w:t>
      </w:r>
      <w:r w:rsidR="00F9072C">
        <w:rPr>
          <w:rFonts w:ascii="Calibri Light" w:hAnsi="Calibri Light" w:cs="Calibri Light"/>
          <w:sz w:val="22"/>
          <w:szCs w:val="22"/>
          <w:lang w:val="it-IT"/>
        </w:rPr>
        <w:t>Banca di riferimento</w:t>
      </w:r>
    </w:p>
    <w:p w14:paraId="49CB220E" w14:textId="0B63E78F"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Filtro Tracking ID:</w:t>
      </w:r>
      <w:r w:rsidRPr="008E01C5">
        <w:rPr>
          <w:rFonts w:ascii="Calibri Light" w:hAnsi="Calibri Light" w:cs="Calibri Light"/>
          <w:sz w:val="22"/>
          <w:szCs w:val="22"/>
          <w:lang w:val="it-IT"/>
        </w:rPr>
        <w:t xml:space="preserve"> Un campo di ricerca per cercare per </w:t>
      </w:r>
      <w:r w:rsidR="00F9072C">
        <w:rPr>
          <w:rFonts w:ascii="Calibri Light" w:hAnsi="Calibri Light" w:cs="Calibri Light"/>
          <w:sz w:val="22"/>
          <w:szCs w:val="22"/>
          <w:lang w:val="it-IT"/>
        </w:rPr>
        <w:t>il Tracking ID/ID Contratto</w:t>
      </w:r>
      <w:r w:rsidRPr="008E01C5">
        <w:rPr>
          <w:rFonts w:ascii="Calibri Light" w:hAnsi="Calibri Light" w:cs="Calibri Light"/>
          <w:sz w:val="22"/>
          <w:szCs w:val="22"/>
          <w:lang w:val="it-IT"/>
        </w:rPr>
        <w:t xml:space="preserve"> della pratica </w:t>
      </w:r>
    </w:p>
    <w:p w14:paraId="10E650E6" w14:textId="1315E856"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Filtro ID Monitoraggio Pratica:</w:t>
      </w:r>
      <w:r w:rsidRPr="008E01C5">
        <w:rPr>
          <w:rFonts w:ascii="Calibri Light" w:hAnsi="Calibri Light" w:cs="Calibri Light"/>
          <w:sz w:val="22"/>
          <w:szCs w:val="22"/>
          <w:lang w:val="it-IT"/>
        </w:rPr>
        <w:t xml:space="preserve"> Un campo di ricerca per cercare </w:t>
      </w:r>
      <w:r w:rsidR="003C4012">
        <w:rPr>
          <w:rFonts w:ascii="Calibri Light" w:hAnsi="Calibri Light" w:cs="Calibri Light"/>
          <w:sz w:val="22"/>
          <w:szCs w:val="22"/>
          <w:lang w:val="it-IT"/>
        </w:rPr>
        <w:t>l’</w:t>
      </w:r>
      <w:r w:rsidRPr="008E01C5">
        <w:rPr>
          <w:rFonts w:ascii="Calibri Light" w:hAnsi="Calibri Light" w:cs="Calibri Light"/>
          <w:sz w:val="22"/>
          <w:szCs w:val="22"/>
          <w:lang w:val="it-IT"/>
        </w:rPr>
        <w:t xml:space="preserve">ID della pratica </w:t>
      </w:r>
      <w:r w:rsidR="003C4012">
        <w:rPr>
          <w:rFonts w:ascii="Calibri Light" w:hAnsi="Calibri Light" w:cs="Calibri Light"/>
          <w:sz w:val="22"/>
          <w:szCs w:val="22"/>
          <w:lang w:val="it-IT"/>
        </w:rPr>
        <w:t>di Monitoraggio</w:t>
      </w:r>
    </w:p>
    <w:p w14:paraId="6EBA4AEA"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 xml:space="preserve">Filtro Nome Deal: </w:t>
      </w:r>
      <w:r w:rsidRPr="008E01C5">
        <w:rPr>
          <w:rFonts w:ascii="Calibri Light" w:hAnsi="Calibri Light" w:cs="Calibri Light"/>
          <w:sz w:val="22"/>
          <w:szCs w:val="22"/>
          <w:lang w:val="it-IT"/>
        </w:rPr>
        <w:t>un campo di ricerca per cercare il nome del Deal di riferimento</w:t>
      </w:r>
    </w:p>
    <w:p w14:paraId="7BD8D828" w14:textId="2ADCE9A6" w:rsidR="008E01C5" w:rsidRPr="008E01C5" w:rsidRDefault="008E01C5" w:rsidP="008E01C5">
      <w:pPr>
        <w:pStyle w:val="Compact"/>
        <w:rPr>
          <w:rFonts w:ascii="Calibri Light" w:hAnsi="Calibri Light" w:cs="Calibri Light"/>
          <w:sz w:val="22"/>
          <w:szCs w:val="22"/>
          <w:highlight w:val="yellow"/>
          <w:lang w:val="it-IT"/>
        </w:rPr>
      </w:pPr>
      <w:r w:rsidRPr="008E01C5">
        <w:rPr>
          <w:rFonts w:ascii="Calibri Light" w:hAnsi="Calibri Light" w:cs="Calibri Light"/>
          <w:b/>
          <w:sz w:val="22"/>
          <w:szCs w:val="22"/>
          <w:lang w:val="it-IT"/>
        </w:rPr>
        <w:t>Filtro Semaforo:</w:t>
      </w:r>
      <w:r w:rsidRPr="008E01C5">
        <w:rPr>
          <w:rFonts w:ascii="Calibri Light" w:hAnsi="Calibri Light" w:cs="Calibri Light"/>
          <w:sz w:val="22"/>
          <w:szCs w:val="22"/>
          <w:lang w:val="it-IT"/>
        </w:rPr>
        <w:t xml:space="preserve"> Un dropdown che consente di selezionare uno o più stati di monitoraggio:</w:t>
      </w:r>
      <w:r w:rsidR="00CD421A">
        <w:rPr>
          <w:rFonts w:ascii="Calibri Light" w:hAnsi="Calibri Light" w:cs="Calibri Light"/>
          <w:sz w:val="22"/>
          <w:szCs w:val="22"/>
          <w:lang w:val="it-IT"/>
        </w:rPr>
        <w:t xml:space="preserve"> </w:t>
      </w:r>
      <w:r w:rsidRPr="008E01C5">
        <w:rPr>
          <w:rFonts w:ascii="Calibri Light" w:hAnsi="Calibri Light" w:cs="Calibri Light"/>
          <w:sz w:val="22"/>
          <w:szCs w:val="22"/>
          <w:lang w:val="it-IT"/>
        </w:rPr>
        <w:t>OK (verde) - Pratiche con monitoraggi completati</w:t>
      </w:r>
      <w:r w:rsidR="00CD421A">
        <w:rPr>
          <w:rFonts w:ascii="Calibri Light" w:hAnsi="Calibri Light" w:cs="Calibri Light"/>
          <w:sz w:val="22"/>
          <w:szCs w:val="22"/>
          <w:lang w:val="it-IT"/>
        </w:rPr>
        <w:t>;</w:t>
      </w:r>
      <w:r w:rsidRPr="008E01C5">
        <w:rPr>
          <w:rFonts w:ascii="Calibri Light" w:hAnsi="Calibri Light" w:cs="Calibri Light"/>
          <w:sz w:val="22"/>
          <w:szCs w:val="22"/>
          <w:lang w:val="it-IT"/>
        </w:rPr>
        <w:t xml:space="preserve"> In Scadenza (giallo) -</w:t>
      </w:r>
      <w:r>
        <w:rPr>
          <w:rFonts w:ascii="Calibri Light" w:hAnsi="Calibri Light" w:cs="Calibri Light"/>
          <w:sz w:val="22"/>
          <w:szCs w:val="22"/>
          <w:lang w:val="it-IT"/>
        </w:rPr>
        <w:t xml:space="preserve"> P</w:t>
      </w:r>
      <w:r w:rsidRPr="008E01C5">
        <w:rPr>
          <w:rFonts w:ascii="Calibri Light" w:hAnsi="Calibri Light" w:cs="Calibri Light"/>
          <w:sz w:val="22"/>
          <w:szCs w:val="22"/>
          <w:lang w:val="it-IT"/>
        </w:rPr>
        <w:t>ratiche con monitoraggi in scadenza</w:t>
      </w:r>
      <w:r w:rsidR="00CD421A">
        <w:rPr>
          <w:rFonts w:ascii="Calibri Light" w:hAnsi="Calibri Light" w:cs="Calibri Light"/>
          <w:sz w:val="22"/>
          <w:szCs w:val="22"/>
          <w:lang w:val="it-IT"/>
        </w:rPr>
        <w:t>;</w:t>
      </w:r>
      <w:r w:rsidRPr="008E01C5">
        <w:rPr>
          <w:rFonts w:ascii="Calibri Light" w:hAnsi="Calibri Light" w:cs="Calibri Light"/>
          <w:sz w:val="22"/>
          <w:szCs w:val="22"/>
          <w:lang w:val="it-IT"/>
        </w:rPr>
        <w:t xml:space="preserve"> </w:t>
      </w:r>
      <w:r w:rsidR="009F0C07">
        <w:rPr>
          <w:rFonts w:ascii="Calibri Light" w:hAnsi="Calibri Light" w:cs="Calibri Light"/>
          <w:sz w:val="22"/>
          <w:szCs w:val="22"/>
          <w:lang w:val="it-IT"/>
        </w:rPr>
        <w:t>Da attenzionare</w:t>
      </w:r>
      <w:r w:rsidR="00670174">
        <w:rPr>
          <w:rFonts w:ascii="Calibri Light" w:hAnsi="Calibri Light" w:cs="Calibri Light"/>
          <w:sz w:val="22"/>
          <w:szCs w:val="22"/>
          <w:lang w:val="it-IT"/>
        </w:rPr>
        <w:t xml:space="preserve"> (Arancione) -</w:t>
      </w:r>
      <w:r w:rsidR="009F0C07">
        <w:rPr>
          <w:rFonts w:ascii="Calibri Light" w:hAnsi="Calibri Light" w:cs="Calibri Light"/>
          <w:sz w:val="22"/>
          <w:szCs w:val="22"/>
          <w:lang w:val="it-IT"/>
        </w:rPr>
        <w:t xml:space="preserve"> </w:t>
      </w:r>
      <w:r w:rsidRPr="006E69D7">
        <w:rPr>
          <w:rFonts w:ascii="Calibri Light" w:hAnsi="Calibri Light" w:cs="Calibri Light"/>
          <w:sz w:val="22"/>
          <w:szCs w:val="22"/>
          <w:lang w:val="it-IT"/>
        </w:rPr>
        <w:t xml:space="preserve">Valore </w:t>
      </w:r>
      <w:r w:rsidR="00670174" w:rsidRPr="006E69D7">
        <w:rPr>
          <w:rFonts w:ascii="Calibri Light" w:hAnsi="Calibri Light" w:cs="Calibri Light"/>
          <w:sz w:val="22"/>
          <w:szCs w:val="22"/>
          <w:lang w:val="it-IT"/>
        </w:rPr>
        <w:t>covenant</w:t>
      </w:r>
      <w:r w:rsidRPr="006E69D7">
        <w:rPr>
          <w:rFonts w:ascii="Calibri Light" w:hAnsi="Calibri Light" w:cs="Calibri Light"/>
          <w:sz w:val="22"/>
          <w:szCs w:val="22"/>
          <w:lang w:val="it-IT"/>
        </w:rPr>
        <w:t xml:space="preserve"> </w:t>
      </w:r>
      <w:r w:rsidR="009F0C07">
        <w:rPr>
          <w:rFonts w:ascii="Calibri Light" w:hAnsi="Calibri Light" w:cs="Calibri Light"/>
          <w:sz w:val="22"/>
          <w:szCs w:val="22"/>
          <w:lang w:val="it-IT"/>
        </w:rPr>
        <w:t>da attenzionare</w:t>
      </w:r>
      <w:r w:rsidR="00670174">
        <w:rPr>
          <w:rFonts w:ascii="Calibri Light" w:hAnsi="Calibri Light" w:cs="Calibri Light"/>
          <w:sz w:val="22"/>
          <w:szCs w:val="22"/>
          <w:lang w:val="it-IT"/>
        </w:rPr>
        <w:t>;</w:t>
      </w:r>
      <w:r>
        <w:rPr>
          <w:rFonts w:ascii="Calibri Light" w:hAnsi="Calibri Light" w:cs="Calibri Light"/>
          <w:sz w:val="22"/>
          <w:szCs w:val="22"/>
          <w:lang w:val="it-IT"/>
        </w:rPr>
        <w:t xml:space="preserve"> </w:t>
      </w:r>
      <w:r w:rsidRPr="008E01C5">
        <w:rPr>
          <w:rFonts w:ascii="Calibri Light" w:hAnsi="Calibri Light" w:cs="Calibri Light"/>
          <w:sz w:val="22"/>
          <w:szCs w:val="22"/>
          <w:lang w:val="it-IT"/>
        </w:rPr>
        <w:t>Scaduto (rosso) - Pratiche con monitoraggi scaduti</w:t>
      </w:r>
      <w:r w:rsidR="00E81950">
        <w:rPr>
          <w:rFonts w:ascii="Calibri Light" w:hAnsi="Calibri Light" w:cs="Calibri Light"/>
          <w:sz w:val="22"/>
          <w:szCs w:val="22"/>
          <w:lang w:val="it-IT"/>
        </w:rPr>
        <w:t>;</w:t>
      </w:r>
      <w:r w:rsidRPr="008E01C5">
        <w:rPr>
          <w:rFonts w:ascii="Calibri Light" w:hAnsi="Calibri Light" w:cs="Calibri Light"/>
          <w:sz w:val="22"/>
          <w:szCs w:val="22"/>
          <w:lang w:val="it-IT"/>
        </w:rPr>
        <w:t xml:space="preserve"> </w:t>
      </w:r>
      <w:r w:rsidR="009F0C07">
        <w:rPr>
          <w:rFonts w:ascii="Calibri Light" w:hAnsi="Calibri Light" w:cs="Calibri Light"/>
          <w:sz w:val="22"/>
          <w:szCs w:val="22"/>
          <w:lang w:val="it-IT"/>
        </w:rPr>
        <w:t>Fuori Soglia</w:t>
      </w:r>
      <w:r w:rsidRPr="008E01C5">
        <w:rPr>
          <w:rFonts w:ascii="Calibri Light" w:hAnsi="Calibri Light" w:cs="Calibri Light"/>
          <w:sz w:val="22"/>
          <w:szCs w:val="22"/>
          <w:lang w:val="it-IT"/>
        </w:rPr>
        <w:t xml:space="preserve"> (rosso scuro) - Pratiche con monitoraggi </w:t>
      </w:r>
      <w:r w:rsidR="009F0C07">
        <w:rPr>
          <w:rFonts w:ascii="Calibri Light" w:hAnsi="Calibri Light" w:cs="Calibri Light"/>
          <w:sz w:val="22"/>
          <w:szCs w:val="22"/>
          <w:lang w:val="it-IT"/>
        </w:rPr>
        <w:t>Fuori Soglia</w:t>
      </w:r>
      <w:r w:rsidR="00B87055">
        <w:rPr>
          <w:rFonts w:ascii="Calibri Light" w:hAnsi="Calibri Light" w:cs="Calibri Light"/>
          <w:sz w:val="22"/>
          <w:szCs w:val="22"/>
          <w:lang w:val="it-IT"/>
        </w:rPr>
        <w:t xml:space="preserve">; Conclusa (Grigio) </w:t>
      </w:r>
      <w:r w:rsidR="00E81950">
        <w:rPr>
          <w:rFonts w:ascii="Calibri Light" w:hAnsi="Calibri Light" w:cs="Calibri Light"/>
          <w:sz w:val="22"/>
          <w:szCs w:val="22"/>
          <w:lang w:val="it-IT"/>
        </w:rPr>
        <w:t>–</w:t>
      </w:r>
      <w:r w:rsidR="00B87055">
        <w:rPr>
          <w:rFonts w:ascii="Calibri Light" w:hAnsi="Calibri Light" w:cs="Calibri Light"/>
          <w:sz w:val="22"/>
          <w:szCs w:val="22"/>
          <w:lang w:val="it-IT"/>
        </w:rPr>
        <w:t xml:space="preserve"> </w:t>
      </w:r>
      <w:r w:rsidR="00E81950">
        <w:rPr>
          <w:rFonts w:ascii="Calibri Light" w:hAnsi="Calibri Light" w:cs="Calibri Light"/>
          <w:sz w:val="22"/>
          <w:szCs w:val="22"/>
          <w:lang w:val="it-IT"/>
        </w:rPr>
        <w:t>Pratiche concluse</w:t>
      </w:r>
    </w:p>
    <w:p w14:paraId="48E97F20" w14:textId="77777777" w:rsidR="008E01C5" w:rsidRPr="008E01C5" w:rsidRDefault="008E01C5" w:rsidP="008E01C5">
      <w:pPr>
        <w:pStyle w:val="Heading4"/>
        <w:rPr>
          <w:rFonts w:ascii="Calibri Light" w:hAnsi="Calibri Light" w:cs="Calibri Light"/>
          <w:sz w:val="22"/>
          <w:szCs w:val="22"/>
          <w:lang w:val="it-IT"/>
        </w:rPr>
      </w:pPr>
      <w:r w:rsidRPr="008E01C5">
        <w:rPr>
          <w:rFonts w:ascii="Calibri Light" w:hAnsi="Calibri Light" w:cs="Calibri Light"/>
          <w:sz w:val="22"/>
          <w:szCs w:val="22"/>
          <w:lang w:val="it-IT"/>
        </w:rPr>
        <w:t>Pulsanti di Azione</w:t>
      </w:r>
    </w:p>
    <w:p w14:paraId="40BECD8F" w14:textId="77777777" w:rsidR="008E01C5" w:rsidRPr="008E01C5" w:rsidRDefault="008E01C5" w:rsidP="008E01C5">
      <w:pPr>
        <w:pStyle w:val="FirstParagraph"/>
        <w:rPr>
          <w:rFonts w:ascii="Calibri Light" w:hAnsi="Calibri Light" w:cs="Calibri Light"/>
          <w:sz w:val="22"/>
          <w:szCs w:val="22"/>
          <w:lang w:val="it-IT"/>
        </w:rPr>
      </w:pPr>
      <w:r w:rsidRPr="008E01C5">
        <w:rPr>
          <w:rFonts w:ascii="Calibri Light" w:hAnsi="Calibri Light" w:cs="Calibri Light"/>
          <w:b/>
          <w:sz w:val="22"/>
          <w:szCs w:val="22"/>
          <w:lang w:val="it-IT"/>
        </w:rPr>
        <w:t>Pulsante “Applica filtri”:</w:t>
      </w:r>
      <w:r w:rsidRPr="008E01C5">
        <w:rPr>
          <w:rFonts w:ascii="Calibri Light" w:hAnsi="Calibri Light" w:cs="Calibri Light"/>
          <w:sz w:val="22"/>
          <w:szCs w:val="22"/>
          <w:lang w:val="it-IT"/>
        </w:rPr>
        <w:t xml:space="preserve"> Esegue la ricerca con i filtri selezionati e aggiorna la tabella sottostante.</w:t>
      </w:r>
    </w:p>
    <w:p w14:paraId="72E0C61B"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Pulsante “Resetta”:</w:t>
      </w:r>
      <w:r w:rsidRPr="008E01C5">
        <w:rPr>
          <w:rFonts w:ascii="Calibri Light" w:hAnsi="Calibri Light" w:cs="Calibri Light"/>
          <w:sz w:val="22"/>
          <w:szCs w:val="22"/>
          <w:lang w:val="it-IT"/>
        </w:rPr>
        <w:t xml:space="preserve"> Cancella tutti i filtri e mostra nuovamente tutte le pratiche.</w:t>
      </w:r>
    </w:p>
    <w:p w14:paraId="341CEDE0" w14:textId="6C477E2F"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Pulsante “Scarica Report</w:t>
      </w:r>
      <w:ins w:id="348" w:author="Deloitte" w:date="2026-04-22T12:09:00Z" w16du:dateUtc="2026-04-22T10:09:00Z">
        <w:r w:rsidR="00207252">
          <w:rPr>
            <w:rFonts w:ascii="Calibri Light" w:hAnsi="Calibri Light" w:cs="Calibri Light"/>
            <w:b/>
            <w:sz w:val="22"/>
            <w:szCs w:val="22"/>
            <w:lang w:val="it-IT"/>
          </w:rPr>
          <w:t xml:space="preserve"> Pratiche</w:t>
        </w:r>
      </w:ins>
      <w:r w:rsidRPr="008E01C5">
        <w:rPr>
          <w:rFonts w:ascii="Calibri Light" w:hAnsi="Calibri Light" w:cs="Calibri Light"/>
          <w:b/>
          <w:sz w:val="22"/>
          <w:szCs w:val="22"/>
          <w:lang w:val="it-IT"/>
        </w:rPr>
        <w:t>”:</w:t>
      </w:r>
      <w:r w:rsidRPr="008E01C5">
        <w:rPr>
          <w:rFonts w:ascii="Calibri Light" w:hAnsi="Calibri Light" w:cs="Calibri Light"/>
          <w:sz w:val="22"/>
          <w:szCs w:val="22"/>
          <w:lang w:val="it-IT"/>
        </w:rPr>
        <w:t xml:space="preserve"> Esporta </w:t>
      </w:r>
      <w:r w:rsidR="00677FAB">
        <w:rPr>
          <w:rFonts w:ascii="Calibri Light" w:hAnsi="Calibri Light" w:cs="Calibri Light"/>
          <w:sz w:val="22"/>
          <w:szCs w:val="22"/>
          <w:lang w:val="it-IT"/>
        </w:rPr>
        <w:t xml:space="preserve">le informazioni di tutte le pratiche </w:t>
      </w:r>
      <w:del w:id="349" w:author="Deloitte" w:date="2026-04-23T15:04:00Z" w16du:dateUtc="2026-04-23T13:04:00Z">
        <w:r w:rsidR="00677FAB">
          <w:rPr>
            <w:rFonts w:ascii="Calibri Light" w:hAnsi="Calibri Light" w:cs="Calibri Light"/>
            <w:sz w:val="22"/>
            <w:szCs w:val="22"/>
            <w:lang w:val="it-IT"/>
          </w:rPr>
          <w:delText>presenti</w:delText>
        </w:r>
      </w:del>
      <w:ins w:id="350" w:author="Deloitte" w:date="2026-04-23T15:04:00Z" w16du:dateUtc="2026-04-23T13:04:00Z">
        <w:r w:rsidR="00F8189C">
          <w:rPr>
            <w:rFonts w:ascii="Calibri Light" w:hAnsi="Calibri Light" w:cs="Calibri Light"/>
            <w:sz w:val="22"/>
            <w:szCs w:val="22"/>
            <w:lang w:val="it-IT"/>
          </w:rPr>
          <w:t>visualizz</w:t>
        </w:r>
      </w:ins>
      <w:ins w:id="351" w:author="Deloitte" w:date="2026-04-23T15:05:00Z" w16du:dateUtc="2026-04-23T13:05:00Z">
        <w:r w:rsidR="00F8189C">
          <w:rPr>
            <w:rFonts w:ascii="Calibri Light" w:hAnsi="Calibri Light" w:cs="Calibri Light"/>
            <w:sz w:val="22"/>
            <w:szCs w:val="22"/>
            <w:lang w:val="it-IT"/>
          </w:rPr>
          <w:t>ate</w:t>
        </w:r>
      </w:ins>
      <w:ins w:id="352" w:author="Deloitte" w:date="2026-04-23T15:04:00Z" w16du:dateUtc="2026-04-23T13:04:00Z">
        <w:r w:rsidR="00F8189C">
          <w:rPr>
            <w:rFonts w:ascii="Calibri Light" w:hAnsi="Calibri Light" w:cs="Calibri Light"/>
            <w:sz w:val="22"/>
            <w:szCs w:val="22"/>
            <w:lang w:val="it-IT"/>
          </w:rPr>
          <w:t>, sulla base dei filtri applicati</w:t>
        </w:r>
      </w:ins>
      <w:r w:rsidRPr="008E01C5">
        <w:rPr>
          <w:rFonts w:ascii="Calibri Light" w:hAnsi="Calibri Light" w:cs="Calibri Light"/>
          <w:sz w:val="22"/>
          <w:szCs w:val="22"/>
          <w:lang w:val="it-IT"/>
        </w:rPr>
        <w:t xml:space="preserve"> </w:t>
      </w:r>
    </w:p>
    <w:p w14:paraId="54DE6BC9" w14:textId="671C9420" w:rsidR="008E01C5" w:rsidRPr="008E01C5" w:rsidRDefault="008E01C5" w:rsidP="008E01C5">
      <w:pPr>
        <w:pStyle w:val="BodyText"/>
        <w:rPr>
          <w:ins w:id="353" w:author="Deloitte" w:date="2026-04-22T12:09:00Z" w16du:dateUtc="2026-04-22T10:09:00Z"/>
          <w:rFonts w:ascii="Calibri Light" w:hAnsi="Calibri Light" w:cs="Calibri Light"/>
          <w:sz w:val="22"/>
          <w:szCs w:val="22"/>
          <w:lang w:val="it-IT"/>
        </w:rPr>
      </w:pPr>
      <w:r w:rsidRPr="008E01C5">
        <w:rPr>
          <w:rFonts w:ascii="Calibri Light" w:hAnsi="Calibri Light" w:cs="Calibri Light"/>
          <w:sz w:val="22"/>
          <w:szCs w:val="22"/>
          <w:lang w:val="it-IT"/>
        </w:rPr>
        <w:t xml:space="preserve">Il report conterrà le </w:t>
      </w:r>
      <w:r w:rsidR="00677FAB">
        <w:rPr>
          <w:rFonts w:ascii="Calibri Light" w:hAnsi="Calibri Light" w:cs="Calibri Light"/>
          <w:sz w:val="22"/>
          <w:szCs w:val="22"/>
          <w:lang w:val="it-IT"/>
        </w:rPr>
        <w:t>medesime</w:t>
      </w:r>
      <w:r w:rsidRPr="008E01C5">
        <w:rPr>
          <w:rFonts w:ascii="Calibri Light" w:hAnsi="Calibri Light" w:cs="Calibri Light"/>
          <w:sz w:val="22"/>
          <w:szCs w:val="22"/>
          <w:lang w:val="it-IT"/>
        </w:rPr>
        <w:t xml:space="preserve"> colonne </w:t>
      </w:r>
      <w:r w:rsidR="00E44BE6">
        <w:rPr>
          <w:rFonts w:ascii="Calibri Light" w:hAnsi="Calibri Light" w:cs="Calibri Light"/>
          <w:sz w:val="22"/>
          <w:szCs w:val="22"/>
          <w:lang w:val="it-IT"/>
        </w:rPr>
        <w:t xml:space="preserve">presenti </w:t>
      </w:r>
      <w:r w:rsidR="00CB7428">
        <w:rPr>
          <w:rFonts w:ascii="Calibri Light" w:hAnsi="Calibri Light" w:cs="Calibri Light"/>
          <w:sz w:val="22"/>
          <w:szCs w:val="22"/>
          <w:lang w:val="it-IT"/>
        </w:rPr>
        <w:t xml:space="preserve">nella tabella </w:t>
      </w:r>
      <w:r w:rsidR="00E44BE6">
        <w:rPr>
          <w:rFonts w:ascii="Calibri Light" w:hAnsi="Calibri Light" w:cs="Calibri Light"/>
          <w:sz w:val="22"/>
          <w:szCs w:val="22"/>
          <w:lang w:val="it-IT"/>
        </w:rPr>
        <w:t>in Piattaforma</w:t>
      </w:r>
      <w:ins w:id="354" w:author="Lequio, Giacomo" w:date="2026-04-24T11:26:00Z" w16du:dateUtc="2026-04-24T09:26:00Z">
        <w:r w:rsidR="00170345">
          <w:rPr>
            <w:rFonts w:ascii="Calibri Light" w:hAnsi="Calibri Light" w:cs="Calibri Light"/>
            <w:sz w:val="22"/>
            <w:szCs w:val="22"/>
            <w:lang w:val="it-IT"/>
          </w:rPr>
          <w:t xml:space="preserve"> e una riga per ogni pratica monitorata</w:t>
        </w:r>
      </w:ins>
    </w:p>
    <w:p w14:paraId="41C765D0" w14:textId="48025CB7" w:rsidR="00A6542D" w:rsidRDefault="002D7BBA" w:rsidP="008E01C5">
      <w:pPr>
        <w:pStyle w:val="BodyText"/>
        <w:rPr>
          <w:ins w:id="355" w:author="Boles, Giorgio" w:date="2026-04-24T10:35:00Z" w16du:dateUtc="2026-04-24T08:35:00Z"/>
          <w:del w:id="356" w:author="Lequio, Giacomo" w:date="2026-04-24T11:26:00Z" w16du:dateUtc="2026-04-24T09:26:00Z"/>
          <w:rFonts w:ascii="Calibri Light" w:hAnsi="Calibri Light" w:cs="Calibri Light"/>
          <w:sz w:val="22"/>
          <w:szCs w:val="22"/>
          <w:lang w:val="it-IT"/>
        </w:rPr>
      </w:pPr>
      <w:ins w:id="357" w:author="Deloitte" w:date="2026-04-22T12:09:00Z" w16du:dateUtc="2026-04-22T10:09:00Z">
        <w:del w:id="358" w:author="Lequio, Giacomo" w:date="2026-04-24T11:26:00Z" w16du:dateUtc="2026-04-24T09:26:00Z">
          <w:r w:rsidRPr="008468DD">
            <w:rPr>
              <w:rFonts w:ascii="Calibri Light" w:hAnsi="Calibri Light" w:cs="Calibri Light"/>
              <w:b/>
              <w:bCs/>
              <w:sz w:val="22"/>
              <w:szCs w:val="22"/>
              <w:lang w:val="it-IT"/>
              <w:rPrChange w:id="359" w:author="Deloitte" w:date="2026-04-22T12:10:00Z" w16du:dateUtc="2026-04-22T10:10:00Z">
                <w:rPr>
                  <w:rFonts w:ascii="Calibri Light" w:hAnsi="Calibri Light" w:cs="Calibri Light"/>
                  <w:sz w:val="22"/>
                  <w:szCs w:val="22"/>
                  <w:lang w:val="it-IT"/>
                </w:rPr>
              </w:rPrChange>
            </w:rPr>
            <w:delText>Pulsante “</w:delText>
          </w:r>
          <w:r w:rsidR="008468DD" w:rsidRPr="008468DD">
            <w:rPr>
              <w:rFonts w:ascii="Calibri Light" w:hAnsi="Calibri Light" w:cs="Calibri Light"/>
              <w:b/>
              <w:bCs/>
              <w:sz w:val="22"/>
              <w:szCs w:val="22"/>
              <w:lang w:val="it-IT"/>
              <w:rPrChange w:id="360" w:author="Deloitte" w:date="2026-04-22T12:10:00Z" w16du:dateUtc="2026-04-22T10:10:00Z">
                <w:rPr>
                  <w:rFonts w:ascii="Calibri Light" w:hAnsi="Calibri Light" w:cs="Calibri Light"/>
                  <w:sz w:val="22"/>
                  <w:szCs w:val="22"/>
                  <w:lang w:val="it-IT"/>
                </w:rPr>
              </w:rPrChange>
            </w:rPr>
            <w:delText>Scarica Report Monitoraggi</w:delText>
          </w:r>
          <w:r w:rsidR="008468DD" w:rsidRPr="008468DD" w:rsidDel="006F46D0">
            <w:rPr>
              <w:rFonts w:ascii="Calibri Light" w:hAnsi="Calibri Light" w:cs="Calibri Light"/>
              <w:b/>
              <w:bCs/>
              <w:sz w:val="22"/>
              <w:szCs w:val="22"/>
              <w:lang w:val="it-IT"/>
              <w:rPrChange w:id="361" w:author="Deloitte" w:date="2026-04-22T12:10:00Z" w16du:dateUtc="2026-04-22T10:10:00Z">
                <w:rPr>
                  <w:rFonts w:ascii="Calibri Light" w:hAnsi="Calibri Light" w:cs="Calibri Light"/>
                  <w:sz w:val="22"/>
                  <w:szCs w:val="22"/>
                  <w:lang w:val="it-IT"/>
                </w:rPr>
              </w:rPrChange>
            </w:rPr>
            <w:delText>”</w:delText>
          </w:r>
        </w:del>
      </w:ins>
      <w:ins w:id="362" w:author="Deloitte" w:date="2026-04-22T12:10:00Z" w16du:dateUtc="2026-04-22T10:10:00Z">
        <w:del w:id="363" w:author="Lequio, Giacomo" w:date="2026-04-24T11:26:00Z" w16du:dateUtc="2026-04-24T09:26:00Z">
          <w:r w:rsidR="008468DD" w:rsidDel="006F46D0">
            <w:rPr>
              <w:rFonts w:ascii="Calibri Light" w:hAnsi="Calibri Light" w:cs="Calibri Light"/>
              <w:b/>
              <w:bCs/>
              <w:sz w:val="22"/>
              <w:szCs w:val="22"/>
              <w:lang w:val="it-IT"/>
            </w:rPr>
            <w:delText xml:space="preserve">: </w:delText>
          </w:r>
        </w:del>
      </w:ins>
      <w:ins w:id="364" w:author="Deloitte" w:date="2026-04-22T13:09:00Z" w16du:dateUtc="2026-04-22T11:09:00Z">
        <w:del w:id="365" w:author="Lequio, Giacomo" w:date="2026-04-24T11:26:00Z" w16du:dateUtc="2026-04-24T09:26:00Z">
          <w:r w:rsidR="009F10A0" w:rsidDel="006F46D0">
            <w:rPr>
              <w:rFonts w:ascii="Calibri Light" w:hAnsi="Calibri Light" w:cs="Calibri Light"/>
              <w:b/>
              <w:bCs/>
              <w:sz w:val="22"/>
              <w:szCs w:val="22"/>
              <w:lang w:val="it-IT"/>
            </w:rPr>
            <w:delText xml:space="preserve"> </w:delText>
          </w:r>
          <w:r w:rsidR="009F10A0" w:rsidDel="006F46D0">
            <w:rPr>
              <w:rFonts w:ascii="Calibri Light" w:hAnsi="Calibri Light" w:cs="Calibri Light"/>
              <w:sz w:val="22"/>
              <w:szCs w:val="22"/>
              <w:lang w:val="it-IT"/>
            </w:rPr>
            <w:delText>Esporta</w:delText>
          </w:r>
        </w:del>
      </w:ins>
      <w:ins w:id="366" w:author="Boles, Giorgio" w:date="2026-04-24T10:33:00Z" w16du:dateUtc="2026-04-24T08:33:00Z">
        <w:del w:id="367" w:author="Lequio, Giacomo" w:date="2026-04-24T11:26:00Z" w16du:dateUtc="2026-04-24T09:26:00Z">
          <w:r w:rsidR="006F46D0" w:rsidRPr="006F46D0">
            <w:rPr>
              <w:rFonts w:ascii="Calibri Light" w:hAnsi="Calibri Light" w:cs="Calibri Light"/>
              <w:b/>
              <w:bCs/>
              <w:sz w:val="22"/>
              <w:szCs w:val="22"/>
              <w:lang w:val="it-IT"/>
            </w:rPr>
            <w:delText>”</w:delText>
          </w:r>
          <w:r w:rsidR="006F46D0">
            <w:rPr>
              <w:rFonts w:ascii="Calibri Light" w:hAnsi="Calibri Light" w:cs="Calibri Light"/>
              <w:b/>
              <w:bCs/>
              <w:sz w:val="22"/>
              <w:szCs w:val="22"/>
              <w:lang w:val="it-IT"/>
            </w:rPr>
            <w:delText xml:space="preserve">: </w:delText>
          </w:r>
          <w:r w:rsidR="00ED30D3" w:rsidRPr="00ED30D3">
            <w:rPr>
              <w:rFonts w:ascii="Calibri Light" w:hAnsi="Calibri Light" w:cs="Calibri Light"/>
              <w:sz w:val="22"/>
              <w:szCs w:val="22"/>
              <w:lang w:val="it-IT"/>
              <w:rPrChange w:id="368" w:author="Boles, Giorgio" w:date="2026-04-24T10:33:00Z" w16du:dateUtc="2026-04-24T08:33:00Z">
                <w:rPr>
                  <w:rFonts w:ascii="Calibri Light" w:hAnsi="Calibri Light" w:cs="Calibri Light"/>
                  <w:b/>
                  <w:bCs/>
                  <w:sz w:val="22"/>
                  <w:szCs w:val="22"/>
                  <w:lang w:val="it-IT"/>
                </w:rPr>
              </w:rPrChange>
            </w:rPr>
            <w:delText>Al</w:delText>
          </w:r>
          <w:r w:rsidR="00ED30D3">
            <w:rPr>
              <w:rFonts w:ascii="Calibri Light" w:hAnsi="Calibri Light" w:cs="Calibri Light"/>
              <w:sz w:val="22"/>
              <w:szCs w:val="22"/>
              <w:lang w:val="it-IT"/>
            </w:rPr>
            <w:delText xml:space="preserve"> click del pu</w:delText>
          </w:r>
        </w:del>
      </w:ins>
      <w:ins w:id="369" w:author="Boles, Giorgio" w:date="2026-04-24T10:34:00Z" w16du:dateUtc="2026-04-24T08:34:00Z">
        <w:del w:id="370" w:author="Lequio, Giacomo" w:date="2026-04-24T11:26:00Z" w16du:dateUtc="2026-04-24T09:26:00Z">
          <w:r w:rsidR="00ED30D3">
            <w:rPr>
              <w:rFonts w:ascii="Calibri Light" w:hAnsi="Calibri Light" w:cs="Calibri Light"/>
              <w:sz w:val="22"/>
              <w:szCs w:val="22"/>
              <w:lang w:val="it-IT"/>
            </w:rPr>
            <w:delText xml:space="preserve">lsante </w:delText>
          </w:r>
          <w:r w:rsidR="00B62C6D">
            <w:rPr>
              <w:rFonts w:ascii="Calibri Light" w:hAnsi="Calibri Light" w:cs="Calibri Light"/>
              <w:sz w:val="22"/>
              <w:szCs w:val="22"/>
              <w:lang w:val="it-IT"/>
            </w:rPr>
            <w:delText>comparirà un pop-up</w:delText>
          </w:r>
        </w:del>
      </w:ins>
      <w:ins w:id="371" w:author="Boles, Giorgio" w:date="2026-04-24T10:35:00Z" w16du:dateUtc="2026-04-24T08:35:00Z">
        <w:del w:id="372" w:author="Lequio, Giacomo" w:date="2026-04-24T11:26:00Z" w16du:dateUtc="2026-04-24T09:26:00Z">
          <w:r w:rsidR="00BB3FA9">
            <w:rPr>
              <w:rFonts w:ascii="Calibri Light" w:hAnsi="Calibri Light" w:cs="Calibri Light"/>
              <w:sz w:val="22"/>
              <w:szCs w:val="22"/>
              <w:lang w:val="it-IT"/>
            </w:rPr>
            <w:delText xml:space="preserve"> str</w:delText>
          </w:r>
          <w:r w:rsidR="00A6542D">
            <w:rPr>
              <w:rFonts w:ascii="Calibri Light" w:hAnsi="Calibri Light" w:cs="Calibri Light"/>
              <w:sz w:val="22"/>
              <w:szCs w:val="22"/>
              <w:lang w:val="it-IT"/>
            </w:rPr>
            <w:delText>utturato come descritto di seguito:</w:delText>
          </w:r>
        </w:del>
      </w:ins>
    </w:p>
    <w:p w14:paraId="57EE6788" w14:textId="7F984D9D" w:rsidR="00A6542D" w:rsidRDefault="00A6542D" w:rsidP="000110F7">
      <w:pPr>
        <w:pStyle w:val="BodyText"/>
        <w:numPr>
          <w:ilvl w:val="0"/>
          <w:numId w:val="31"/>
        </w:numPr>
        <w:rPr>
          <w:ins w:id="373" w:author="Boles, Giorgio" w:date="2026-04-24T10:35:00Z" w16du:dateUtc="2026-04-24T08:35:00Z"/>
          <w:del w:id="374" w:author="Lequio, Giacomo" w:date="2026-04-24T11:26:00Z" w16du:dateUtc="2026-04-24T09:26:00Z"/>
          <w:rFonts w:ascii="Calibri Light" w:hAnsi="Calibri Light" w:cs="Calibri Light"/>
          <w:sz w:val="22"/>
          <w:szCs w:val="22"/>
          <w:lang w:val="it-IT"/>
        </w:rPr>
      </w:pPr>
      <w:ins w:id="375" w:author="Boles, Giorgio" w:date="2026-04-24T10:35:00Z" w16du:dateUtc="2026-04-24T08:35:00Z">
        <w:del w:id="376" w:author="Lequio, Giacomo" w:date="2026-04-24T11:26:00Z" w16du:dateUtc="2026-04-24T09:26:00Z">
          <w:r>
            <w:rPr>
              <w:rFonts w:ascii="Calibri Light" w:hAnsi="Calibri Light" w:cs="Calibri Light"/>
              <w:sz w:val="22"/>
              <w:szCs w:val="22"/>
              <w:lang w:val="it-IT"/>
            </w:rPr>
            <w:delText>Header</w:delText>
          </w:r>
        </w:del>
      </w:ins>
      <w:ins w:id="377" w:author="Boles, Giorgio" w:date="2026-04-24T10:34:00Z" w16du:dateUtc="2026-04-24T08:34:00Z">
        <w:del w:id="378" w:author="Lequio, Giacomo" w:date="2026-04-24T11:26:00Z" w16du:dateUtc="2026-04-24T09:26:00Z">
          <w:r w:rsidR="008F3E56">
            <w:rPr>
              <w:rFonts w:ascii="Calibri Light" w:hAnsi="Calibri Light" w:cs="Calibri Light"/>
              <w:sz w:val="22"/>
              <w:szCs w:val="22"/>
              <w:lang w:val="it-IT"/>
            </w:rPr>
            <w:delText>: “Scarica report monitoraggi”</w:delText>
          </w:r>
        </w:del>
      </w:ins>
    </w:p>
    <w:p w14:paraId="607EBA3D" w14:textId="49B8985E" w:rsidR="00431B97" w:rsidRDefault="00C42EB7" w:rsidP="000110F7">
      <w:pPr>
        <w:pStyle w:val="BodyText"/>
        <w:numPr>
          <w:ilvl w:val="0"/>
          <w:numId w:val="31"/>
        </w:numPr>
        <w:rPr>
          <w:ins w:id="379" w:author="Boles, Giorgio" w:date="2026-04-24T10:36:00Z" w16du:dateUtc="2026-04-24T08:36:00Z"/>
          <w:del w:id="380" w:author="Lequio, Giacomo" w:date="2026-04-24T11:26:00Z" w16du:dateUtc="2026-04-24T09:26:00Z"/>
          <w:rFonts w:ascii="Calibri Light" w:hAnsi="Calibri Light" w:cs="Calibri Light"/>
          <w:sz w:val="22"/>
          <w:szCs w:val="22"/>
          <w:lang w:val="it-IT"/>
        </w:rPr>
      </w:pPr>
      <w:ins w:id="381" w:author="Boles, Giorgio" w:date="2026-04-24T10:35:00Z" w16du:dateUtc="2026-04-24T08:35:00Z">
        <w:del w:id="382" w:author="Lequio, Giacomo" w:date="2026-04-24T11:26:00Z" w16du:dateUtc="2026-04-24T09:26:00Z">
          <w:r>
            <w:rPr>
              <w:rFonts w:ascii="Calibri Light" w:hAnsi="Calibri Light" w:cs="Calibri Light"/>
              <w:sz w:val="22"/>
              <w:szCs w:val="22"/>
              <w:lang w:val="it-IT"/>
            </w:rPr>
            <w:delText xml:space="preserve">Slot per inserimento dato </w:delText>
          </w:r>
        </w:del>
      </w:ins>
      <w:ins w:id="383" w:author="Boles, Giorgio" w:date="2026-04-24T10:37:00Z" w16du:dateUtc="2026-04-24T08:37:00Z">
        <w:del w:id="384" w:author="Lequio, Giacomo" w:date="2026-04-24T11:26:00Z" w16du:dateUtc="2026-04-24T09:26:00Z">
          <w:r w:rsidR="002A4406">
            <w:rPr>
              <w:rFonts w:ascii="Calibri Light" w:hAnsi="Calibri Light" w:cs="Calibri Light"/>
              <w:sz w:val="22"/>
              <w:szCs w:val="22"/>
              <w:lang w:val="it-IT"/>
            </w:rPr>
            <w:delText>in formato data</w:delText>
          </w:r>
        </w:del>
      </w:ins>
      <w:ins w:id="385" w:author="Boles, Giorgio" w:date="2026-04-24T10:36:00Z" w16du:dateUtc="2026-04-24T08:36:00Z">
        <w:del w:id="386" w:author="Lequio, Giacomo" w:date="2026-04-24T11:26:00Z" w16du:dateUtc="2026-04-24T09:26:00Z">
          <w:r>
            <w:rPr>
              <w:rFonts w:ascii="Calibri Light" w:hAnsi="Calibri Light" w:cs="Calibri Light"/>
              <w:sz w:val="22"/>
              <w:szCs w:val="22"/>
              <w:lang w:val="it-IT"/>
            </w:rPr>
            <w:delText>, nominato “Data</w:delText>
          </w:r>
          <w:r w:rsidR="002864FC">
            <w:rPr>
              <w:rFonts w:ascii="Calibri Light" w:hAnsi="Calibri Light" w:cs="Calibri Light"/>
              <w:sz w:val="22"/>
              <w:szCs w:val="22"/>
              <w:lang w:val="it-IT"/>
            </w:rPr>
            <w:delText xml:space="preserve"> </w:delText>
          </w:r>
        </w:del>
      </w:ins>
      <w:ins w:id="387" w:author="Boles, Giorgio" w:date="2026-04-24T11:08:00Z" w16du:dateUtc="2026-04-24T09:08:00Z">
        <w:del w:id="388" w:author="Lequio, Giacomo" w:date="2026-04-24T11:26:00Z" w16du:dateUtc="2026-04-24T09:26:00Z">
          <w:r w:rsidR="002864FC">
            <w:rPr>
              <w:rFonts w:ascii="Calibri Light" w:hAnsi="Calibri Light" w:cs="Calibri Light"/>
              <w:sz w:val="22"/>
              <w:szCs w:val="22"/>
              <w:lang w:val="it-IT"/>
            </w:rPr>
            <w:delText>riferimento</w:delText>
          </w:r>
        </w:del>
      </w:ins>
      <w:ins w:id="389" w:author="Boles, Giorgio" w:date="2026-04-24T10:36:00Z" w16du:dateUtc="2026-04-24T08:36:00Z">
        <w:del w:id="390" w:author="Lequio, Giacomo" w:date="2026-04-24T11:26:00Z" w16du:dateUtc="2026-04-24T09:26:00Z">
          <w:r>
            <w:rPr>
              <w:rFonts w:ascii="Calibri Light" w:hAnsi="Calibri Light" w:cs="Calibri Light"/>
              <w:sz w:val="22"/>
              <w:szCs w:val="22"/>
              <w:lang w:val="it-IT"/>
            </w:rPr>
            <w:delText xml:space="preserve"> inizio report” </w:delText>
          </w:r>
          <w:r w:rsidR="00AD1B2D">
            <w:rPr>
              <w:rFonts w:ascii="Calibri Light" w:hAnsi="Calibri Light" w:cs="Calibri Light"/>
              <w:sz w:val="22"/>
              <w:szCs w:val="22"/>
              <w:lang w:val="it-IT"/>
            </w:rPr>
            <w:delText>in cui va inserita la data</w:delText>
          </w:r>
        </w:del>
      </w:ins>
      <w:ins w:id="391" w:author="Boles, Giorgio" w:date="2026-04-24T10:37:00Z" w16du:dateUtc="2026-04-24T08:37:00Z">
        <w:del w:id="392" w:author="Lequio, Giacomo" w:date="2026-04-24T11:26:00Z" w16du:dateUtc="2026-04-24T09:26:00Z">
          <w:r w:rsidR="00386743">
            <w:rPr>
              <w:rFonts w:ascii="Calibri Light" w:hAnsi="Calibri Light" w:cs="Calibri Light"/>
              <w:sz w:val="22"/>
              <w:szCs w:val="22"/>
              <w:lang w:val="it-IT"/>
            </w:rPr>
            <w:delText xml:space="preserve"> </w:delText>
          </w:r>
          <w:r w:rsidR="009A2E24">
            <w:rPr>
              <w:rFonts w:ascii="Calibri Light" w:hAnsi="Calibri Light" w:cs="Calibri Light"/>
              <w:sz w:val="22"/>
              <w:szCs w:val="22"/>
              <w:lang w:val="it-IT"/>
            </w:rPr>
            <w:delText xml:space="preserve">che costituirà il </w:delText>
          </w:r>
          <w:r w:rsidR="004D4F7C">
            <w:rPr>
              <w:rFonts w:ascii="Calibri Light" w:hAnsi="Calibri Light" w:cs="Calibri Light"/>
              <w:sz w:val="22"/>
              <w:szCs w:val="22"/>
              <w:lang w:val="it-IT"/>
            </w:rPr>
            <w:delText>limite</w:delText>
          </w:r>
          <w:r w:rsidR="009A2E24">
            <w:rPr>
              <w:rFonts w:ascii="Calibri Light" w:hAnsi="Calibri Light" w:cs="Calibri Light"/>
              <w:sz w:val="22"/>
              <w:szCs w:val="22"/>
              <w:lang w:val="it-IT"/>
            </w:rPr>
            <w:delText xml:space="preserve"> </w:delText>
          </w:r>
          <w:r w:rsidR="004D4F7C">
            <w:rPr>
              <w:rFonts w:ascii="Calibri Light" w:hAnsi="Calibri Light" w:cs="Calibri Light"/>
              <w:sz w:val="22"/>
              <w:szCs w:val="22"/>
              <w:lang w:val="it-IT"/>
            </w:rPr>
            <w:delText>inferiore</w:delText>
          </w:r>
          <w:r w:rsidR="009A2E24">
            <w:rPr>
              <w:rFonts w:ascii="Calibri Light" w:hAnsi="Calibri Light" w:cs="Calibri Light"/>
              <w:sz w:val="22"/>
              <w:szCs w:val="22"/>
              <w:lang w:val="it-IT"/>
            </w:rPr>
            <w:delText xml:space="preserve"> del </w:delText>
          </w:r>
          <w:r w:rsidR="004D4F7C">
            <w:rPr>
              <w:rFonts w:ascii="Calibri Light" w:hAnsi="Calibri Light" w:cs="Calibri Light"/>
              <w:sz w:val="22"/>
              <w:szCs w:val="22"/>
              <w:lang w:val="it-IT"/>
            </w:rPr>
            <w:delText>perimetro</w:delText>
          </w:r>
          <w:r w:rsidR="009A2E24">
            <w:rPr>
              <w:rFonts w:ascii="Calibri Light" w:hAnsi="Calibri Light" w:cs="Calibri Light"/>
              <w:sz w:val="22"/>
              <w:szCs w:val="22"/>
              <w:lang w:val="it-IT"/>
            </w:rPr>
            <w:delText xml:space="preserve"> del report </w:delText>
          </w:r>
          <w:r w:rsidR="004D4F7C">
            <w:rPr>
              <w:rFonts w:ascii="Calibri Light" w:hAnsi="Calibri Light" w:cs="Calibri Light"/>
              <w:sz w:val="22"/>
              <w:szCs w:val="22"/>
              <w:lang w:val="it-IT"/>
            </w:rPr>
            <w:delText>generato</w:delText>
          </w:r>
        </w:del>
      </w:ins>
    </w:p>
    <w:p w14:paraId="65F58C3A" w14:textId="10A98F07" w:rsidR="00AD7CD9" w:rsidRDefault="00AD1B2D" w:rsidP="004D4F7C">
      <w:pPr>
        <w:pStyle w:val="BodyText"/>
        <w:numPr>
          <w:ilvl w:val="0"/>
          <w:numId w:val="31"/>
        </w:numPr>
        <w:rPr>
          <w:ins w:id="393" w:author="Boles, Giorgio" w:date="2026-04-24T10:38:00Z" w16du:dateUtc="2026-04-24T08:38:00Z"/>
          <w:del w:id="394" w:author="Lequio, Giacomo" w:date="2026-04-24T11:26:00Z" w16du:dateUtc="2026-04-24T09:26:00Z"/>
          <w:rFonts w:ascii="Calibri Light" w:hAnsi="Calibri Light" w:cs="Calibri Light"/>
          <w:sz w:val="22"/>
          <w:szCs w:val="22"/>
          <w:lang w:val="it-IT"/>
        </w:rPr>
      </w:pPr>
      <w:ins w:id="395" w:author="Boles, Giorgio" w:date="2026-04-24T10:36:00Z" w16du:dateUtc="2026-04-24T08:36:00Z">
        <w:del w:id="396" w:author="Lequio, Giacomo" w:date="2026-04-24T11:26:00Z" w16du:dateUtc="2026-04-24T09:26:00Z">
          <w:r w:rsidRPr="004D4F7C">
            <w:rPr>
              <w:rFonts w:ascii="Calibri Light" w:hAnsi="Calibri Light" w:cs="Calibri Light"/>
              <w:sz w:val="22"/>
              <w:szCs w:val="22"/>
              <w:lang w:val="it-IT"/>
            </w:rPr>
            <w:delText xml:space="preserve">Slot per inserimento dato </w:delText>
          </w:r>
        </w:del>
      </w:ins>
      <w:ins w:id="397" w:author="Boles, Giorgio" w:date="2026-04-24T10:37:00Z" w16du:dateUtc="2026-04-24T08:37:00Z">
        <w:del w:id="398" w:author="Lequio, Giacomo" w:date="2026-04-24T11:26:00Z" w16du:dateUtc="2026-04-24T09:26:00Z">
          <w:r w:rsidR="002A4406" w:rsidRPr="004D4F7C">
            <w:rPr>
              <w:rFonts w:ascii="Calibri Light" w:hAnsi="Calibri Light" w:cs="Calibri Light"/>
              <w:sz w:val="22"/>
              <w:szCs w:val="22"/>
              <w:lang w:val="it-IT"/>
            </w:rPr>
            <w:delText>in formato data</w:delText>
          </w:r>
        </w:del>
      </w:ins>
      <w:ins w:id="399" w:author="Boles, Giorgio" w:date="2026-04-24T10:36:00Z" w16du:dateUtc="2026-04-24T08:36:00Z">
        <w:del w:id="400" w:author="Lequio, Giacomo" w:date="2026-04-24T11:26:00Z" w16du:dateUtc="2026-04-24T09:26:00Z">
          <w:r w:rsidRPr="004D4F7C">
            <w:rPr>
              <w:rFonts w:ascii="Calibri Light" w:hAnsi="Calibri Light" w:cs="Calibri Light"/>
              <w:sz w:val="22"/>
              <w:szCs w:val="22"/>
              <w:lang w:val="it-IT"/>
            </w:rPr>
            <w:delText xml:space="preserve">, nominato “Data </w:delText>
          </w:r>
        </w:del>
      </w:ins>
      <w:ins w:id="401" w:author="Boles, Giorgio" w:date="2026-04-24T11:09:00Z" w16du:dateUtc="2026-04-24T09:09:00Z">
        <w:del w:id="402" w:author="Lequio, Giacomo" w:date="2026-04-24T11:26:00Z" w16du:dateUtc="2026-04-24T09:26:00Z">
          <w:r w:rsidR="002864FC">
            <w:rPr>
              <w:rFonts w:ascii="Calibri Light" w:hAnsi="Calibri Light" w:cs="Calibri Light"/>
              <w:sz w:val="22"/>
              <w:szCs w:val="22"/>
              <w:lang w:val="it-IT"/>
            </w:rPr>
            <w:delText xml:space="preserve">riferimento </w:delText>
          </w:r>
        </w:del>
      </w:ins>
      <w:ins w:id="403" w:author="Boles, Giorgio" w:date="2026-04-24T10:36:00Z" w16du:dateUtc="2026-04-24T08:36:00Z">
        <w:del w:id="404" w:author="Lequio, Giacomo" w:date="2026-04-24T11:26:00Z" w16du:dateUtc="2026-04-24T09:26:00Z">
          <w:r w:rsidRPr="004D4F7C">
            <w:rPr>
              <w:rFonts w:ascii="Calibri Light" w:hAnsi="Calibri Light" w:cs="Calibri Light"/>
              <w:sz w:val="22"/>
              <w:szCs w:val="22"/>
              <w:lang w:val="it-IT"/>
            </w:rPr>
            <w:delText xml:space="preserve">fine report” </w:delText>
          </w:r>
        </w:del>
      </w:ins>
      <w:ins w:id="405" w:author="Boles, Giorgio" w:date="2026-04-24T10:37:00Z" w16du:dateUtc="2026-04-24T08:37:00Z">
        <w:del w:id="406" w:author="Lequio, Giacomo" w:date="2026-04-24T11:26:00Z" w16du:dateUtc="2026-04-24T09:26:00Z">
          <w:r w:rsidR="004D4F7C">
            <w:rPr>
              <w:rFonts w:ascii="Calibri Light" w:hAnsi="Calibri Light" w:cs="Calibri Light"/>
              <w:sz w:val="22"/>
              <w:szCs w:val="22"/>
              <w:lang w:val="it-IT"/>
            </w:rPr>
            <w:delText>in cui va inserita la data che costituirà il limite superior</w:delText>
          </w:r>
        </w:del>
      </w:ins>
      <w:ins w:id="407" w:author="Boles, Giorgio" w:date="2026-04-24T10:38:00Z" w16du:dateUtc="2026-04-24T08:38:00Z">
        <w:del w:id="408" w:author="Lequio, Giacomo" w:date="2026-04-24T11:26:00Z" w16du:dateUtc="2026-04-24T09:26:00Z">
          <w:r w:rsidR="004D4F7C">
            <w:rPr>
              <w:rFonts w:ascii="Calibri Light" w:hAnsi="Calibri Light" w:cs="Calibri Light"/>
              <w:sz w:val="22"/>
              <w:szCs w:val="22"/>
              <w:lang w:val="it-IT"/>
            </w:rPr>
            <w:delText>e</w:delText>
          </w:r>
        </w:del>
      </w:ins>
      <w:ins w:id="409" w:author="Boles, Giorgio" w:date="2026-04-24T10:37:00Z" w16du:dateUtc="2026-04-24T08:37:00Z">
        <w:del w:id="410" w:author="Lequio, Giacomo" w:date="2026-04-24T11:26:00Z" w16du:dateUtc="2026-04-24T09:26:00Z">
          <w:r w:rsidR="004D4F7C">
            <w:rPr>
              <w:rFonts w:ascii="Calibri Light" w:hAnsi="Calibri Light" w:cs="Calibri Light"/>
              <w:sz w:val="22"/>
              <w:szCs w:val="22"/>
              <w:lang w:val="it-IT"/>
            </w:rPr>
            <w:delText xml:space="preserve"> del perimetro del report generato</w:delText>
          </w:r>
        </w:del>
      </w:ins>
    </w:p>
    <w:p w14:paraId="6F9E6688" w14:textId="5D7F8D3F" w:rsidR="00957E32" w:rsidRDefault="00F52626" w:rsidP="004D4F7C">
      <w:pPr>
        <w:pStyle w:val="BodyText"/>
        <w:numPr>
          <w:ilvl w:val="0"/>
          <w:numId w:val="31"/>
        </w:numPr>
        <w:rPr>
          <w:ins w:id="411" w:author="Boles, Giorgio" w:date="2026-04-24T10:38:00Z" w16du:dateUtc="2026-04-24T08:38:00Z"/>
          <w:del w:id="412" w:author="Lequio, Giacomo" w:date="2026-04-24T11:26:00Z" w16du:dateUtc="2026-04-24T09:26:00Z"/>
          <w:rFonts w:ascii="Calibri Light" w:hAnsi="Calibri Light" w:cs="Calibri Light"/>
          <w:sz w:val="22"/>
          <w:szCs w:val="22"/>
          <w:lang w:val="it-IT"/>
        </w:rPr>
      </w:pPr>
      <w:ins w:id="413" w:author="Boles, Giorgio" w:date="2026-04-24T10:43:00Z" w16du:dateUtc="2026-04-24T08:43:00Z">
        <w:del w:id="414" w:author="Lequio, Giacomo" w:date="2026-04-24T11:26:00Z" w16du:dateUtc="2026-04-24T09:26:00Z">
          <w:r>
            <w:rPr>
              <w:rFonts w:ascii="Calibri Light" w:hAnsi="Calibri Light" w:cs="Calibri Light"/>
              <w:sz w:val="22"/>
              <w:szCs w:val="22"/>
              <w:lang w:val="it-IT"/>
            </w:rPr>
            <w:delText>Disclaimer</w:delText>
          </w:r>
        </w:del>
      </w:ins>
      <w:ins w:id="415" w:author="Boles, Giorgio" w:date="2026-04-24T10:42:00Z" w16du:dateUtc="2026-04-24T08:42:00Z">
        <w:del w:id="416" w:author="Lequio, Giacomo" w:date="2026-04-24T11:26:00Z" w16du:dateUtc="2026-04-24T09:26:00Z">
          <w:r>
            <w:rPr>
              <w:rFonts w:ascii="Calibri Light" w:hAnsi="Calibri Light" w:cs="Calibri Light"/>
              <w:sz w:val="22"/>
              <w:szCs w:val="22"/>
              <w:lang w:val="it-IT"/>
            </w:rPr>
            <w:delText xml:space="preserve"> testuale</w:delText>
          </w:r>
        </w:del>
      </w:ins>
      <w:ins w:id="417" w:author="Boles, Giorgio" w:date="2026-04-24T10:43:00Z" w16du:dateUtc="2026-04-24T08:43:00Z">
        <w:del w:id="418" w:author="Lequio, Giacomo" w:date="2026-04-24T11:26:00Z" w16du:dateUtc="2026-04-24T09:26:00Z">
          <w:r w:rsidR="003505D7">
            <w:rPr>
              <w:rFonts w:ascii="Calibri Light" w:hAnsi="Calibri Light" w:cs="Calibri Light"/>
              <w:sz w:val="22"/>
              <w:szCs w:val="22"/>
              <w:lang w:val="it-IT"/>
            </w:rPr>
            <w:delText xml:space="preserve"> “Importante: l’ampiezza massima configurabile per il periodo esaminato </w:delText>
          </w:r>
          <w:r w:rsidR="00D47BE1">
            <w:rPr>
              <w:rFonts w:ascii="Calibri Light" w:hAnsi="Calibri Light" w:cs="Calibri Light"/>
              <w:sz w:val="22"/>
              <w:szCs w:val="22"/>
              <w:lang w:val="it-IT"/>
            </w:rPr>
            <w:delText>dal report è di 2 anni”</w:delText>
          </w:r>
        </w:del>
      </w:ins>
    </w:p>
    <w:p w14:paraId="2B6D3CE4" w14:textId="607ED0B3" w:rsidR="00185F21" w:rsidRDefault="00185F21" w:rsidP="004D4F7C">
      <w:pPr>
        <w:pStyle w:val="BodyText"/>
        <w:numPr>
          <w:ilvl w:val="0"/>
          <w:numId w:val="31"/>
        </w:numPr>
        <w:rPr>
          <w:ins w:id="419" w:author="Boles, Giorgio" w:date="2026-04-24T10:38:00Z" w16du:dateUtc="2026-04-24T08:38:00Z"/>
          <w:del w:id="420" w:author="Lequio, Giacomo" w:date="2026-04-24T11:26:00Z" w16du:dateUtc="2026-04-24T09:26:00Z"/>
          <w:rFonts w:ascii="Calibri Light" w:hAnsi="Calibri Light" w:cs="Calibri Light"/>
          <w:sz w:val="22"/>
          <w:szCs w:val="22"/>
          <w:lang w:val="it-IT"/>
        </w:rPr>
      </w:pPr>
      <w:ins w:id="421" w:author="Boles, Giorgio" w:date="2026-04-24T10:38:00Z" w16du:dateUtc="2026-04-24T08:38:00Z">
        <w:del w:id="422" w:author="Lequio, Giacomo" w:date="2026-04-24T11:26:00Z" w16du:dateUtc="2026-04-24T09:26:00Z">
          <w:r>
            <w:rPr>
              <w:rFonts w:ascii="Calibri Light" w:hAnsi="Calibri Light" w:cs="Calibri Light"/>
              <w:sz w:val="22"/>
              <w:szCs w:val="22"/>
              <w:lang w:val="it-IT"/>
            </w:rPr>
            <w:delText>Pusante “Conferma e scarica”</w:delText>
          </w:r>
        </w:del>
      </w:ins>
      <w:ins w:id="423" w:author="Boles, Giorgio" w:date="2026-04-24T10:40:00Z" w16du:dateUtc="2026-04-24T08:40:00Z">
        <w:del w:id="424" w:author="Lequio, Giacomo" w:date="2026-04-24T11:26:00Z" w16du:dateUtc="2026-04-24T09:26:00Z">
          <w:r w:rsidR="00CE511D">
            <w:rPr>
              <w:rFonts w:ascii="Calibri Light" w:hAnsi="Calibri Light" w:cs="Calibri Light"/>
              <w:sz w:val="22"/>
              <w:szCs w:val="22"/>
              <w:lang w:val="it-IT"/>
            </w:rPr>
            <w:delText xml:space="preserve"> che</w:delText>
          </w:r>
          <w:r w:rsidR="005049FF">
            <w:rPr>
              <w:rFonts w:ascii="Calibri Light" w:hAnsi="Calibri Light" w:cs="Calibri Light"/>
              <w:sz w:val="22"/>
              <w:szCs w:val="22"/>
              <w:lang w:val="it-IT"/>
            </w:rPr>
            <w:delText xml:space="preserve"> lancia la generazione e download del report</w:delText>
          </w:r>
        </w:del>
      </w:ins>
    </w:p>
    <w:p w14:paraId="081B0B09" w14:textId="633FA7BC" w:rsidR="00957E32" w:rsidRPr="00957E32" w:rsidRDefault="00185F21" w:rsidP="00985828">
      <w:pPr>
        <w:pStyle w:val="BodyText"/>
        <w:numPr>
          <w:ilvl w:val="0"/>
          <w:numId w:val="31"/>
        </w:numPr>
        <w:rPr>
          <w:ins w:id="425" w:author="Boles, Giorgio" w:date="2026-04-24T10:33:00Z" w16du:dateUtc="2026-04-24T08:33:00Z"/>
          <w:del w:id="426" w:author="Lequio, Giacomo" w:date="2026-04-24T11:26:00Z" w16du:dateUtc="2026-04-24T09:26:00Z"/>
          <w:rFonts w:ascii="Calibri Light" w:hAnsi="Calibri Light" w:cs="Calibri Light"/>
          <w:sz w:val="22"/>
          <w:szCs w:val="22"/>
          <w:lang w:val="it-IT"/>
          <w:rPrChange w:id="427" w:author="Boles, Giorgio" w:date="2026-04-24T10:42:00Z" w16du:dateUtc="2026-04-24T08:42:00Z">
            <w:rPr>
              <w:ins w:id="428" w:author="Boles, Giorgio" w:date="2026-04-24T10:33:00Z" w16du:dateUtc="2026-04-24T08:33:00Z"/>
              <w:del w:id="429" w:author="Lequio, Giacomo" w:date="2026-04-24T11:26:00Z" w16du:dateUtc="2026-04-24T09:26:00Z"/>
              <w:noProof/>
              <w:lang w:val="it-IT" w:eastAsia="it-IT"/>
            </w:rPr>
          </w:rPrChange>
        </w:rPr>
      </w:pPr>
      <w:ins w:id="430" w:author="Boles, Giorgio" w:date="2026-04-24T10:38:00Z" w16du:dateUtc="2026-04-24T08:38:00Z">
        <w:del w:id="431" w:author="Lequio, Giacomo" w:date="2026-04-24T11:26:00Z" w16du:dateUtc="2026-04-24T09:26:00Z">
          <w:r>
            <w:rPr>
              <w:rFonts w:ascii="Calibri Light" w:hAnsi="Calibri Light" w:cs="Calibri Light"/>
              <w:sz w:val="22"/>
              <w:szCs w:val="22"/>
              <w:lang w:val="it-IT"/>
            </w:rPr>
            <w:delText xml:space="preserve">Pulsante </w:delText>
          </w:r>
        </w:del>
      </w:ins>
      <w:ins w:id="432" w:author="Boles, Giorgio" w:date="2026-04-24T10:39:00Z" w16du:dateUtc="2026-04-24T08:39:00Z">
        <w:del w:id="433" w:author="Lequio, Giacomo" w:date="2026-04-24T11:26:00Z" w16du:dateUtc="2026-04-24T09:26:00Z">
          <w:r>
            <w:rPr>
              <w:rFonts w:ascii="Calibri Light" w:hAnsi="Calibri Light" w:cs="Calibri Light"/>
              <w:sz w:val="22"/>
              <w:szCs w:val="22"/>
              <w:lang w:val="it-IT"/>
            </w:rPr>
            <w:delText>“</w:delText>
          </w:r>
          <w:r w:rsidR="00684940">
            <w:rPr>
              <w:rFonts w:ascii="Calibri Light" w:hAnsi="Calibri Light" w:cs="Calibri Light"/>
              <w:sz w:val="22"/>
              <w:szCs w:val="22"/>
              <w:lang w:val="it-IT"/>
            </w:rPr>
            <w:delText>Annulla” che permette di annullare l’operazione e chiudere il pop-up</w:delText>
          </w:r>
        </w:del>
      </w:ins>
    </w:p>
    <w:p w14:paraId="7C1770B6" w14:textId="32E1E11B" w:rsidR="00957E32" w:rsidRPr="00EF4393" w:rsidRDefault="00957E32">
      <w:pPr>
        <w:spacing w:after="0"/>
        <w:rPr>
          <w:ins w:id="434" w:author="Boles, Giorgio" w:date="2026-04-24T10:33:00Z" w16du:dateUtc="2026-04-24T08:33:00Z"/>
          <w:del w:id="435" w:author="Lequio, Giacomo" w:date="2026-04-24T11:26:00Z" w16du:dateUtc="2026-04-24T09:26:00Z"/>
          <w:rFonts w:ascii="Times New Roman" w:eastAsia="Times New Roman" w:hAnsi="Times New Roman" w:cs="Times New Roman"/>
          <w:lang w:val="it-IT" w:eastAsia="it-IT"/>
          <w:rPrChange w:id="436" w:author="Boles, Giorgio" w:date="2026-04-24T10:43:00Z" w16du:dateUtc="2026-04-24T08:43:00Z">
            <w:rPr>
              <w:ins w:id="437" w:author="Boles, Giorgio" w:date="2026-04-24T10:33:00Z" w16du:dateUtc="2026-04-24T08:33:00Z"/>
              <w:del w:id="438" w:author="Lequio, Giacomo" w:date="2026-04-24T11:26:00Z" w16du:dateUtc="2026-04-24T09:26:00Z"/>
              <w:rFonts w:ascii="Calibri Light" w:hAnsi="Calibri Light" w:cs="Calibri Light"/>
              <w:b/>
              <w:bCs/>
              <w:sz w:val="22"/>
              <w:szCs w:val="22"/>
              <w:lang w:val="it-IT"/>
            </w:rPr>
          </w:rPrChange>
        </w:rPr>
        <w:pPrChange w:id="439" w:author="Boles, Giorgio" w:date="2026-04-24T10:43:00Z" w16du:dateUtc="2026-04-24T08:43:00Z">
          <w:pPr>
            <w:pStyle w:val="BodyText"/>
            <w:numPr>
              <w:numId w:val="31"/>
            </w:numPr>
            <w:ind w:left="1080" w:hanging="360"/>
          </w:pPr>
        </w:pPrChange>
      </w:pPr>
      <w:ins w:id="440" w:author="Boles, Giorgio" w:date="2026-04-24T10:42:00Z" w16du:dateUtc="2026-04-24T08:42:00Z">
        <w:del w:id="441" w:author="Lequio, Giacomo" w:date="2026-04-24T11:26:00Z" w16du:dateUtc="2026-04-24T09:26:00Z">
          <w:r w:rsidRPr="00957E32">
            <w:rPr>
              <w:noProof/>
              <w:lang w:val="it-IT" w:eastAsia="it-IT"/>
            </w:rPr>
            <w:drawing>
              <wp:inline distT="0" distB="0" distL="0" distR="0" wp14:anchorId="1D30489B" wp14:editId="6A971C14">
                <wp:extent cx="4793942" cy="1447870"/>
                <wp:effectExtent l="0" t="0" r="0" b="0"/>
                <wp:docPr id="382674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l="24577" t="32383" r="24187" b="32816"/>
                        <a:stretch>
                          <a:fillRect/>
                        </a:stretch>
                      </pic:blipFill>
                      <pic:spPr bwMode="auto">
                        <a:xfrm>
                          <a:off x="0" y="0"/>
                          <a:ext cx="4849937" cy="1464782"/>
                        </a:xfrm>
                        <a:prstGeom prst="rect">
                          <a:avLst/>
                        </a:prstGeom>
                        <a:noFill/>
                        <a:ln>
                          <a:noFill/>
                        </a:ln>
                        <a:extLst>
                          <a:ext uri="{53640926-AAD7-44D8-BBD7-CCE9431645EC}">
                            <a14:shadowObscured xmlns:a14="http://schemas.microsoft.com/office/drawing/2010/main"/>
                          </a:ext>
                        </a:extLst>
                      </pic:spPr>
                    </pic:pic>
                  </a:graphicData>
                </a:graphic>
              </wp:inline>
            </w:drawing>
          </w:r>
        </w:del>
      </w:ins>
    </w:p>
    <w:p w14:paraId="74B99695" w14:textId="720EF4EE" w:rsidR="002512C6" w:rsidRPr="009F10A0" w:rsidRDefault="00185F21" w:rsidP="008E01C5">
      <w:pPr>
        <w:pStyle w:val="BodyText"/>
        <w:rPr>
          <w:rFonts w:ascii="Calibri Light" w:hAnsi="Calibri Light" w:cs="Calibri Light"/>
          <w:sz w:val="22"/>
          <w:szCs w:val="22"/>
          <w:lang w:val="it-IT"/>
        </w:rPr>
      </w:pPr>
      <w:ins w:id="442" w:author="Boles, Giorgio" w:date="2026-04-24T10:38:00Z" w16du:dateUtc="2026-04-24T08:38:00Z">
        <w:del w:id="443" w:author="Lequio, Giacomo" w:date="2026-04-24T11:26:00Z" w16du:dateUtc="2026-04-24T09:26:00Z">
          <w:r>
            <w:rPr>
              <w:rFonts w:ascii="Calibri Light" w:hAnsi="Calibri Light" w:cs="Calibri Light"/>
              <w:sz w:val="22"/>
              <w:szCs w:val="22"/>
              <w:lang w:val="it-IT"/>
            </w:rPr>
            <w:delText>Questo pulsante permette</w:delText>
          </w:r>
          <w:r w:rsidR="00CE511D">
            <w:rPr>
              <w:rFonts w:ascii="Calibri Light" w:hAnsi="Calibri Light" w:cs="Calibri Light"/>
              <w:sz w:val="22"/>
              <w:szCs w:val="22"/>
              <w:lang w:val="it-IT"/>
            </w:rPr>
            <w:delText xml:space="preserve"> </w:delText>
          </w:r>
        </w:del>
      </w:ins>
      <w:ins w:id="444" w:author="Boles, Giorgio" w:date="2026-04-24T10:40:00Z" w16du:dateUtc="2026-04-24T08:40:00Z">
        <w:del w:id="445" w:author="Lequio, Giacomo" w:date="2026-04-24T11:26:00Z" w16du:dateUtc="2026-04-24T09:26:00Z">
          <w:r w:rsidR="00CE511D">
            <w:rPr>
              <w:rFonts w:ascii="Calibri Light" w:hAnsi="Calibri Light" w:cs="Calibri Light"/>
              <w:sz w:val="22"/>
              <w:szCs w:val="22"/>
              <w:lang w:val="it-IT"/>
            </w:rPr>
            <w:delText>di esportare</w:delText>
          </w:r>
        </w:del>
      </w:ins>
      <w:ins w:id="446" w:author="Deloitte" w:date="2026-04-22T13:09:00Z" w16du:dateUtc="2026-04-22T11:09:00Z">
        <w:del w:id="447" w:author="Lequio, Giacomo" w:date="2026-04-24T11:26:00Z" w16du:dateUtc="2026-04-24T09:26:00Z">
          <w:r w:rsidR="009F10A0">
            <w:rPr>
              <w:rFonts w:ascii="Calibri Light" w:hAnsi="Calibri Light" w:cs="Calibri Light"/>
              <w:sz w:val="22"/>
              <w:szCs w:val="22"/>
              <w:lang w:val="it-IT"/>
            </w:rPr>
            <w:delText xml:space="preserve"> le informazioni dei singoli monitoraggi </w:delText>
          </w:r>
          <w:r w:rsidR="005B4FFD">
            <w:rPr>
              <w:rFonts w:ascii="Calibri Light" w:hAnsi="Calibri Light" w:cs="Calibri Light"/>
              <w:sz w:val="22"/>
              <w:szCs w:val="22"/>
              <w:lang w:val="it-IT"/>
            </w:rPr>
            <w:delText xml:space="preserve">effettuati (dimensione Report </w:delText>
          </w:r>
          <w:r w:rsidR="005B4FFD" w:rsidRPr="005B4FFD">
            <w:rPr>
              <w:rFonts w:ascii="Calibri Light" w:hAnsi="Calibri Light" w:cs="Calibri Light"/>
              <w:sz w:val="22"/>
              <w:szCs w:val="22"/>
              <w:lang w:val="it-IT"/>
            </w:rPr>
            <w:sym w:font="Wingdings" w:char="F0E0"/>
          </w:r>
          <w:r w:rsidR="005B4FFD">
            <w:rPr>
              <w:rFonts w:ascii="Calibri Light" w:hAnsi="Calibri Light" w:cs="Calibri Light"/>
              <w:sz w:val="22"/>
              <w:szCs w:val="22"/>
              <w:lang w:val="it-IT"/>
            </w:rPr>
            <w:delText xml:space="preserve"> dovrà contenere i singoli eventi di monitoraggio avvenuti </w:delText>
          </w:r>
          <w:r w:rsidR="005B4FFD" w:rsidDel="00CE511D">
            <w:rPr>
              <w:rFonts w:ascii="Calibri Light" w:hAnsi="Calibri Light" w:cs="Calibri Light"/>
              <w:sz w:val="22"/>
              <w:szCs w:val="22"/>
              <w:lang w:val="it-IT"/>
            </w:rPr>
            <w:delText>negli ultimi 365 giorni</w:delText>
          </w:r>
        </w:del>
      </w:ins>
      <w:ins w:id="448" w:author="Deloitte" w:date="2026-04-23T15:06:00Z" w16du:dateUtc="2026-04-23T13:06:00Z">
        <w:del w:id="449" w:author="Lequio, Giacomo" w:date="2026-04-24T11:26:00Z" w16du:dateUtc="2026-04-24T09:26:00Z">
          <w:r w:rsidR="0008751F" w:rsidDel="00CE511D">
            <w:rPr>
              <w:rFonts w:ascii="Calibri Light" w:hAnsi="Calibri Light" w:cs="Calibri Light"/>
              <w:sz w:val="22"/>
              <w:szCs w:val="22"/>
              <w:lang w:val="it-IT"/>
            </w:rPr>
            <w:delText xml:space="preserve"> e i futuri eventi</w:delText>
          </w:r>
          <w:r w:rsidR="00CD16CC" w:rsidDel="00CE511D">
            <w:rPr>
              <w:rFonts w:ascii="Calibri Light" w:hAnsi="Calibri Light" w:cs="Calibri Light"/>
              <w:sz w:val="22"/>
              <w:szCs w:val="22"/>
              <w:lang w:val="it-IT"/>
            </w:rPr>
            <w:delText xml:space="preserve"> che avverranno</w:delText>
          </w:r>
          <w:r w:rsidR="0008751F" w:rsidDel="00CE511D">
            <w:rPr>
              <w:rFonts w:ascii="Calibri Light" w:hAnsi="Calibri Light" w:cs="Calibri Light"/>
              <w:sz w:val="22"/>
              <w:szCs w:val="22"/>
              <w:lang w:val="it-IT"/>
            </w:rPr>
            <w:delText xml:space="preserve"> </w:delText>
          </w:r>
          <w:r w:rsidR="00CD16CC" w:rsidDel="00CE511D">
            <w:rPr>
              <w:rFonts w:ascii="Calibri Light" w:hAnsi="Calibri Light" w:cs="Calibri Light"/>
              <w:sz w:val="22"/>
              <w:szCs w:val="22"/>
              <w:lang w:val="it-IT"/>
            </w:rPr>
            <w:delText>entro 365 giorni</w:delText>
          </w:r>
        </w:del>
      </w:ins>
      <w:ins w:id="450" w:author="Boles, Giorgio" w:date="2026-04-24T10:39:00Z" w16du:dateUtc="2026-04-24T08:39:00Z">
        <w:del w:id="451" w:author="Lequio, Giacomo" w:date="2026-04-24T11:26:00Z" w16du:dateUtc="2026-04-24T09:26:00Z">
          <w:r w:rsidR="00CE511D">
            <w:rPr>
              <w:rFonts w:ascii="Calibri Light" w:hAnsi="Calibri Light" w:cs="Calibri Light"/>
              <w:sz w:val="22"/>
              <w:szCs w:val="22"/>
              <w:lang w:val="it-IT"/>
            </w:rPr>
            <w:delText>all’interno delle due date specificate</w:delText>
          </w:r>
        </w:del>
      </w:ins>
      <w:ins w:id="452" w:author="Deloitte" w:date="2026-04-22T13:09:00Z" w16du:dateUtc="2026-04-22T11:09:00Z">
        <w:del w:id="453" w:author="Lequio, Giacomo" w:date="2026-04-24T11:26:00Z" w16du:dateUtc="2026-04-24T09:26:00Z">
          <w:r w:rsidR="005B4FFD">
            <w:rPr>
              <w:rFonts w:ascii="Calibri Light" w:hAnsi="Calibri Light" w:cs="Calibri Light"/>
              <w:sz w:val="22"/>
              <w:szCs w:val="22"/>
              <w:lang w:val="it-IT"/>
            </w:rPr>
            <w:delText>)</w:delText>
          </w:r>
        </w:del>
      </w:ins>
    </w:p>
    <w:p w14:paraId="2FF7A6A6" w14:textId="77777777" w:rsidR="008E01C5" w:rsidRPr="008E01C5" w:rsidRDefault="008E01C5" w:rsidP="008E01C5">
      <w:pPr>
        <w:pStyle w:val="Heading3"/>
        <w:rPr>
          <w:rFonts w:ascii="Calibri Light" w:hAnsi="Calibri Light" w:cs="Calibri Light"/>
          <w:sz w:val="22"/>
          <w:szCs w:val="22"/>
          <w:lang w:val="it-IT"/>
        </w:rPr>
      </w:pPr>
      <w:bookmarkStart w:id="454" w:name="_Toc227849753"/>
      <w:r w:rsidRPr="008E01C5">
        <w:rPr>
          <w:rFonts w:ascii="Calibri Light" w:hAnsi="Calibri Light" w:cs="Calibri Light"/>
          <w:sz w:val="22"/>
          <w:szCs w:val="22"/>
          <w:lang w:val="it-IT"/>
        </w:rPr>
        <w:t>2.3 Tabella Pratiche Monitoraggio - Vista Consolidata</w:t>
      </w:r>
      <w:bookmarkEnd w:id="454"/>
    </w:p>
    <w:p w14:paraId="4AC0FE2E" w14:textId="77777777" w:rsidR="008E01C5" w:rsidRPr="008E01C5" w:rsidRDefault="008E01C5" w:rsidP="008E01C5">
      <w:pPr>
        <w:pStyle w:val="Heading4"/>
        <w:rPr>
          <w:rFonts w:ascii="Calibri Light" w:hAnsi="Calibri Light" w:cs="Calibri Light"/>
          <w:sz w:val="22"/>
          <w:szCs w:val="22"/>
          <w:lang w:val="it-IT"/>
        </w:rPr>
      </w:pPr>
      <w:r w:rsidRPr="008E01C5">
        <w:rPr>
          <w:rFonts w:ascii="Calibri Light" w:hAnsi="Calibri Light" w:cs="Calibri Light"/>
          <w:sz w:val="22"/>
          <w:szCs w:val="22"/>
          <w:lang w:val="it-IT"/>
        </w:rPr>
        <w:t>Descrizione Funzionale</w:t>
      </w:r>
    </w:p>
    <w:p w14:paraId="68E3F650" w14:textId="77777777" w:rsidR="008E01C5" w:rsidRPr="008E01C5" w:rsidRDefault="008E01C5" w:rsidP="008E01C5">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La tabella principale della pagina “Pratiche Monitoraggio” fornisce una vista consolidata di tutte le pratiche, con informazioni chiave su ciascuna pratica e il suo stato di monitoraggio. Questa tabella è il cuore della pagina e consente agli utenti di navigare verso i dettagli specifici di ogni pratica.</w:t>
      </w:r>
    </w:p>
    <w:p w14:paraId="0C6D3F78" w14:textId="77777777" w:rsidR="008E01C5" w:rsidRPr="008E01C5" w:rsidRDefault="008E01C5" w:rsidP="008E01C5">
      <w:pPr>
        <w:pStyle w:val="Heading4"/>
        <w:rPr>
          <w:rFonts w:ascii="Calibri Light" w:hAnsi="Calibri Light" w:cs="Calibri Light"/>
          <w:sz w:val="22"/>
          <w:szCs w:val="22"/>
          <w:lang w:val="it-IT"/>
        </w:rPr>
      </w:pPr>
      <w:r w:rsidRPr="008E01C5">
        <w:rPr>
          <w:rFonts w:ascii="Calibri Light" w:hAnsi="Calibri Light" w:cs="Calibri Light"/>
          <w:sz w:val="22"/>
          <w:szCs w:val="22"/>
          <w:lang w:val="it-IT"/>
        </w:rPr>
        <w:t>Colonne e Dati</w:t>
      </w:r>
    </w:p>
    <w:p w14:paraId="692A0365" w14:textId="1042AA66" w:rsidR="00AD3B47" w:rsidRPr="00DF3A7C" w:rsidRDefault="008E01C5" w:rsidP="00DF3A7C">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La tabella contiene le seguenti colonne:</w:t>
      </w:r>
    </w:p>
    <w:p w14:paraId="775F06AE" w14:textId="77777777" w:rsidR="00947636" w:rsidRPr="00501F34" w:rsidRDefault="00947636" w:rsidP="00DA6969">
      <w:pPr>
        <w:pStyle w:val="Compact"/>
        <w:numPr>
          <w:ilvl w:val="0"/>
          <w:numId w:val="2"/>
        </w:numPr>
        <w:rPr>
          <w:rFonts w:ascii="Calibri Light" w:hAnsi="Calibri Light" w:cs="Calibri Light"/>
          <w:sz w:val="22"/>
          <w:szCs w:val="22"/>
          <w:lang w:val="it-IT"/>
        </w:rPr>
      </w:pPr>
      <w:r w:rsidRPr="008E01C5">
        <w:rPr>
          <w:rFonts w:ascii="Calibri Light" w:hAnsi="Calibri Light" w:cs="Calibri Light"/>
          <w:b/>
          <w:sz w:val="22"/>
          <w:szCs w:val="22"/>
          <w:lang w:val="it-IT"/>
        </w:rPr>
        <w:t>ID Monitoraggio Pratica:</w:t>
      </w:r>
      <w:r w:rsidRPr="008E01C5">
        <w:rPr>
          <w:rFonts w:ascii="Calibri Light" w:hAnsi="Calibri Light" w:cs="Calibri Light"/>
          <w:sz w:val="22"/>
          <w:szCs w:val="22"/>
          <w:lang w:val="it-IT"/>
        </w:rPr>
        <w:t xml:space="preserve"> L’identificativo univoco della pratica </w:t>
      </w:r>
      <w:r>
        <w:rPr>
          <w:rFonts w:ascii="Calibri Light" w:hAnsi="Calibri Light" w:cs="Calibri Light"/>
          <w:sz w:val="22"/>
          <w:szCs w:val="22"/>
          <w:lang w:val="it-IT"/>
        </w:rPr>
        <w:t>che assume un valore progressivo univoco a partire dalla prima pratica di monitoraggio creata (il formato sarà M1, mantenendo “M” fisso e progressivamente aumentando la parte numerica dell’ID)</w:t>
      </w:r>
    </w:p>
    <w:p w14:paraId="13902744" w14:textId="7B48472C" w:rsidR="00947636" w:rsidRPr="00501F34" w:rsidRDefault="00947636" w:rsidP="00DA6969">
      <w:pPr>
        <w:pStyle w:val="Compact"/>
        <w:numPr>
          <w:ilvl w:val="0"/>
          <w:numId w:val="2"/>
        </w:numPr>
        <w:rPr>
          <w:rFonts w:ascii="Calibri Light" w:hAnsi="Calibri Light" w:cs="Calibri Light"/>
          <w:sz w:val="22"/>
          <w:szCs w:val="22"/>
          <w:lang w:val="it-IT"/>
        </w:rPr>
      </w:pPr>
      <w:r w:rsidRPr="008E01C5">
        <w:rPr>
          <w:rFonts w:ascii="Calibri Light" w:hAnsi="Calibri Light" w:cs="Calibri Light"/>
          <w:b/>
          <w:sz w:val="22"/>
          <w:szCs w:val="22"/>
          <w:lang w:val="it-IT"/>
        </w:rPr>
        <w:t>Tracking ID:</w:t>
      </w:r>
      <w:r w:rsidRPr="008E01C5">
        <w:rPr>
          <w:rFonts w:ascii="Calibri Light" w:hAnsi="Calibri Light" w:cs="Calibri Light"/>
          <w:sz w:val="22"/>
          <w:szCs w:val="22"/>
          <w:lang w:val="it-IT"/>
        </w:rPr>
        <w:t xml:space="preserve"> ID univoco dei sistemi ISP per riconoscere l’operazione di riferimento, dato recuperato dal medesimo campo riferito alla relativa pratica di censimento</w:t>
      </w:r>
    </w:p>
    <w:p w14:paraId="60A2D393" w14:textId="74618CB7" w:rsidR="00205799" w:rsidRPr="008E01C5" w:rsidRDefault="00205799" w:rsidP="00DA6969">
      <w:pPr>
        <w:pStyle w:val="Compact"/>
        <w:numPr>
          <w:ilvl w:val="0"/>
          <w:numId w:val="2"/>
        </w:numPr>
        <w:rPr>
          <w:rFonts w:ascii="Calibri Light" w:hAnsi="Calibri Light" w:cs="Calibri Light"/>
          <w:sz w:val="22"/>
          <w:szCs w:val="22"/>
          <w:lang w:val="it-IT"/>
        </w:rPr>
      </w:pPr>
      <w:r w:rsidRPr="008E01C5">
        <w:rPr>
          <w:rFonts w:ascii="Calibri Light" w:hAnsi="Calibri Light" w:cs="Calibri Light"/>
          <w:b/>
          <w:sz w:val="22"/>
          <w:szCs w:val="22"/>
          <w:lang w:val="it-IT"/>
        </w:rPr>
        <w:t>Nome Deal:</w:t>
      </w:r>
      <w:r w:rsidRPr="008E01C5">
        <w:rPr>
          <w:rFonts w:ascii="Calibri Light" w:hAnsi="Calibri Light" w:cs="Calibri Light"/>
          <w:sz w:val="22"/>
          <w:szCs w:val="22"/>
          <w:lang w:val="it-IT"/>
        </w:rPr>
        <w:t xml:space="preserve"> Il nome della pratica/finanziamento (es. “Banca Nuova S.p.A”), dato recuperato dal medesimo campo riferito alla relativa pratica di censimento (individuabile tramite Tracking ID/ID Contratto)</w:t>
      </w:r>
    </w:p>
    <w:p w14:paraId="2510E8B4" w14:textId="2B71ED2E" w:rsidR="008E01C5" w:rsidRPr="004F617A" w:rsidRDefault="00205799" w:rsidP="00DA6969">
      <w:pPr>
        <w:pStyle w:val="Compact"/>
        <w:numPr>
          <w:ilvl w:val="0"/>
          <w:numId w:val="2"/>
        </w:numPr>
        <w:rPr>
          <w:rFonts w:ascii="Calibri Light" w:hAnsi="Calibri Light" w:cs="Calibri Light"/>
          <w:sz w:val="22"/>
          <w:szCs w:val="22"/>
          <w:lang w:val="it-IT"/>
        </w:rPr>
      </w:pPr>
      <w:r w:rsidRPr="008E01C5">
        <w:rPr>
          <w:rFonts w:ascii="Calibri Light" w:hAnsi="Calibri Light" w:cs="Calibri Light"/>
          <w:b/>
          <w:sz w:val="22"/>
          <w:szCs w:val="22"/>
          <w:lang w:val="it-IT"/>
        </w:rPr>
        <w:t>Utente Banca:</w:t>
      </w:r>
      <w:r w:rsidRPr="008E01C5">
        <w:rPr>
          <w:rFonts w:ascii="Calibri Light" w:hAnsi="Calibri Light" w:cs="Calibri Light"/>
          <w:sz w:val="22"/>
          <w:szCs w:val="22"/>
          <w:lang w:val="it-IT"/>
        </w:rPr>
        <w:t xml:space="preserve"> L’email dell’utente ISP responsabile (es. “Marioverdi@isp-it”), dato recuperato dal medesimo campo riferito all’utente Banca associato alla relativa pratica di censimento (individuabile </w:t>
      </w:r>
      <w:r w:rsidRPr="004F617A">
        <w:rPr>
          <w:rFonts w:ascii="Calibri Light" w:hAnsi="Calibri Light" w:cs="Calibri Light"/>
          <w:sz w:val="22"/>
          <w:szCs w:val="22"/>
          <w:lang w:val="it-IT"/>
        </w:rPr>
        <w:t>tramite Tracking ID/ID Contratto)</w:t>
      </w:r>
    </w:p>
    <w:p w14:paraId="14BC0F65" w14:textId="35723E72" w:rsidR="008E01C5" w:rsidRPr="004F617A" w:rsidRDefault="00762A4C" w:rsidP="00DA6969">
      <w:pPr>
        <w:pStyle w:val="Compact"/>
        <w:numPr>
          <w:ilvl w:val="0"/>
          <w:numId w:val="2"/>
        </w:numPr>
        <w:rPr>
          <w:rFonts w:ascii="Calibri Light" w:hAnsi="Calibri Light" w:cs="Calibri Light"/>
          <w:sz w:val="22"/>
          <w:szCs w:val="22"/>
          <w:lang w:val="it-IT"/>
        </w:rPr>
      </w:pPr>
      <w:r w:rsidRPr="004F617A">
        <w:rPr>
          <w:rFonts w:ascii="Calibri Light" w:hAnsi="Calibri Light" w:cs="Calibri Light"/>
          <w:b/>
          <w:sz w:val="22"/>
          <w:szCs w:val="22"/>
          <w:lang w:val="it-IT"/>
        </w:rPr>
        <w:t xml:space="preserve">Utente Deloitte: </w:t>
      </w:r>
      <w:r w:rsidRPr="004F617A">
        <w:rPr>
          <w:rFonts w:ascii="Calibri Light" w:hAnsi="Calibri Light" w:cs="Calibri Light"/>
          <w:sz w:val="22"/>
          <w:szCs w:val="22"/>
          <w:lang w:val="it-IT"/>
        </w:rPr>
        <w:t xml:space="preserve">L’email dell’utente Deloitte assegnata alla pratica di monitoraggio (es. </w:t>
      </w:r>
      <w:r>
        <w:fldChar w:fldCharType="begin"/>
      </w:r>
      <w:r w:rsidRPr="00C14DF1">
        <w:rPr>
          <w:lang w:val="it-IT"/>
          <w:rPrChange w:id="455" w:author="Boles, Giorgio" w:date="2026-04-23T17:42:00Z" w16du:dateUtc="2026-04-23T15:42:00Z">
            <w:rPr/>
          </w:rPrChange>
        </w:rPr>
        <w:instrText>HYPERLINK "mailto:mverdi@deloitte.it"</w:instrText>
      </w:r>
      <w:r>
        <w:fldChar w:fldCharType="separate"/>
      </w:r>
      <w:r w:rsidRPr="004F617A">
        <w:rPr>
          <w:rStyle w:val="Hyperlink"/>
          <w:rFonts w:ascii="Calibri Light" w:hAnsi="Calibri Light" w:cs="Calibri Light"/>
          <w:color w:val="auto"/>
          <w:sz w:val="22"/>
          <w:szCs w:val="22"/>
          <w:lang w:val="it-IT"/>
        </w:rPr>
        <w:t>mverdi@deloitte.it</w:t>
      </w:r>
      <w:r>
        <w:fldChar w:fldCharType="end"/>
      </w:r>
      <w:r w:rsidRPr="004F617A">
        <w:rPr>
          <w:rFonts w:ascii="Calibri Light" w:hAnsi="Calibri Light" w:cs="Calibri Light"/>
          <w:sz w:val="22"/>
          <w:szCs w:val="22"/>
          <w:lang w:val="it-IT"/>
        </w:rPr>
        <w:t>)</w:t>
      </w:r>
      <w:r w:rsidR="00501F34" w:rsidRPr="004F617A">
        <w:rPr>
          <w:rFonts w:ascii="Calibri Light" w:hAnsi="Calibri Light" w:cs="Calibri Light"/>
          <w:sz w:val="22"/>
          <w:szCs w:val="22"/>
          <w:lang w:val="it-IT"/>
        </w:rPr>
        <w:t xml:space="preserve"> e viene ereditato rispetto a quello già assegnato alla pratica di censimento (individuabile tramite Tracking ID/ID Contratto)</w:t>
      </w:r>
    </w:p>
    <w:p w14:paraId="0DA74C8B" w14:textId="694E3027" w:rsidR="008E01C5" w:rsidRPr="008E01C5" w:rsidRDefault="00501F34" w:rsidP="00DA6969">
      <w:pPr>
        <w:pStyle w:val="Compact"/>
        <w:numPr>
          <w:ilvl w:val="0"/>
          <w:numId w:val="2"/>
        </w:numPr>
        <w:rPr>
          <w:rFonts w:ascii="Calibri Light" w:hAnsi="Calibri Light" w:cs="Calibri Light"/>
          <w:sz w:val="22"/>
          <w:szCs w:val="22"/>
          <w:lang w:val="it-IT"/>
        </w:rPr>
      </w:pPr>
      <w:r w:rsidRPr="008E01C5">
        <w:rPr>
          <w:rFonts w:ascii="Calibri Light" w:hAnsi="Calibri Light" w:cs="Calibri Light"/>
          <w:b/>
          <w:sz w:val="22"/>
          <w:szCs w:val="22"/>
          <w:lang w:val="it-IT"/>
        </w:rPr>
        <w:t>Tipologia Pratica:</w:t>
      </w:r>
      <w:r w:rsidRPr="008E01C5">
        <w:rPr>
          <w:rFonts w:ascii="Calibri Light" w:hAnsi="Calibri Light" w:cs="Calibri Light"/>
          <w:sz w:val="22"/>
          <w:szCs w:val="22"/>
          <w:lang w:val="it-IT"/>
        </w:rPr>
        <w:t xml:space="preserve"> La tipologia della pratica (es. “Banca Agente”, “SACE Agent”), dato recuperato dal medesimo campo riferito alla tipologia pratica relativa alla pratica di censimento (individuabile tramite Tracking ID/ID Contratto)</w:t>
      </w:r>
    </w:p>
    <w:p w14:paraId="32765A91" w14:textId="1458547C" w:rsidR="008E01C5" w:rsidRPr="001E778B" w:rsidRDefault="008E01C5" w:rsidP="00DA6969">
      <w:pPr>
        <w:pStyle w:val="Compact"/>
        <w:numPr>
          <w:ilvl w:val="0"/>
          <w:numId w:val="2"/>
        </w:numPr>
        <w:rPr>
          <w:rFonts w:ascii="Calibri Light" w:hAnsi="Calibri Light" w:cs="Calibri Light"/>
          <w:sz w:val="22"/>
          <w:szCs w:val="22"/>
          <w:lang w:val="it-IT"/>
        </w:rPr>
      </w:pPr>
      <w:r w:rsidRPr="008E01C5">
        <w:rPr>
          <w:rFonts w:ascii="Calibri Light" w:hAnsi="Calibri Light" w:cs="Calibri Light"/>
          <w:b/>
          <w:sz w:val="22"/>
          <w:szCs w:val="22"/>
          <w:lang w:val="it-IT"/>
        </w:rPr>
        <w:t>#Monitoraggi Scaduti:</w:t>
      </w:r>
      <w:r w:rsidRPr="008E01C5">
        <w:rPr>
          <w:rFonts w:ascii="Calibri Light" w:hAnsi="Calibri Light" w:cs="Calibri Light"/>
          <w:sz w:val="22"/>
          <w:szCs w:val="22"/>
          <w:lang w:val="it-IT"/>
        </w:rPr>
        <w:t xml:space="preserve"> Il numero </w:t>
      </w:r>
      <w:r w:rsidR="002A4587">
        <w:rPr>
          <w:rFonts w:ascii="Calibri Light" w:hAnsi="Calibri Light" w:cs="Calibri Light"/>
          <w:sz w:val="22"/>
          <w:szCs w:val="22"/>
          <w:lang w:val="it-IT"/>
        </w:rPr>
        <w:t>eventi di monitoraggio della pratica che presentano lo stato “Monitoraggio Scaduto”</w:t>
      </w:r>
    </w:p>
    <w:p w14:paraId="017D336A" w14:textId="05F1A177" w:rsidR="008E01C5" w:rsidRPr="002A4587" w:rsidRDefault="008E01C5" w:rsidP="00DA6969">
      <w:pPr>
        <w:pStyle w:val="Compact"/>
        <w:numPr>
          <w:ilvl w:val="0"/>
          <w:numId w:val="2"/>
        </w:numPr>
        <w:rPr>
          <w:rFonts w:ascii="Calibri Light" w:hAnsi="Calibri Light" w:cs="Calibri Light"/>
          <w:sz w:val="22"/>
          <w:szCs w:val="22"/>
          <w:lang w:val="it-IT"/>
        </w:rPr>
      </w:pPr>
      <w:r w:rsidRPr="008E01C5">
        <w:rPr>
          <w:rFonts w:ascii="Calibri Light" w:hAnsi="Calibri Light" w:cs="Calibri Light"/>
          <w:b/>
          <w:sz w:val="22"/>
          <w:szCs w:val="22"/>
          <w:lang w:val="it-IT"/>
        </w:rPr>
        <w:t># Monitoraggi in Scadenza:</w:t>
      </w:r>
      <w:r w:rsidRPr="008E01C5">
        <w:rPr>
          <w:rFonts w:ascii="Calibri Light" w:hAnsi="Calibri Light" w:cs="Calibri Light"/>
          <w:sz w:val="22"/>
          <w:szCs w:val="22"/>
          <w:lang w:val="it-IT"/>
        </w:rPr>
        <w:t xml:space="preserve"> </w:t>
      </w:r>
      <w:r w:rsidR="002A4587" w:rsidRPr="008E01C5">
        <w:rPr>
          <w:rFonts w:ascii="Calibri Light" w:hAnsi="Calibri Light" w:cs="Calibri Light"/>
          <w:sz w:val="22"/>
          <w:szCs w:val="22"/>
          <w:lang w:val="it-IT"/>
        </w:rPr>
        <w:t xml:space="preserve">Il numero </w:t>
      </w:r>
      <w:r w:rsidR="002A4587">
        <w:rPr>
          <w:rFonts w:ascii="Calibri Light" w:hAnsi="Calibri Light" w:cs="Calibri Light"/>
          <w:sz w:val="22"/>
          <w:szCs w:val="22"/>
          <w:lang w:val="it-IT"/>
        </w:rPr>
        <w:t>eventi di monitoraggio della pratica che presentano lo stato “Monitoraggio in Scadenza”</w:t>
      </w:r>
    </w:p>
    <w:p w14:paraId="3B2A089B" w14:textId="3CA41921" w:rsidR="008E01C5" w:rsidRPr="006355D8" w:rsidRDefault="008E01C5" w:rsidP="00DA6969">
      <w:pPr>
        <w:pStyle w:val="Compact"/>
        <w:numPr>
          <w:ilvl w:val="0"/>
          <w:numId w:val="2"/>
        </w:numPr>
        <w:rPr>
          <w:rFonts w:ascii="Calibri Light" w:hAnsi="Calibri Light" w:cs="Calibri Light"/>
          <w:vanish/>
          <w:sz w:val="22"/>
          <w:szCs w:val="22"/>
          <w:lang w:val="it-IT"/>
          <w:specVanish/>
        </w:rPr>
      </w:pPr>
      <w:r w:rsidRPr="008E01C5">
        <w:rPr>
          <w:rFonts w:ascii="Calibri Light" w:hAnsi="Calibri Light" w:cs="Calibri Light"/>
          <w:b/>
          <w:sz w:val="22"/>
          <w:szCs w:val="22"/>
          <w:lang w:val="it-IT"/>
        </w:rPr>
        <w:t># Documenti in Lavorazione:</w:t>
      </w:r>
      <w:r w:rsidRPr="008E01C5">
        <w:rPr>
          <w:rFonts w:ascii="Calibri Light" w:hAnsi="Calibri Light" w:cs="Calibri Light"/>
          <w:sz w:val="22"/>
          <w:szCs w:val="22"/>
          <w:lang w:val="it-IT"/>
        </w:rPr>
        <w:t xml:space="preserve"> Il numero di documenti </w:t>
      </w:r>
      <w:r w:rsidR="002A4587">
        <w:rPr>
          <w:rFonts w:ascii="Calibri Light" w:hAnsi="Calibri Light" w:cs="Calibri Light"/>
          <w:sz w:val="22"/>
          <w:szCs w:val="22"/>
          <w:lang w:val="it-IT"/>
        </w:rPr>
        <w:t xml:space="preserve">caricati dall’Utente Banca </w:t>
      </w:r>
      <w:r w:rsidR="00F25F8C">
        <w:rPr>
          <w:rFonts w:ascii="Calibri Light" w:hAnsi="Calibri Light" w:cs="Calibri Light"/>
          <w:sz w:val="22"/>
          <w:szCs w:val="22"/>
          <w:lang w:val="it-IT"/>
        </w:rPr>
        <w:t>che non hanno ancora concluso l’iter</w:t>
      </w:r>
      <w:r w:rsidR="00E56713">
        <w:rPr>
          <w:rFonts w:ascii="Calibri Light" w:hAnsi="Calibri Light" w:cs="Calibri Light"/>
          <w:sz w:val="22"/>
          <w:szCs w:val="22"/>
          <w:lang w:val="it-IT"/>
        </w:rPr>
        <w:t xml:space="preserve"> di lavorazione dell’Utente Deloitte</w:t>
      </w:r>
      <w:r w:rsidRPr="008E01C5">
        <w:rPr>
          <w:rFonts w:ascii="Calibri Light" w:hAnsi="Calibri Light" w:cs="Calibri Light"/>
          <w:sz w:val="22"/>
          <w:szCs w:val="22"/>
          <w:lang w:val="it-IT"/>
        </w:rPr>
        <w:t xml:space="preserve"> </w:t>
      </w:r>
      <w:r w:rsidR="009063AA">
        <w:rPr>
          <w:rFonts w:ascii="Calibri Light" w:hAnsi="Calibri Light" w:cs="Calibri Light"/>
          <w:sz w:val="22"/>
          <w:szCs w:val="22"/>
          <w:lang w:val="it-IT"/>
        </w:rPr>
        <w:t>(</w:t>
      </w:r>
      <w:r w:rsidR="009063AA" w:rsidRPr="00A75803">
        <w:rPr>
          <w:rFonts w:ascii="Calibri Light" w:hAnsi="Calibri Light" w:cs="Calibri Light"/>
          <w:b/>
          <w:sz w:val="22"/>
          <w:szCs w:val="22"/>
          <w:lang w:val="it-IT"/>
        </w:rPr>
        <w:t>Stato documento</w:t>
      </w:r>
      <w:r w:rsidR="006355D8" w:rsidRPr="00A75803">
        <w:rPr>
          <w:rFonts w:ascii="Calibri Light" w:hAnsi="Calibri Light" w:cs="Calibri Light"/>
          <w:b/>
          <w:sz w:val="22"/>
          <w:szCs w:val="22"/>
          <w:lang w:val="it-IT"/>
        </w:rPr>
        <w:t xml:space="preserve"> [</w:t>
      </w:r>
      <w:r w:rsidR="00673D7D" w:rsidRPr="00A75803">
        <w:rPr>
          <w:rFonts w:ascii="Calibri Light" w:hAnsi="Calibri Light" w:cs="Calibri Light"/>
          <w:b/>
          <w:sz w:val="22"/>
          <w:szCs w:val="22"/>
          <w:lang w:val="it-IT"/>
        </w:rPr>
        <w:t>Vista ISP]</w:t>
      </w:r>
      <w:r w:rsidR="009063AA" w:rsidRPr="00A75803">
        <w:rPr>
          <w:rFonts w:ascii="Calibri Light" w:hAnsi="Calibri Light" w:cs="Calibri Light"/>
          <w:b/>
          <w:sz w:val="22"/>
          <w:szCs w:val="22"/>
          <w:lang w:val="it-IT"/>
        </w:rPr>
        <w:t>:</w:t>
      </w:r>
      <w:r w:rsidR="009063AA">
        <w:rPr>
          <w:rFonts w:ascii="Calibri Light" w:hAnsi="Calibri Light" w:cs="Calibri Light"/>
          <w:sz w:val="22"/>
          <w:szCs w:val="22"/>
          <w:lang w:val="it-IT"/>
        </w:rPr>
        <w:t xml:space="preserve"> In </w:t>
      </w:r>
      <w:r w:rsidR="003F5485">
        <w:rPr>
          <w:rFonts w:ascii="Calibri Light" w:hAnsi="Calibri Light" w:cs="Calibri Light"/>
          <w:sz w:val="22"/>
          <w:szCs w:val="22"/>
          <w:lang w:val="it-IT"/>
        </w:rPr>
        <w:t>attesa di conferma</w:t>
      </w:r>
      <w:r w:rsidR="000D1091">
        <w:rPr>
          <w:rFonts w:ascii="Calibri Light" w:hAnsi="Calibri Light" w:cs="Calibri Light"/>
          <w:sz w:val="22"/>
          <w:szCs w:val="22"/>
          <w:lang w:val="it-IT"/>
        </w:rPr>
        <w:t>, Verifica Dati in Corso</w:t>
      </w:r>
      <w:r w:rsidR="009063AA">
        <w:rPr>
          <w:rFonts w:ascii="Calibri Light" w:hAnsi="Calibri Light" w:cs="Calibri Light"/>
          <w:sz w:val="22"/>
          <w:szCs w:val="22"/>
          <w:lang w:val="it-IT"/>
        </w:rPr>
        <w:t xml:space="preserve"> </w:t>
      </w:r>
      <w:r w:rsidR="00E009EB">
        <w:rPr>
          <w:rFonts w:ascii="Calibri Light" w:hAnsi="Calibri Light" w:cs="Calibri Light"/>
          <w:sz w:val="22"/>
          <w:szCs w:val="22"/>
          <w:lang w:val="it-IT"/>
        </w:rPr>
        <w:t>oppure</w:t>
      </w:r>
      <w:r w:rsidR="00673D7D">
        <w:rPr>
          <w:rFonts w:ascii="Calibri Light" w:hAnsi="Calibri Light" w:cs="Calibri Light"/>
          <w:sz w:val="22"/>
          <w:szCs w:val="22"/>
          <w:lang w:val="it-IT"/>
        </w:rPr>
        <w:t xml:space="preserve"> </w:t>
      </w:r>
      <w:r w:rsidR="00E009EB">
        <w:rPr>
          <w:rFonts w:ascii="Calibri Light" w:hAnsi="Calibri Light" w:cs="Calibri Light"/>
          <w:sz w:val="22"/>
          <w:szCs w:val="22"/>
          <w:lang w:val="it-IT"/>
        </w:rPr>
        <w:t xml:space="preserve"> </w:t>
      </w:r>
    </w:p>
    <w:p w14:paraId="256185EC" w14:textId="33BC1C9D" w:rsidR="00673D7D" w:rsidRPr="00673D7D" w:rsidRDefault="00673D7D" w:rsidP="00A75803">
      <w:pPr>
        <w:pStyle w:val="Compact"/>
        <w:ind w:left="720"/>
        <w:rPr>
          <w:rFonts w:ascii="Calibri Light" w:hAnsi="Calibri Light" w:cs="Calibri Light"/>
          <w:sz w:val="22"/>
          <w:szCs w:val="22"/>
          <w:lang w:val="it-IT"/>
        </w:rPr>
      </w:pPr>
      <w:r w:rsidRPr="00A75803">
        <w:rPr>
          <w:rFonts w:ascii="Calibri Light" w:hAnsi="Calibri Light" w:cs="Calibri Light"/>
          <w:b/>
          <w:sz w:val="22"/>
          <w:szCs w:val="22"/>
          <w:lang w:val="it-IT"/>
        </w:rPr>
        <w:t>Stato documento [Vista Deloitte]:</w:t>
      </w:r>
      <w:r>
        <w:rPr>
          <w:rFonts w:ascii="Calibri Light" w:hAnsi="Calibri Light" w:cs="Calibri Light"/>
          <w:sz w:val="22"/>
          <w:szCs w:val="22"/>
          <w:lang w:val="it-IT"/>
        </w:rPr>
        <w:t xml:space="preserve"> </w:t>
      </w:r>
      <w:r w:rsidR="00207145" w:rsidRPr="00BD26B9">
        <w:rPr>
          <w:rFonts w:ascii="Calibri Light" w:hAnsi="Calibri Light" w:cs="Calibri Light"/>
          <w:sz w:val="22"/>
          <w:szCs w:val="22"/>
          <w:lang w:val="it-IT"/>
        </w:rPr>
        <w:t xml:space="preserve">In </w:t>
      </w:r>
      <w:r w:rsidR="00670A62" w:rsidRPr="00BD26B9">
        <w:rPr>
          <w:rFonts w:ascii="Calibri Light" w:hAnsi="Calibri Light" w:cs="Calibri Light"/>
          <w:sz w:val="22"/>
          <w:szCs w:val="22"/>
          <w:lang w:val="it-IT"/>
        </w:rPr>
        <w:t>attesa di conferma</w:t>
      </w:r>
      <w:r w:rsidR="00207145" w:rsidRPr="00BD26B9">
        <w:rPr>
          <w:rFonts w:ascii="Calibri Light" w:hAnsi="Calibri Light" w:cs="Calibri Light"/>
          <w:sz w:val="22"/>
          <w:szCs w:val="22"/>
          <w:lang w:val="it-IT"/>
        </w:rPr>
        <w:t>;</w:t>
      </w:r>
      <w:r w:rsidR="00207145" w:rsidRPr="00BD26B9">
        <w:rPr>
          <w:rFonts w:ascii="Calibri Light" w:hAnsi="Calibri Light" w:cs="Calibri Light"/>
          <w:b/>
          <w:sz w:val="22"/>
          <w:szCs w:val="22"/>
          <w:lang w:val="it-IT"/>
        </w:rPr>
        <w:t xml:space="preserve"> </w:t>
      </w:r>
      <w:r w:rsidR="00FB6054" w:rsidRPr="00BD26B9">
        <w:rPr>
          <w:rFonts w:ascii="Calibri Light" w:hAnsi="Calibri Light" w:cs="Calibri Light"/>
          <w:sz w:val="22"/>
          <w:szCs w:val="22"/>
          <w:lang w:val="it-IT"/>
        </w:rPr>
        <w:t>Verifica</w:t>
      </w:r>
      <w:r w:rsidR="00FB6054">
        <w:rPr>
          <w:rFonts w:ascii="Calibri Light" w:hAnsi="Calibri Light" w:cs="Calibri Light"/>
          <w:sz w:val="22"/>
          <w:szCs w:val="22"/>
          <w:lang w:val="it-IT"/>
        </w:rPr>
        <w:t xml:space="preserve"> Dati</w:t>
      </w:r>
      <w:r w:rsidR="00AF41D4" w:rsidRPr="00AF41D4">
        <w:rPr>
          <w:rFonts w:ascii="Calibri Light" w:hAnsi="Calibri Light" w:cs="Calibri Light"/>
          <w:bCs/>
          <w:sz w:val="22"/>
          <w:szCs w:val="22"/>
          <w:lang w:val="it-IT"/>
        </w:rPr>
        <w:t xml:space="preserve"> in corso; Estrazione GenAI in corso; Estrazione GenAI da validare</w:t>
      </w:r>
      <w:r w:rsidR="00AF41D4">
        <w:rPr>
          <w:rFonts w:ascii="Calibri Light" w:hAnsi="Calibri Light" w:cs="Calibri Light"/>
          <w:bCs/>
          <w:sz w:val="22"/>
          <w:szCs w:val="22"/>
          <w:lang w:val="it-IT"/>
        </w:rPr>
        <w:t>)</w:t>
      </w:r>
    </w:p>
    <w:p w14:paraId="5698E465" w14:textId="02161CF5" w:rsidR="008E01C5" w:rsidRPr="008E01C5" w:rsidRDefault="008E01C5" w:rsidP="00DA6969">
      <w:pPr>
        <w:pStyle w:val="Compact"/>
        <w:numPr>
          <w:ilvl w:val="0"/>
          <w:numId w:val="2"/>
        </w:numPr>
        <w:rPr>
          <w:rFonts w:ascii="Calibri Light" w:hAnsi="Calibri Light" w:cs="Calibri Light"/>
          <w:sz w:val="22"/>
          <w:szCs w:val="22"/>
          <w:lang w:val="it-IT"/>
        </w:rPr>
      </w:pPr>
      <w:r w:rsidRPr="008E01C5">
        <w:rPr>
          <w:rFonts w:ascii="Calibri Light" w:hAnsi="Calibri Light" w:cs="Calibri Light"/>
          <w:b/>
          <w:sz w:val="22"/>
          <w:szCs w:val="22"/>
          <w:lang w:val="it-IT"/>
        </w:rPr>
        <w:t>Semaforo:</w:t>
      </w:r>
      <w:r w:rsidRPr="008E01C5">
        <w:rPr>
          <w:rFonts w:ascii="Calibri Light" w:hAnsi="Calibri Light" w:cs="Calibri Light"/>
          <w:sz w:val="22"/>
          <w:szCs w:val="22"/>
          <w:lang w:val="it-IT"/>
        </w:rPr>
        <w:t xml:space="preserve"> Un indicatore visivo dello stato complessivo della pratica, rappresentato da un punto colorato:</w:t>
      </w:r>
    </w:p>
    <w:p w14:paraId="427EE3F0" w14:textId="77777777" w:rsidR="008E01C5" w:rsidRPr="008E01C5" w:rsidRDefault="008E01C5" w:rsidP="00DA6969">
      <w:pPr>
        <w:pStyle w:val="Compact"/>
        <w:numPr>
          <w:ilvl w:val="1"/>
          <w:numId w:val="2"/>
        </w:numPr>
        <w:rPr>
          <w:rFonts w:ascii="Calibri Light" w:hAnsi="Calibri Light" w:cs="Calibri Light"/>
          <w:sz w:val="22"/>
          <w:szCs w:val="22"/>
        </w:rPr>
      </w:pPr>
      <w:r w:rsidRPr="008E01C5">
        <w:rPr>
          <w:rFonts w:ascii="Calibri Light" w:hAnsi="Calibri Light" w:cs="Calibri Light"/>
          <w:sz w:val="22"/>
          <w:szCs w:val="22"/>
        </w:rPr>
        <w:t>Verde (</w:t>
      </w:r>
      <w:r w:rsidRPr="008E01C5">
        <w:rPr>
          <w:rFonts w:ascii="Calibri Light" w:hAnsi="Calibri Light" w:cs="Calibri Light"/>
          <w:color w:val="00B050"/>
          <w:sz w:val="22"/>
          <w:szCs w:val="22"/>
        </w:rPr>
        <w:t>●</w:t>
      </w:r>
      <w:r w:rsidRPr="008E01C5">
        <w:rPr>
          <w:rFonts w:ascii="Calibri Light" w:hAnsi="Calibri Light" w:cs="Calibri Light"/>
          <w:sz w:val="22"/>
          <w:szCs w:val="22"/>
        </w:rPr>
        <w:t>) = Monitoraggio OK</w:t>
      </w:r>
    </w:p>
    <w:p w14:paraId="18FB4196" w14:textId="77777777" w:rsidR="008E01C5" w:rsidRDefault="008E01C5" w:rsidP="00DA6969">
      <w:pPr>
        <w:pStyle w:val="Compact"/>
        <w:numPr>
          <w:ilvl w:val="1"/>
          <w:numId w:val="2"/>
        </w:numPr>
        <w:rPr>
          <w:rFonts w:ascii="Calibri Light" w:hAnsi="Calibri Light" w:cs="Calibri Light"/>
          <w:sz w:val="22"/>
          <w:szCs w:val="22"/>
        </w:rPr>
      </w:pPr>
      <w:r w:rsidRPr="008E01C5">
        <w:rPr>
          <w:rFonts w:ascii="Calibri Light" w:hAnsi="Calibri Light" w:cs="Calibri Light"/>
          <w:sz w:val="22"/>
          <w:szCs w:val="22"/>
        </w:rPr>
        <w:t>Giallo (</w:t>
      </w:r>
      <w:r w:rsidRPr="008E01C5">
        <w:rPr>
          <w:rFonts w:ascii="Calibri Light" w:hAnsi="Calibri Light" w:cs="Calibri Light"/>
          <w:color w:val="FFC000"/>
          <w:sz w:val="22"/>
          <w:szCs w:val="22"/>
        </w:rPr>
        <w:t>●</w:t>
      </w:r>
      <w:r w:rsidRPr="008E01C5">
        <w:rPr>
          <w:rFonts w:ascii="Calibri Light" w:hAnsi="Calibri Light" w:cs="Calibri Light"/>
          <w:sz w:val="22"/>
          <w:szCs w:val="22"/>
        </w:rPr>
        <w:t>) = Monitoraggio In scadenza</w:t>
      </w:r>
    </w:p>
    <w:p w14:paraId="7A0FD155" w14:textId="2254B955" w:rsidR="008E01C5" w:rsidRPr="008E01C5" w:rsidRDefault="00ED5BF6" w:rsidP="00DA6969">
      <w:pPr>
        <w:pStyle w:val="Compact"/>
        <w:numPr>
          <w:ilvl w:val="1"/>
          <w:numId w:val="2"/>
        </w:numPr>
        <w:rPr>
          <w:rFonts w:ascii="Calibri Light" w:hAnsi="Calibri Light" w:cs="Calibri Light"/>
          <w:sz w:val="22"/>
          <w:szCs w:val="22"/>
          <w:lang w:val="it-IT"/>
        </w:rPr>
      </w:pPr>
      <w:r>
        <w:rPr>
          <w:rFonts w:ascii="Calibri Light" w:hAnsi="Calibri Light" w:cs="Calibri Light"/>
          <w:sz w:val="22"/>
          <w:szCs w:val="22"/>
          <w:lang w:val="it-IT"/>
        </w:rPr>
        <w:t>Giallo</w:t>
      </w:r>
      <w:r w:rsidR="008E01C5" w:rsidRPr="009E7715">
        <w:rPr>
          <w:rFonts w:ascii="Calibri Light" w:hAnsi="Calibri Light" w:cs="Calibri Light"/>
          <w:sz w:val="22"/>
          <w:szCs w:val="22"/>
          <w:lang w:val="it-IT"/>
        </w:rPr>
        <w:t xml:space="preserve"> </w:t>
      </w:r>
      <w:r w:rsidR="008E01C5" w:rsidRPr="008E01C5">
        <w:rPr>
          <w:rFonts w:ascii="Calibri Light" w:hAnsi="Calibri Light" w:cs="Calibri Light"/>
          <w:sz w:val="22"/>
          <w:szCs w:val="22"/>
          <w:lang w:val="it-IT"/>
        </w:rPr>
        <w:t>(</w:t>
      </w:r>
      <w:r w:rsidR="008E01C5" w:rsidRPr="008E01C5">
        <w:rPr>
          <w:rFonts w:ascii="Calibri Light" w:hAnsi="Calibri Light" w:cs="Calibri Light"/>
          <w:color w:val="FFC000"/>
          <w:sz w:val="22"/>
          <w:szCs w:val="22"/>
          <w:lang w:val="it-IT"/>
        </w:rPr>
        <w:t>●</w:t>
      </w:r>
      <w:r w:rsidR="008E01C5" w:rsidRPr="008E01C5">
        <w:rPr>
          <w:rFonts w:ascii="Calibri Light" w:hAnsi="Calibri Light" w:cs="Calibri Light"/>
          <w:sz w:val="22"/>
          <w:szCs w:val="22"/>
          <w:lang w:val="it-IT"/>
        </w:rPr>
        <w:t>)</w:t>
      </w:r>
      <w:r w:rsidR="008E01C5" w:rsidRPr="009E7715">
        <w:rPr>
          <w:rFonts w:ascii="Calibri Light" w:hAnsi="Calibri Light" w:cs="Calibri Light"/>
          <w:sz w:val="22"/>
          <w:szCs w:val="22"/>
          <w:lang w:val="it-IT"/>
        </w:rPr>
        <w:t xml:space="preserve"> = </w:t>
      </w:r>
      <w:r>
        <w:rPr>
          <w:rFonts w:ascii="Calibri Light" w:hAnsi="Calibri Light" w:cs="Calibri Light"/>
          <w:sz w:val="22"/>
          <w:szCs w:val="22"/>
          <w:lang w:val="it-IT"/>
        </w:rPr>
        <w:t>Monitoraggio da attenzionare</w:t>
      </w:r>
    </w:p>
    <w:p w14:paraId="4BDEB2C6" w14:textId="77777777" w:rsidR="008E01C5" w:rsidRPr="008E01C5" w:rsidRDefault="008E01C5" w:rsidP="00DA6969">
      <w:pPr>
        <w:pStyle w:val="Compact"/>
        <w:numPr>
          <w:ilvl w:val="1"/>
          <w:numId w:val="2"/>
        </w:numPr>
        <w:rPr>
          <w:rFonts w:ascii="Calibri Light" w:hAnsi="Calibri Light" w:cs="Calibri Light"/>
          <w:sz w:val="22"/>
          <w:szCs w:val="22"/>
        </w:rPr>
      </w:pPr>
      <w:r w:rsidRPr="008E01C5">
        <w:rPr>
          <w:rFonts w:ascii="Calibri Light" w:hAnsi="Calibri Light" w:cs="Calibri Light"/>
          <w:sz w:val="22"/>
          <w:szCs w:val="22"/>
        </w:rPr>
        <w:t>Rosso (</w:t>
      </w:r>
      <w:r w:rsidRPr="008E01C5">
        <w:rPr>
          <w:rFonts w:ascii="Calibri Light" w:hAnsi="Calibri Light" w:cs="Calibri Light"/>
          <w:color w:val="C00000"/>
          <w:sz w:val="22"/>
          <w:szCs w:val="22"/>
        </w:rPr>
        <w:t>●</w:t>
      </w:r>
      <w:r w:rsidRPr="008E01C5">
        <w:rPr>
          <w:rFonts w:ascii="Calibri Light" w:hAnsi="Calibri Light" w:cs="Calibri Light"/>
          <w:sz w:val="22"/>
          <w:szCs w:val="22"/>
        </w:rPr>
        <w:t>) = Monitoraggio Scaduto</w:t>
      </w:r>
    </w:p>
    <w:p w14:paraId="5A74B246" w14:textId="691D4108" w:rsidR="00E81950" w:rsidRPr="00E81950" w:rsidRDefault="00E81950" w:rsidP="00DA6969">
      <w:pPr>
        <w:pStyle w:val="Compact"/>
        <w:numPr>
          <w:ilvl w:val="1"/>
          <w:numId w:val="2"/>
        </w:numPr>
        <w:rPr>
          <w:rFonts w:ascii="Calibri Light" w:hAnsi="Calibri Light" w:cs="Calibri Light"/>
          <w:sz w:val="22"/>
          <w:szCs w:val="22"/>
          <w:lang w:val="it-IT"/>
        </w:rPr>
      </w:pPr>
      <w:r w:rsidRPr="00E81950">
        <w:rPr>
          <w:rFonts w:ascii="Calibri Light" w:hAnsi="Calibri Light" w:cs="Calibri Light"/>
          <w:sz w:val="22"/>
          <w:szCs w:val="22"/>
          <w:lang w:val="it-IT"/>
        </w:rPr>
        <w:t>Rosso (</w:t>
      </w:r>
      <w:r w:rsidRPr="00E81950">
        <w:rPr>
          <w:rFonts w:ascii="Calibri Light" w:hAnsi="Calibri Light" w:cs="Calibri Light"/>
          <w:color w:val="C00000"/>
          <w:sz w:val="22"/>
          <w:szCs w:val="22"/>
          <w:lang w:val="it-IT"/>
        </w:rPr>
        <w:t>●</w:t>
      </w:r>
      <w:r w:rsidRPr="00E81950">
        <w:rPr>
          <w:rFonts w:ascii="Calibri Light" w:hAnsi="Calibri Light" w:cs="Calibri Light"/>
          <w:sz w:val="22"/>
          <w:szCs w:val="22"/>
          <w:lang w:val="it-IT"/>
        </w:rPr>
        <w:t xml:space="preserve">) = Monitoraggio </w:t>
      </w:r>
      <w:r w:rsidR="002E3884">
        <w:rPr>
          <w:rFonts w:ascii="Calibri Light" w:hAnsi="Calibri Light" w:cs="Calibri Light"/>
          <w:sz w:val="22"/>
          <w:szCs w:val="22"/>
          <w:lang w:val="it-IT"/>
        </w:rPr>
        <w:t>fuori soglia</w:t>
      </w:r>
    </w:p>
    <w:p w14:paraId="397D2A60" w14:textId="1D222B00" w:rsidR="008E01C5" w:rsidRPr="00EA33CC" w:rsidRDefault="008E01C5" w:rsidP="00DA6969">
      <w:pPr>
        <w:pStyle w:val="Compact"/>
        <w:numPr>
          <w:ilvl w:val="1"/>
          <w:numId w:val="2"/>
        </w:numPr>
        <w:rPr>
          <w:rFonts w:ascii="Calibri Light" w:hAnsi="Calibri Light" w:cs="Calibri Light"/>
          <w:sz w:val="22"/>
          <w:szCs w:val="22"/>
          <w:lang w:val="it-IT"/>
        </w:rPr>
      </w:pPr>
      <w:r w:rsidRPr="00EA33CC">
        <w:rPr>
          <w:rFonts w:ascii="Calibri Light" w:hAnsi="Calibri Light" w:cs="Calibri Light"/>
          <w:sz w:val="22"/>
          <w:szCs w:val="22"/>
        </w:rPr>
        <w:t>Grigio (</w:t>
      </w:r>
      <w:r w:rsidRPr="00EA33CC">
        <w:rPr>
          <w:rFonts w:ascii="Calibri Light" w:hAnsi="Calibri Light" w:cs="Calibri Light"/>
          <w:color w:val="FFFFFF" w:themeColor="background1"/>
          <w:sz w:val="22"/>
          <w:szCs w:val="22"/>
        </w:rPr>
        <w:t>●</w:t>
      </w:r>
      <w:r w:rsidRPr="00EA33CC">
        <w:rPr>
          <w:rFonts w:ascii="Calibri Light" w:hAnsi="Calibri Light" w:cs="Calibri Light"/>
          <w:sz w:val="22"/>
          <w:szCs w:val="22"/>
        </w:rPr>
        <w:t xml:space="preserve">) = </w:t>
      </w:r>
      <w:r w:rsidR="00767F57" w:rsidRPr="00EA33CC">
        <w:rPr>
          <w:rFonts w:ascii="Calibri Light" w:hAnsi="Calibri Light" w:cs="Calibri Light"/>
          <w:sz w:val="22"/>
          <w:szCs w:val="22"/>
        </w:rPr>
        <w:t>Monitoraggio con</w:t>
      </w:r>
      <w:r w:rsidR="00EA33CC" w:rsidRPr="00EA33CC">
        <w:rPr>
          <w:rFonts w:ascii="Calibri Light" w:hAnsi="Calibri Light" w:cs="Calibri Light"/>
          <w:sz w:val="22"/>
          <w:szCs w:val="22"/>
        </w:rPr>
        <w:t>cluso</w:t>
      </w:r>
    </w:p>
    <w:p w14:paraId="11CF738E" w14:textId="77777777" w:rsidR="008E01C5" w:rsidRPr="008E01C5" w:rsidRDefault="008E01C5" w:rsidP="00DA6969">
      <w:pPr>
        <w:pStyle w:val="Compact"/>
        <w:numPr>
          <w:ilvl w:val="0"/>
          <w:numId w:val="2"/>
        </w:numPr>
        <w:rPr>
          <w:rFonts w:ascii="Calibri Light" w:hAnsi="Calibri Light" w:cs="Calibri Light"/>
          <w:sz w:val="22"/>
          <w:szCs w:val="22"/>
          <w:lang w:val="it-IT"/>
        </w:rPr>
      </w:pPr>
      <w:r w:rsidRPr="008E01C5">
        <w:rPr>
          <w:rFonts w:ascii="Calibri Light" w:hAnsi="Calibri Light" w:cs="Calibri Light"/>
          <w:b/>
          <w:sz w:val="22"/>
          <w:szCs w:val="22"/>
          <w:lang w:val="it-IT"/>
        </w:rPr>
        <w:t>Data creazione Pratica:</w:t>
      </w:r>
      <w:r w:rsidRPr="008E01C5">
        <w:rPr>
          <w:rFonts w:ascii="Calibri Light" w:hAnsi="Calibri Light" w:cs="Calibri Light"/>
          <w:sz w:val="22"/>
          <w:szCs w:val="22"/>
          <w:lang w:val="it-IT"/>
        </w:rPr>
        <w:t xml:space="preserve"> La data in cui la pratica è stata creata nel sistema (es. “15/03/2015”)</w:t>
      </w:r>
    </w:p>
    <w:p w14:paraId="5E90B76C" w14:textId="6D3F338D" w:rsidR="008E01C5" w:rsidRPr="008E01C5" w:rsidRDefault="008E01C5" w:rsidP="00DA6969">
      <w:pPr>
        <w:pStyle w:val="Compact"/>
        <w:numPr>
          <w:ilvl w:val="0"/>
          <w:numId w:val="2"/>
        </w:numPr>
        <w:rPr>
          <w:rFonts w:ascii="Calibri Light" w:hAnsi="Calibri Light" w:cs="Calibri Light"/>
          <w:sz w:val="22"/>
          <w:szCs w:val="22"/>
          <w:lang w:val="it-IT"/>
        </w:rPr>
      </w:pPr>
      <w:r w:rsidRPr="008E01C5">
        <w:rPr>
          <w:rFonts w:ascii="Calibri Light" w:hAnsi="Calibri Light" w:cs="Calibri Light"/>
          <w:b/>
          <w:sz w:val="22"/>
          <w:szCs w:val="22"/>
          <w:lang w:val="it-IT"/>
        </w:rPr>
        <w:t>Data Fine monitoraggio:</w:t>
      </w:r>
      <w:r w:rsidRPr="008E01C5">
        <w:rPr>
          <w:rFonts w:ascii="Calibri Light" w:hAnsi="Calibri Light" w:cs="Calibri Light"/>
          <w:sz w:val="22"/>
          <w:szCs w:val="22"/>
          <w:lang w:val="it-IT"/>
        </w:rPr>
        <w:t xml:space="preserve"> La data in cui il periodo di monitoraggio termina (es. “22/11/2019”), </w:t>
      </w:r>
      <w:r w:rsidR="00373095">
        <w:rPr>
          <w:rFonts w:ascii="Calibri Light" w:hAnsi="Calibri Light" w:cs="Calibri Light"/>
          <w:sz w:val="22"/>
          <w:szCs w:val="22"/>
          <w:lang w:val="it-IT"/>
        </w:rPr>
        <w:t xml:space="preserve">corrispondente alla </w:t>
      </w:r>
      <w:del w:id="456" w:author="Boles, Giorgio" w:date="2026-04-23T17:01:00Z" w16du:dateUtc="2026-04-23T15:01:00Z">
        <w:r w:rsidR="00373095">
          <w:rPr>
            <w:rFonts w:ascii="Calibri Light" w:hAnsi="Calibri Light" w:cs="Calibri Light"/>
            <w:sz w:val="22"/>
            <w:szCs w:val="22"/>
            <w:lang w:val="it-IT"/>
          </w:rPr>
          <w:delText>Data di Closing</w:delText>
        </w:r>
      </w:del>
      <w:ins w:id="457" w:author="Boles, Giorgio" w:date="2026-04-23T17:01:00Z" w16du:dateUtc="2026-04-23T15:01:00Z">
        <w:r w:rsidR="002A30B6">
          <w:rPr>
            <w:rFonts w:ascii="Calibri Light" w:hAnsi="Calibri Light" w:cs="Calibri Light"/>
            <w:sz w:val="22"/>
            <w:szCs w:val="22"/>
            <w:lang w:val="it-IT"/>
          </w:rPr>
          <w:t>Termination date</w:t>
        </w:r>
      </w:ins>
      <w:r w:rsidR="00373095">
        <w:rPr>
          <w:rFonts w:ascii="Calibri Light" w:hAnsi="Calibri Light" w:cs="Calibri Light"/>
          <w:sz w:val="22"/>
          <w:szCs w:val="22"/>
          <w:lang w:val="it-IT"/>
        </w:rPr>
        <w:t xml:space="preserve"> </w:t>
      </w:r>
      <w:del w:id="458" w:author="Boles, Giorgio" w:date="2026-04-23T17:01:00Z" w16du:dateUtc="2026-04-23T15:01:00Z">
        <w:r w:rsidR="00373095">
          <w:rPr>
            <w:rFonts w:ascii="Calibri Light" w:hAnsi="Calibri Light" w:cs="Calibri Light"/>
            <w:sz w:val="22"/>
            <w:szCs w:val="22"/>
            <w:lang w:val="it-IT"/>
          </w:rPr>
          <w:delText xml:space="preserve">estratta </w:delText>
        </w:r>
      </w:del>
      <w:ins w:id="459" w:author="Boles, Giorgio" w:date="2026-04-23T17:01:00Z" w16du:dateUtc="2026-04-23T15:01:00Z">
        <w:r w:rsidR="005C3ED7">
          <w:rPr>
            <w:rFonts w:ascii="Calibri Light" w:hAnsi="Calibri Light" w:cs="Calibri Light"/>
            <w:sz w:val="22"/>
            <w:szCs w:val="22"/>
            <w:lang w:val="it-IT"/>
          </w:rPr>
          <w:t xml:space="preserve">determinata </w:t>
        </w:r>
      </w:ins>
      <w:r w:rsidR="00373095">
        <w:rPr>
          <w:rFonts w:ascii="Calibri Light" w:hAnsi="Calibri Light" w:cs="Calibri Light"/>
          <w:sz w:val="22"/>
          <w:szCs w:val="22"/>
          <w:lang w:val="it-IT"/>
        </w:rPr>
        <w:t xml:space="preserve">nella fase di </w:t>
      </w:r>
      <w:del w:id="460" w:author="Boles, Giorgio" w:date="2026-04-23T17:01:00Z" w16du:dateUtc="2026-04-23T15:01:00Z">
        <w:r w:rsidR="00373095">
          <w:rPr>
            <w:rFonts w:ascii="Calibri Light" w:hAnsi="Calibri Light" w:cs="Calibri Light"/>
            <w:sz w:val="22"/>
            <w:szCs w:val="22"/>
            <w:lang w:val="it-IT"/>
          </w:rPr>
          <w:delText>Booking</w:delText>
        </w:r>
      </w:del>
      <w:ins w:id="461" w:author="Boles, Giorgio" w:date="2026-04-23T17:01:00Z" w16du:dateUtc="2026-04-23T15:01:00Z">
        <w:r w:rsidR="005C3ED7">
          <w:rPr>
            <w:rFonts w:ascii="Calibri Light" w:hAnsi="Calibri Light" w:cs="Calibri Light"/>
            <w:sz w:val="22"/>
            <w:szCs w:val="22"/>
            <w:lang w:val="it-IT"/>
          </w:rPr>
          <w:t>Post-Closing</w:t>
        </w:r>
      </w:ins>
      <w:r w:rsidR="00373095">
        <w:rPr>
          <w:rFonts w:ascii="Calibri Light" w:hAnsi="Calibri Light" w:cs="Calibri Light"/>
          <w:sz w:val="22"/>
          <w:szCs w:val="22"/>
          <w:lang w:val="it-IT"/>
        </w:rPr>
        <w:t xml:space="preserve">, </w:t>
      </w:r>
      <w:r w:rsidRPr="008E01C5">
        <w:rPr>
          <w:rFonts w:ascii="Calibri Light" w:hAnsi="Calibri Light" w:cs="Calibri Light"/>
          <w:sz w:val="22"/>
          <w:szCs w:val="22"/>
          <w:lang w:val="it-IT"/>
        </w:rPr>
        <w:t>oltre questa data la pratica viene automaticamente chiusa e il suo stato diventa “Pratica Conclusa”</w:t>
      </w:r>
    </w:p>
    <w:p w14:paraId="70D983D9" w14:textId="6C2C0BC8" w:rsidR="008E01C5" w:rsidRPr="008E01C5" w:rsidRDefault="008E01C5" w:rsidP="00DA6969">
      <w:pPr>
        <w:pStyle w:val="Compact"/>
        <w:numPr>
          <w:ilvl w:val="0"/>
          <w:numId w:val="2"/>
        </w:numPr>
        <w:rPr>
          <w:rFonts w:ascii="Calibri Light" w:hAnsi="Calibri Light" w:cs="Calibri Light"/>
          <w:sz w:val="22"/>
          <w:szCs w:val="22"/>
          <w:lang w:val="it-IT"/>
        </w:rPr>
      </w:pPr>
      <w:r w:rsidRPr="008E01C5">
        <w:rPr>
          <w:rFonts w:ascii="Calibri Light" w:hAnsi="Calibri Light" w:cs="Calibri Light"/>
          <w:b/>
          <w:sz w:val="22"/>
          <w:szCs w:val="22"/>
          <w:lang w:val="it-IT"/>
        </w:rPr>
        <w:t>Azione:</w:t>
      </w:r>
      <w:r w:rsidRPr="008E01C5">
        <w:rPr>
          <w:rFonts w:ascii="Calibri Light" w:hAnsi="Calibri Light" w:cs="Calibri Light"/>
          <w:sz w:val="22"/>
          <w:szCs w:val="22"/>
          <w:lang w:val="it-IT"/>
        </w:rPr>
        <w:t xml:space="preserve"> colonna di azione contestuale in cui è possibile chiudere anticipatamente la chiusura pratica di monitoraggio (segue il medesimo flusso per richiedere un</w:t>
      </w:r>
      <w:r>
        <w:rPr>
          <w:rFonts w:ascii="Calibri Light" w:hAnsi="Calibri Light" w:cs="Calibri Light"/>
          <w:sz w:val="22"/>
          <w:szCs w:val="22"/>
          <w:lang w:val="it-IT"/>
        </w:rPr>
        <w:t>’</w:t>
      </w:r>
      <w:r w:rsidRPr="008E01C5">
        <w:rPr>
          <w:rFonts w:ascii="Calibri Light" w:hAnsi="Calibri Light" w:cs="Calibri Light"/>
          <w:sz w:val="22"/>
          <w:szCs w:val="22"/>
          <w:lang w:val="it-IT"/>
        </w:rPr>
        <w:t>eccezione a un monitoraggio singolo, solo che dopo aver richiesto la chiusura anticipata la pratica verrà considerata conclusa e non più interagibile)</w:t>
      </w:r>
    </w:p>
    <w:p w14:paraId="63A3FEF6" w14:textId="77777777" w:rsidR="008E01C5" w:rsidRPr="008E01C5" w:rsidRDefault="008E01C5" w:rsidP="008E01C5">
      <w:pPr>
        <w:pStyle w:val="Compact"/>
        <w:ind w:left="720"/>
        <w:rPr>
          <w:rFonts w:ascii="Calibri Light" w:hAnsi="Calibri Light" w:cs="Calibri Light"/>
          <w:sz w:val="22"/>
          <w:szCs w:val="22"/>
          <w:lang w:val="it-IT"/>
        </w:rPr>
      </w:pPr>
    </w:p>
    <w:p w14:paraId="444C6173" w14:textId="36B77AA0" w:rsidR="008E01C5" w:rsidRPr="008E01C5" w:rsidRDefault="008E01C5" w:rsidP="008E01C5">
      <w:pPr>
        <w:pStyle w:val="Heading4"/>
        <w:rPr>
          <w:rFonts w:ascii="Calibri Light" w:hAnsi="Calibri Light" w:cs="Calibri Light"/>
          <w:sz w:val="22"/>
          <w:szCs w:val="22"/>
          <w:lang w:val="it-IT"/>
        </w:rPr>
      </w:pPr>
      <w:r w:rsidRPr="008E01C5">
        <w:rPr>
          <w:rFonts w:ascii="Calibri Light" w:hAnsi="Calibri Light" w:cs="Calibri Light"/>
          <w:sz w:val="22"/>
          <w:szCs w:val="22"/>
          <w:lang w:val="it-IT"/>
        </w:rPr>
        <w:t>Comportamento e Interattività</w:t>
      </w:r>
    </w:p>
    <w:p w14:paraId="41435A69" w14:textId="77777777" w:rsidR="008E01C5" w:rsidRPr="008E01C5" w:rsidRDefault="008E01C5" w:rsidP="008E01C5">
      <w:pPr>
        <w:pStyle w:val="FirstParagraph"/>
        <w:rPr>
          <w:rFonts w:ascii="Calibri Light" w:hAnsi="Calibri Light" w:cs="Calibri Light"/>
          <w:sz w:val="22"/>
          <w:szCs w:val="22"/>
          <w:lang w:val="it-IT"/>
        </w:rPr>
      </w:pPr>
      <w:r w:rsidRPr="008E01C5">
        <w:rPr>
          <w:rFonts w:ascii="Calibri Light" w:hAnsi="Calibri Light" w:cs="Calibri Light"/>
          <w:b/>
          <w:sz w:val="22"/>
          <w:szCs w:val="22"/>
          <w:lang w:val="it-IT"/>
        </w:rPr>
        <w:t>Ordinamento:</w:t>
      </w:r>
      <w:r w:rsidRPr="008E01C5">
        <w:rPr>
          <w:rFonts w:ascii="Calibri Light" w:hAnsi="Calibri Light" w:cs="Calibri Light"/>
          <w:sz w:val="22"/>
          <w:szCs w:val="22"/>
          <w:lang w:val="it-IT"/>
        </w:rPr>
        <w:t xml:space="preserve"> Tutte le colonne sono ordinabili. Cliccando sull’intestazione di una colonna, la tabella si ordina per quella colonna in ordine crescente (A-Z) o decrescente (Z-A).</w:t>
      </w:r>
    </w:p>
    <w:p w14:paraId="4FF03B9F" w14:textId="2E1F96AE"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Righe per Pagina:</w:t>
      </w:r>
      <w:r w:rsidRPr="008E01C5">
        <w:rPr>
          <w:rFonts w:ascii="Calibri Light" w:hAnsi="Calibri Light" w:cs="Calibri Light"/>
          <w:sz w:val="22"/>
          <w:szCs w:val="22"/>
          <w:lang w:val="it-IT"/>
        </w:rPr>
        <w:t xml:space="preserve"> La tabella mostra </w:t>
      </w:r>
      <w:r w:rsidR="00990865">
        <w:rPr>
          <w:rFonts w:ascii="Calibri Light" w:hAnsi="Calibri Light" w:cs="Calibri Light"/>
          <w:sz w:val="22"/>
          <w:szCs w:val="22"/>
          <w:lang w:val="it-IT"/>
        </w:rPr>
        <w:t>2</w:t>
      </w:r>
      <w:r w:rsidRPr="008E01C5">
        <w:rPr>
          <w:rFonts w:ascii="Calibri Light" w:hAnsi="Calibri Light" w:cs="Calibri Light"/>
          <w:sz w:val="22"/>
          <w:szCs w:val="22"/>
          <w:lang w:val="it-IT"/>
        </w:rPr>
        <w:t xml:space="preserve">0 righe per pagina </w:t>
      </w:r>
    </w:p>
    <w:p w14:paraId="4E2C158F"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Paginazione:</w:t>
      </w:r>
      <w:r w:rsidRPr="008E01C5">
        <w:rPr>
          <w:rFonts w:ascii="Calibri Light" w:hAnsi="Calibri Light" w:cs="Calibri Light"/>
          <w:sz w:val="22"/>
          <w:szCs w:val="22"/>
          <w:lang w:val="it-IT"/>
        </w:rPr>
        <w:t xml:space="preserve"> Controlli di paginazione “&lt;&lt; Pagina X &gt;&gt;” consentono di navigare tra le pagine.</w:t>
      </w:r>
    </w:p>
    <w:p w14:paraId="0C43DDC7" w14:textId="41DADD52"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Riga Selezionabile:</w:t>
      </w:r>
      <w:r w:rsidRPr="008E01C5">
        <w:rPr>
          <w:rFonts w:ascii="Calibri Light" w:hAnsi="Calibri Light" w:cs="Calibri Light"/>
          <w:sz w:val="22"/>
          <w:szCs w:val="22"/>
          <w:lang w:val="it-IT"/>
        </w:rPr>
        <w:t xml:space="preserve"> Cliccando su una riga della tabella, l’utente naviga al dettaglio della pratica dove può visualizzare i dettagli completi dei covenant</w:t>
      </w:r>
      <w:r w:rsidR="00D4294C">
        <w:rPr>
          <w:rFonts w:ascii="Calibri Light" w:hAnsi="Calibri Light" w:cs="Calibri Light"/>
          <w:sz w:val="22"/>
          <w:szCs w:val="22"/>
          <w:lang w:val="it-IT"/>
        </w:rPr>
        <w:t>, spread</w:t>
      </w:r>
      <w:r w:rsidRPr="008E01C5">
        <w:rPr>
          <w:rFonts w:ascii="Calibri Light" w:hAnsi="Calibri Light" w:cs="Calibri Light"/>
          <w:sz w:val="22"/>
          <w:szCs w:val="22"/>
          <w:lang w:val="it-IT"/>
        </w:rPr>
        <w:t xml:space="preserve"> e </w:t>
      </w:r>
      <w:r w:rsidR="00D4294C">
        <w:rPr>
          <w:rFonts w:ascii="Calibri Light" w:hAnsi="Calibri Light" w:cs="Calibri Light"/>
          <w:sz w:val="22"/>
          <w:szCs w:val="22"/>
          <w:lang w:val="it-IT"/>
        </w:rPr>
        <w:t>scadenziere</w:t>
      </w:r>
    </w:p>
    <w:p w14:paraId="229FD211"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Evidenziazione Riga:</w:t>
      </w:r>
      <w:r w:rsidRPr="008E01C5">
        <w:rPr>
          <w:rFonts w:ascii="Calibri Light" w:hAnsi="Calibri Light" w:cs="Calibri Light"/>
          <w:sz w:val="22"/>
          <w:szCs w:val="22"/>
          <w:lang w:val="it-IT"/>
        </w:rPr>
        <w:t xml:space="preserve"> Al passaggio del mouse su una riga, la riga è evidenziata con un colore di sfondo leggermente più scuro per migliorare l’usabilità.</w:t>
      </w:r>
    </w:p>
    <w:p w14:paraId="684AA78C" w14:textId="77777777" w:rsidR="008E01C5" w:rsidRPr="008E01C5" w:rsidRDefault="008E01C5" w:rsidP="008E01C5">
      <w:pPr>
        <w:pStyle w:val="Heading2"/>
        <w:rPr>
          <w:rFonts w:ascii="Calibri Light" w:hAnsi="Calibri Light" w:cs="Calibri Light"/>
          <w:sz w:val="22"/>
          <w:szCs w:val="22"/>
          <w:lang w:val="it-IT"/>
        </w:rPr>
      </w:pPr>
      <w:bookmarkStart w:id="462" w:name="_Toc227849754"/>
      <w:r w:rsidRPr="008E01C5">
        <w:rPr>
          <w:rFonts w:ascii="Calibri Light" w:hAnsi="Calibri Light" w:cs="Calibri Light"/>
          <w:sz w:val="22"/>
          <w:szCs w:val="22"/>
          <w:lang w:val="it-IT"/>
        </w:rPr>
        <w:t>3. FLUSSO ISP (UTENTE BANCA)</w:t>
      </w:r>
      <w:bookmarkEnd w:id="462"/>
    </w:p>
    <w:p w14:paraId="130A89BE" w14:textId="77777777" w:rsidR="008E01C5" w:rsidRPr="008E01C5" w:rsidRDefault="008E01C5" w:rsidP="008E01C5">
      <w:pPr>
        <w:pStyle w:val="Heading3"/>
        <w:rPr>
          <w:rFonts w:ascii="Calibri Light" w:hAnsi="Calibri Light" w:cs="Calibri Light"/>
          <w:sz w:val="22"/>
          <w:szCs w:val="22"/>
          <w:lang w:val="it-IT"/>
        </w:rPr>
      </w:pPr>
      <w:bookmarkStart w:id="463" w:name="_Toc227849755"/>
      <w:r w:rsidRPr="008E01C5">
        <w:rPr>
          <w:rFonts w:ascii="Calibri Light" w:hAnsi="Calibri Light" w:cs="Calibri Light"/>
          <w:sz w:val="22"/>
          <w:szCs w:val="22"/>
          <w:lang w:val="it-IT"/>
        </w:rPr>
        <w:t>3.1 Descrizione Generale del Flusso ISP</w:t>
      </w:r>
      <w:bookmarkEnd w:id="463"/>
    </w:p>
    <w:p w14:paraId="1652F65F" w14:textId="77777777" w:rsidR="008E01C5" w:rsidRPr="008E01C5" w:rsidRDefault="008E01C5" w:rsidP="008E01C5">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Il Flusso ISP rappresenta il percorso completo dell’Utente Banca all’interno della piattaforma Agency Desk. L’utente ISP è il responsabile operativo della pratica e ha il compito di:</w:t>
      </w:r>
    </w:p>
    <w:p w14:paraId="07C264C5" w14:textId="77777777" w:rsidR="008E01C5" w:rsidRPr="008E01C5" w:rsidRDefault="008E01C5" w:rsidP="00DA6969">
      <w:pPr>
        <w:pStyle w:val="Compact"/>
        <w:numPr>
          <w:ilvl w:val="0"/>
          <w:numId w:val="4"/>
        </w:numPr>
        <w:rPr>
          <w:rFonts w:ascii="Calibri Light" w:hAnsi="Calibri Light" w:cs="Calibri Light"/>
          <w:sz w:val="22"/>
          <w:szCs w:val="22"/>
          <w:lang w:val="it-IT"/>
        </w:rPr>
      </w:pPr>
      <w:r w:rsidRPr="008E01C5">
        <w:rPr>
          <w:rFonts w:ascii="Calibri Light" w:hAnsi="Calibri Light" w:cs="Calibri Light"/>
          <w:b/>
          <w:sz w:val="22"/>
          <w:szCs w:val="22"/>
          <w:lang w:val="it-IT"/>
        </w:rPr>
        <w:t>Caricare i Compliance Certificate</w:t>
      </w:r>
      <w:r w:rsidRPr="008E01C5">
        <w:rPr>
          <w:rFonts w:ascii="Calibri Light" w:hAnsi="Calibri Light" w:cs="Calibri Light"/>
          <w:sz w:val="22"/>
          <w:szCs w:val="22"/>
          <w:lang w:val="it-IT"/>
        </w:rPr>
        <w:t xml:space="preserve"> per i Covenant: Documenti che certificano il rispetto delle obbligazioni finanziarie</w:t>
      </w:r>
    </w:p>
    <w:p w14:paraId="75585047" w14:textId="77777777" w:rsidR="008E01C5" w:rsidRPr="008E01C5" w:rsidRDefault="008E01C5" w:rsidP="00DA6969">
      <w:pPr>
        <w:pStyle w:val="Compact"/>
        <w:numPr>
          <w:ilvl w:val="0"/>
          <w:numId w:val="4"/>
        </w:numPr>
        <w:rPr>
          <w:rFonts w:ascii="Calibri Light" w:hAnsi="Calibri Light" w:cs="Calibri Light"/>
          <w:sz w:val="22"/>
          <w:szCs w:val="22"/>
          <w:lang w:val="it-IT"/>
        </w:rPr>
      </w:pPr>
      <w:r w:rsidRPr="008E01C5">
        <w:rPr>
          <w:rFonts w:ascii="Calibri Light" w:hAnsi="Calibri Light" w:cs="Calibri Light"/>
          <w:b/>
          <w:sz w:val="22"/>
          <w:szCs w:val="22"/>
          <w:lang w:val="it-IT"/>
        </w:rPr>
        <w:t>Richiedere Eccezioni ai Monitoraggi:</w:t>
      </w:r>
      <w:r w:rsidRPr="008E01C5">
        <w:rPr>
          <w:rFonts w:ascii="Calibri Light" w:hAnsi="Calibri Light" w:cs="Calibri Light"/>
          <w:sz w:val="22"/>
          <w:szCs w:val="22"/>
          <w:lang w:val="it-IT"/>
        </w:rPr>
        <w:t xml:space="preserve"> Quando non è possibile completare un monitoraggio entro la scadenza, l’utente ISP può richiedere una deroga</w:t>
      </w:r>
    </w:p>
    <w:p w14:paraId="580CA72E" w14:textId="77777777" w:rsidR="008E01C5" w:rsidRPr="008E01C5" w:rsidRDefault="008E01C5" w:rsidP="00DA6969">
      <w:pPr>
        <w:pStyle w:val="Compact"/>
        <w:numPr>
          <w:ilvl w:val="0"/>
          <w:numId w:val="4"/>
        </w:numPr>
        <w:rPr>
          <w:rFonts w:ascii="Calibri Light" w:hAnsi="Calibri Light" w:cs="Calibri Light"/>
          <w:sz w:val="22"/>
          <w:szCs w:val="22"/>
          <w:lang w:val="it-IT"/>
        </w:rPr>
      </w:pPr>
      <w:r w:rsidRPr="008E01C5">
        <w:rPr>
          <w:rFonts w:ascii="Calibri Light" w:hAnsi="Calibri Light" w:cs="Calibri Light"/>
          <w:b/>
          <w:sz w:val="22"/>
          <w:szCs w:val="22"/>
          <w:lang w:val="it-IT"/>
        </w:rPr>
        <w:t>Visualizzare lo Stato dei Monitoraggi:</w:t>
      </w:r>
      <w:r w:rsidRPr="008E01C5">
        <w:rPr>
          <w:rFonts w:ascii="Calibri Light" w:hAnsi="Calibri Light" w:cs="Calibri Light"/>
          <w:sz w:val="22"/>
          <w:szCs w:val="22"/>
          <w:lang w:val="it-IT"/>
        </w:rPr>
        <w:t xml:space="preserve"> Monitorare l’avanzamento dei monitoraggi e identificare situazioni critiche</w:t>
      </w:r>
    </w:p>
    <w:p w14:paraId="7876856C" w14:textId="77777777" w:rsidR="008E01C5" w:rsidRPr="008E01C5" w:rsidRDefault="008E01C5" w:rsidP="008E01C5">
      <w:pPr>
        <w:pStyle w:val="Compact"/>
        <w:ind w:left="720"/>
        <w:rPr>
          <w:rFonts w:ascii="Calibri Light" w:hAnsi="Calibri Light" w:cs="Calibri Light"/>
          <w:sz w:val="22"/>
          <w:szCs w:val="22"/>
          <w:lang w:val="it-IT"/>
        </w:rPr>
      </w:pPr>
    </w:p>
    <w:p w14:paraId="75E967C8" w14:textId="34D1E308" w:rsidR="008E01C5" w:rsidRPr="008E01C5" w:rsidRDefault="008E01C5" w:rsidP="008E01C5">
      <w:pPr>
        <w:pStyle w:val="Compact"/>
        <w:ind w:left="240"/>
        <w:rPr>
          <w:rFonts w:ascii="Calibri Light" w:hAnsi="Calibri Light" w:cs="Calibri Light"/>
          <w:b/>
          <w:sz w:val="22"/>
          <w:szCs w:val="22"/>
          <w:lang w:val="it-IT"/>
        </w:rPr>
      </w:pPr>
      <w:r w:rsidRPr="008E01C5">
        <w:rPr>
          <w:rFonts w:ascii="Calibri Light" w:hAnsi="Calibri Light" w:cs="Calibri Light"/>
          <w:sz w:val="22"/>
          <w:szCs w:val="22"/>
          <w:lang w:val="it-IT"/>
        </w:rPr>
        <w:t xml:space="preserve">Per compiere tali azioni l’utente ISP può navigare, all’interno del Dettaglio Pratica, tra le seguenti </w:t>
      </w:r>
      <w:r w:rsidR="003E635A">
        <w:rPr>
          <w:rFonts w:ascii="Calibri Light" w:hAnsi="Calibri Light" w:cs="Calibri Light"/>
          <w:sz w:val="22"/>
          <w:szCs w:val="22"/>
          <w:lang w:val="it-IT"/>
        </w:rPr>
        <w:t>3</w:t>
      </w:r>
      <w:r w:rsidRPr="008E01C5">
        <w:rPr>
          <w:rFonts w:ascii="Calibri Light" w:hAnsi="Calibri Light" w:cs="Calibri Light"/>
          <w:sz w:val="22"/>
          <w:szCs w:val="22"/>
          <w:lang w:val="it-IT"/>
        </w:rPr>
        <w:t xml:space="preserve"> sezioni:</w:t>
      </w:r>
      <w:r w:rsidRPr="008E01C5">
        <w:rPr>
          <w:rFonts w:ascii="Calibri Light" w:hAnsi="Calibri Light" w:cs="Calibri Light"/>
          <w:b/>
          <w:sz w:val="22"/>
          <w:szCs w:val="22"/>
          <w:lang w:val="it-IT"/>
        </w:rPr>
        <w:t xml:space="preserve"> Covenant, Spread, Scadenziere</w:t>
      </w:r>
    </w:p>
    <w:p w14:paraId="163F650F" w14:textId="77777777" w:rsidR="008E01C5" w:rsidRPr="004F617A" w:rsidRDefault="008E01C5" w:rsidP="008E01C5">
      <w:pPr>
        <w:pStyle w:val="Compact"/>
        <w:ind w:left="240"/>
        <w:rPr>
          <w:rFonts w:ascii="Calibri Light" w:hAnsi="Calibri Light" w:cs="Calibri Light"/>
          <w:sz w:val="22"/>
          <w:szCs w:val="22"/>
          <w:lang w:val="it-IT"/>
        </w:rPr>
      </w:pPr>
      <w:r w:rsidRPr="008E01C5">
        <w:rPr>
          <w:rFonts w:ascii="Calibri Light" w:hAnsi="Calibri Light" w:cs="Calibri Light"/>
          <w:sz w:val="22"/>
          <w:szCs w:val="22"/>
          <w:lang w:val="it-IT"/>
        </w:rPr>
        <w:t xml:space="preserve">In alto, nella schermata di dettaglio pratica, ma indipendentemente dalla sezione selezionata, saranno </w:t>
      </w:r>
      <w:r w:rsidRPr="004F617A">
        <w:rPr>
          <w:rFonts w:ascii="Calibri Light" w:hAnsi="Calibri Light" w:cs="Calibri Light"/>
          <w:sz w:val="22"/>
          <w:szCs w:val="22"/>
          <w:lang w:val="it-IT"/>
        </w:rPr>
        <w:t>presenti le seguenti informazioni in un header:</w:t>
      </w:r>
    </w:p>
    <w:p w14:paraId="1914BE9A" w14:textId="77777777" w:rsidR="008E01C5" w:rsidRPr="004F617A" w:rsidRDefault="008E01C5" w:rsidP="00DA6969">
      <w:pPr>
        <w:pStyle w:val="Compact"/>
        <w:numPr>
          <w:ilvl w:val="0"/>
          <w:numId w:val="18"/>
        </w:numPr>
        <w:rPr>
          <w:rFonts w:ascii="Calibri Light" w:hAnsi="Calibri Light" w:cs="Calibri Light"/>
          <w:sz w:val="22"/>
          <w:szCs w:val="22"/>
          <w:lang w:val="it-IT"/>
        </w:rPr>
      </w:pPr>
      <w:r w:rsidRPr="004F617A">
        <w:rPr>
          <w:rFonts w:ascii="Calibri Light" w:hAnsi="Calibri Light" w:cs="Calibri Light"/>
          <w:sz w:val="22"/>
          <w:szCs w:val="22"/>
          <w:lang w:val="it-IT"/>
        </w:rPr>
        <w:t>ID pratica di Monitoraggio</w:t>
      </w:r>
    </w:p>
    <w:p w14:paraId="4BE0DEBB" w14:textId="77777777" w:rsidR="008E01C5" w:rsidRPr="004F617A" w:rsidRDefault="008E01C5" w:rsidP="00DA6969">
      <w:pPr>
        <w:pStyle w:val="Compact"/>
        <w:numPr>
          <w:ilvl w:val="0"/>
          <w:numId w:val="18"/>
        </w:numPr>
        <w:rPr>
          <w:rFonts w:ascii="Calibri Light" w:hAnsi="Calibri Light" w:cs="Calibri Light"/>
          <w:sz w:val="22"/>
          <w:szCs w:val="22"/>
          <w:lang w:val="it-IT"/>
        </w:rPr>
      </w:pPr>
      <w:r w:rsidRPr="004F617A">
        <w:rPr>
          <w:rFonts w:ascii="Calibri Light" w:hAnsi="Calibri Light" w:cs="Calibri Light"/>
          <w:sz w:val="22"/>
          <w:szCs w:val="22"/>
          <w:lang w:val="it-IT"/>
        </w:rPr>
        <w:t>NDG Cliente</w:t>
      </w:r>
    </w:p>
    <w:p w14:paraId="0CCD7C09" w14:textId="77777777" w:rsidR="008E01C5" w:rsidRPr="004F617A" w:rsidRDefault="008E01C5" w:rsidP="00DA6969">
      <w:pPr>
        <w:pStyle w:val="Compact"/>
        <w:numPr>
          <w:ilvl w:val="0"/>
          <w:numId w:val="18"/>
        </w:numPr>
        <w:rPr>
          <w:rFonts w:ascii="Calibri Light" w:hAnsi="Calibri Light" w:cs="Calibri Light"/>
          <w:sz w:val="22"/>
          <w:szCs w:val="22"/>
          <w:lang w:val="it-IT"/>
        </w:rPr>
      </w:pPr>
      <w:r w:rsidRPr="004F617A">
        <w:rPr>
          <w:rFonts w:ascii="Calibri Light" w:hAnsi="Calibri Light" w:cs="Calibri Light"/>
          <w:sz w:val="22"/>
          <w:szCs w:val="22"/>
          <w:lang w:val="it-IT"/>
        </w:rPr>
        <w:t xml:space="preserve">Tipologia Pratica </w:t>
      </w:r>
    </w:p>
    <w:p w14:paraId="421C1F6A" w14:textId="77777777" w:rsidR="008E01C5" w:rsidRPr="004F617A" w:rsidRDefault="008E01C5" w:rsidP="00DA6969">
      <w:pPr>
        <w:pStyle w:val="Compact"/>
        <w:numPr>
          <w:ilvl w:val="0"/>
          <w:numId w:val="18"/>
        </w:numPr>
        <w:rPr>
          <w:rFonts w:ascii="Calibri Light" w:hAnsi="Calibri Light" w:cs="Calibri Light"/>
          <w:sz w:val="22"/>
          <w:szCs w:val="22"/>
          <w:lang w:val="it-IT"/>
        </w:rPr>
      </w:pPr>
      <w:r w:rsidRPr="004F617A">
        <w:rPr>
          <w:rFonts w:ascii="Calibri Light" w:hAnsi="Calibri Light" w:cs="Calibri Light"/>
          <w:sz w:val="22"/>
          <w:szCs w:val="22"/>
          <w:lang w:val="it-IT"/>
        </w:rPr>
        <w:t>ID Contratto</w:t>
      </w:r>
    </w:p>
    <w:p w14:paraId="4BEDFD8C" w14:textId="77777777" w:rsidR="008E01C5" w:rsidRPr="004F617A" w:rsidRDefault="008E01C5" w:rsidP="00DA6969">
      <w:pPr>
        <w:pStyle w:val="Compact"/>
        <w:numPr>
          <w:ilvl w:val="0"/>
          <w:numId w:val="18"/>
        </w:numPr>
        <w:rPr>
          <w:rFonts w:ascii="Calibri Light" w:hAnsi="Calibri Light" w:cs="Calibri Light"/>
          <w:sz w:val="22"/>
          <w:szCs w:val="22"/>
          <w:lang w:val="it-IT"/>
        </w:rPr>
      </w:pPr>
      <w:r w:rsidRPr="004F617A">
        <w:rPr>
          <w:rFonts w:ascii="Calibri Light" w:hAnsi="Calibri Light" w:cs="Calibri Light"/>
          <w:sz w:val="22"/>
          <w:szCs w:val="22"/>
          <w:lang w:val="it-IT"/>
        </w:rPr>
        <w:t>Utente Banca</w:t>
      </w:r>
    </w:p>
    <w:p w14:paraId="0424CE1D" w14:textId="338F8B6C" w:rsidR="008E01C5" w:rsidRPr="004F617A" w:rsidRDefault="008E01C5" w:rsidP="00DA6969">
      <w:pPr>
        <w:pStyle w:val="Compact"/>
        <w:numPr>
          <w:ilvl w:val="0"/>
          <w:numId w:val="18"/>
        </w:numPr>
        <w:rPr>
          <w:rFonts w:ascii="Calibri Light" w:hAnsi="Calibri Light" w:cs="Calibri Light"/>
          <w:sz w:val="22"/>
          <w:szCs w:val="22"/>
          <w:lang w:val="it-IT"/>
        </w:rPr>
      </w:pPr>
      <w:r w:rsidRPr="004F617A">
        <w:rPr>
          <w:rFonts w:ascii="Calibri Light" w:hAnsi="Calibri Light" w:cs="Calibri Light"/>
          <w:sz w:val="22"/>
          <w:szCs w:val="22"/>
          <w:lang w:val="it-IT"/>
        </w:rPr>
        <w:t>Stato Pratica</w:t>
      </w:r>
    </w:p>
    <w:p w14:paraId="1303D161" w14:textId="77777777" w:rsidR="008E01C5" w:rsidRPr="008E01C5" w:rsidRDefault="008E01C5" w:rsidP="008E01C5">
      <w:pPr>
        <w:pStyle w:val="Heading3"/>
        <w:rPr>
          <w:rFonts w:ascii="Calibri Light" w:hAnsi="Calibri Light" w:cs="Calibri Light"/>
          <w:sz w:val="22"/>
          <w:szCs w:val="22"/>
          <w:lang w:val="it-IT"/>
        </w:rPr>
      </w:pPr>
      <w:bookmarkStart w:id="464" w:name="_Toc227849756"/>
      <w:r w:rsidRPr="008E01C5">
        <w:rPr>
          <w:rFonts w:ascii="Calibri Light" w:hAnsi="Calibri Light" w:cs="Calibri Light"/>
          <w:sz w:val="22"/>
          <w:szCs w:val="22"/>
          <w:lang w:val="it-IT"/>
        </w:rPr>
        <w:t>3.2 Dettaglio Pratica - Sezione Covenant (ISP)</w:t>
      </w:r>
      <w:bookmarkEnd w:id="464"/>
    </w:p>
    <w:p w14:paraId="14843B7A" w14:textId="77777777" w:rsidR="008E01C5" w:rsidRPr="008E01C5" w:rsidRDefault="008E01C5" w:rsidP="008E01C5">
      <w:pPr>
        <w:pStyle w:val="Heading4"/>
        <w:rPr>
          <w:rFonts w:ascii="Calibri Light" w:hAnsi="Calibri Light" w:cs="Calibri Light"/>
          <w:sz w:val="22"/>
          <w:szCs w:val="22"/>
          <w:lang w:val="it-IT"/>
        </w:rPr>
      </w:pPr>
      <w:r w:rsidRPr="008E01C5">
        <w:rPr>
          <w:rFonts w:ascii="Calibri Light" w:hAnsi="Calibri Light" w:cs="Calibri Light"/>
          <w:sz w:val="22"/>
          <w:szCs w:val="22"/>
          <w:lang w:val="it-IT"/>
        </w:rPr>
        <w:t>3.2.1 Overview Covenant - Riepilogo dello Stato</w:t>
      </w:r>
    </w:p>
    <w:p w14:paraId="2FEA6481" w14:textId="34EEB68F" w:rsidR="008E01C5" w:rsidRPr="008E01C5" w:rsidRDefault="008E01C5" w:rsidP="008E01C5">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 xml:space="preserve">Quando l’utente ISP accede al dettaglio di una pratica e seleziona la scheda “Covenant”, visualizza una sezione </w:t>
      </w:r>
      <w:r w:rsidR="00901FB6">
        <w:rPr>
          <w:rFonts w:ascii="Calibri Light" w:hAnsi="Calibri Light" w:cs="Calibri Light"/>
          <w:sz w:val="22"/>
          <w:szCs w:val="22"/>
          <w:lang w:val="it-IT"/>
        </w:rPr>
        <w:t xml:space="preserve">denominata </w:t>
      </w:r>
      <w:r w:rsidRPr="008E01C5">
        <w:rPr>
          <w:rFonts w:ascii="Calibri Light" w:hAnsi="Calibri Light" w:cs="Calibri Light"/>
          <w:sz w:val="22"/>
          <w:szCs w:val="22"/>
          <w:lang w:val="it-IT"/>
        </w:rPr>
        <w:t>“Overview Covenant” che fornisce un riepilogo completo dello stato dei covenant per quella pratica.</w:t>
      </w:r>
    </w:p>
    <w:p w14:paraId="4E1E70A5"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Titolo e Sottotitolo:</w:t>
      </w:r>
      <w:r w:rsidRPr="008E01C5">
        <w:rPr>
          <w:rFonts w:ascii="Calibri Light" w:hAnsi="Calibri Light" w:cs="Calibri Light"/>
          <w:sz w:val="22"/>
          <w:szCs w:val="22"/>
          <w:lang w:val="it-IT"/>
        </w:rPr>
        <w:t xml:space="preserve"> La sezione è intitolata “Overview Covenant” </w:t>
      </w:r>
    </w:p>
    <w:p w14:paraId="00D4443C"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Card Totale Covenant Monitorati:</w:t>
      </w:r>
      <w:r w:rsidRPr="008E01C5">
        <w:rPr>
          <w:rFonts w:ascii="Calibri Light" w:hAnsi="Calibri Light" w:cs="Calibri Light"/>
          <w:sz w:val="22"/>
          <w:szCs w:val="22"/>
          <w:lang w:val="it-IT"/>
        </w:rPr>
        <w:t xml:space="preserve"> Una card posta in alto a sinistra mostra il numero totale di covenant che devono essere monitorati per questa pratica (es. “5”). </w:t>
      </w:r>
    </w:p>
    <w:p w14:paraId="6A4A608D" w14:textId="31CB21F6"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Card Overview Scadenze della Pratica:</w:t>
      </w:r>
      <w:r w:rsidRPr="008E01C5">
        <w:rPr>
          <w:rFonts w:ascii="Calibri Light" w:hAnsi="Calibri Light" w:cs="Calibri Light"/>
          <w:sz w:val="22"/>
          <w:szCs w:val="22"/>
          <w:lang w:val="it-IT"/>
        </w:rPr>
        <w:t xml:space="preserve"> alla destra della card del totale è presente una card che fornisce un riepilogo dello stato dei covenant suddiviso in </w:t>
      </w:r>
      <w:r>
        <w:rPr>
          <w:rFonts w:ascii="Calibri Light" w:hAnsi="Calibri Light" w:cs="Calibri Light"/>
          <w:sz w:val="22"/>
          <w:szCs w:val="22"/>
          <w:lang w:val="it-IT"/>
        </w:rPr>
        <w:t>tre</w:t>
      </w:r>
      <w:r w:rsidRPr="008E01C5">
        <w:rPr>
          <w:rFonts w:ascii="Calibri Light" w:hAnsi="Calibri Light" w:cs="Calibri Light"/>
          <w:sz w:val="22"/>
          <w:szCs w:val="22"/>
          <w:lang w:val="it-IT"/>
        </w:rPr>
        <w:t xml:space="preserve"> categorie: - </w:t>
      </w:r>
      <w:r w:rsidRPr="008E01C5">
        <w:rPr>
          <w:rFonts w:ascii="Calibri Light" w:hAnsi="Calibri Light" w:cs="Calibri Light"/>
          <w:b/>
          <w:sz w:val="22"/>
          <w:szCs w:val="22"/>
          <w:lang w:val="it-IT"/>
        </w:rPr>
        <w:t>Ok (verde):</w:t>
      </w:r>
      <w:r w:rsidRPr="008E01C5">
        <w:rPr>
          <w:rFonts w:ascii="Calibri Light" w:hAnsi="Calibri Light" w:cs="Calibri Light"/>
          <w:sz w:val="22"/>
          <w:szCs w:val="22"/>
          <w:lang w:val="it-IT"/>
        </w:rPr>
        <w:t xml:space="preserve"> Numero di covenant </w:t>
      </w:r>
      <w:r w:rsidR="00927B09">
        <w:rPr>
          <w:rFonts w:ascii="Calibri Light" w:hAnsi="Calibri Light" w:cs="Calibri Light"/>
          <w:sz w:val="22"/>
          <w:szCs w:val="22"/>
          <w:lang w:val="it-IT"/>
        </w:rPr>
        <w:t xml:space="preserve">che presentano </w:t>
      </w:r>
      <w:r w:rsidR="002F61E8">
        <w:rPr>
          <w:rFonts w:ascii="Calibri Light" w:hAnsi="Calibri Light" w:cs="Calibri Light"/>
          <w:sz w:val="22"/>
          <w:szCs w:val="22"/>
          <w:lang w:val="it-IT"/>
        </w:rPr>
        <w:t>lo stato “</w:t>
      </w:r>
      <w:r w:rsidR="00036CA2" w:rsidRPr="00036CA2">
        <w:rPr>
          <w:rFonts w:ascii="Calibri Light" w:hAnsi="Calibri Light" w:cs="Calibri Light"/>
          <w:sz w:val="22"/>
          <w:szCs w:val="22"/>
          <w:lang w:val="it-IT"/>
        </w:rPr>
        <w:t>Monitoraggio OK</w:t>
      </w:r>
      <w:r w:rsidR="002F61E8">
        <w:rPr>
          <w:rFonts w:ascii="Calibri Light" w:hAnsi="Calibri Light" w:cs="Calibri Light"/>
          <w:sz w:val="22"/>
          <w:szCs w:val="22"/>
          <w:lang w:val="it-IT"/>
        </w:rPr>
        <w:t>”</w:t>
      </w:r>
      <w:r w:rsidRPr="008E01C5">
        <w:rPr>
          <w:rFonts w:ascii="Calibri Light" w:hAnsi="Calibri Light" w:cs="Calibri Light"/>
          <w:sz w:val="22"/>
          <w:szCs w:val="22"/>
          <w:lang w:val="it-IT"/>
        </w:rPr>
        <w:t xml:space="preserve"> - </w:t>
      </w:r>
      <w:r w:rsidRPr="008E01C5">
        <w:rPr>
          <w:rFonts w:ascii="Calibri Light" w:hAnsi="Calibri Light" w:cs="Calibri Light"/>
          <w:b/>
          <w:sz w:val="22"/>
          <w:szCs w:val="22"/>
          <w:lang w:val="it-IT"/>
        </w:rPr>
        <w:t>In Scadenza (giallo):</w:t>
      </w:r>
      <w:r w:rsidRPr="008E01C5">
        <w:rPr>
          <w:rFonts w:ascii="Calibri Light" w:hAnsi="Calibri Light" w:cs="Calibri Light"/>
          <w:sz w:val="22"/>
          <w:szCs w:val="22"/>
          <w:lang w:val="it-IT"/>
        </w:rPr>
        <w:t xml:space="preserve"> Numero di covenant </w:t>
      </w:r>
      <w:r w:rsidR="002F61E8">
        <w:rPr>
          <w:rFonts w:ascii="Calibri Light" w:hAnsi="Calibri Light" w:cs="Calibri Light"/>
          <w:sz w:val="22"/>
          <w:szCs w:val="22"/>
          <w:lang w:val="it-IT"/>
        </w:rPr>
        <w:t>presentano lo stato</w:t>
      </w:r>
      <w:r w:rsidR="001C5F29">
        <w:rPr>
          <w:rFonts w:ascii="Calibri Light" w:hAnsi="Calibri Light" w:cs="Calibri Light"/>
          <w:sz w:val="22"/>
          <w:szCs w:val="22"/>
          <w:lang w:val="it-IT"/>
        </w:rPr>
        <w:t xml:space="preserve"> “</w:t>
      </w:r>
      <w:r w:rsidR="005C4EEC" w:rsidRPr="005C4EEC">
        <w:rPr>
          <w:rFonts w:ascii="Calibri Light" w:hAnsi="Calibri Light" w:cs="Calibri Light"/>
          <w:sz w:val="22"/>
          <w:szCs w:val="22"/>
          <w:lang w:val="it-IT"/>
        </w:rPr>
        <w:t>Monitoraggio in Scadenza</w:t>
      </w:r>
      <w:r w:rsidR="001C5F29">
        <w:rPr>
          <w:rFonts w:ascii="Calibri Light" w:hAnsi="Calibri Light" w:cs="Calibri Light"/>
          <w:sz w:val="22"/>
          <w:szCs w:val="22"/>
          <w:lang w:val="it-IT"/>
        </w:rPr>
        <w:t>”</w:t>
      </w:r>
      <w:r w:rsidR="005C4EEC">
        <w:rPr>
          <w:rFonts w:ascii="Calibri Light" w:hAnsi="Calibri Light" w:cs="Calibri Light"/>
          <w:sz w:val="22"/>
          <w:szCs w:val="22"/>
          <w:lang w:val="it-IT"/>
        </w:rPr>
        <w:t xml:space="preserve"> o “</w:t>
      </w:r>
      <w:r w:rsidR="00D83EB1" w:rsidRPr="00D83EB1">
        <w:rPr>
          <w:rFonts w:ascii="Calibri Light" w:hAnsi="Calibri Light" w:cs="Calibri Light"/>
          <w:sz w:val="22"/>
          <w:szCs w:val="22"/>
          <w:lang w:val="it-IT"/>
        </w:rPr>
        <w:t>Monitoraggio da</w:t>
      </w:r>
      <w:r w:rsidR="003F3656" w:rsidRPr="00D83EB1">
        <w:rPr>
          <w:rFonts w:ascii="Calibri Light" w:hAnsi="Calibri Light" w:cs="Calibri Light"/>
          <w:sz w:val="22"/>
          <w:szCs w:val="22"/>
          <w:lang w:val="it-IT"/>
        </w:rPr>
        <w:t xml:space="preserve"> attenzionare</w:t>
      </w:r>
      <w:r w:rsidR="005C4EEC">
        <w:rPr>
          <w:rFonts w:ascii="Calibri Light" w:hAnsi="Calibri Light" w:cs="Calibri Light"/>
          <w:sz w:val="22"/>
          <w:szCs w:val="22"/>
          <w:lang w:val="it-IT"/>
        </w:rPr>
        <w:t>”</w:t>
      </w:r>
      <w:r w:rsidR="002F61E8">
        <w:rPr>
          <w:rFonts w:ascii="Calibri Light" w:hAnsi="Calibri Light" w:cs="Calibri Light"/>
          <w:sz w:val="22"/>
          <w:szCs w:val="22"/>
          <w:lang w:val="it-IT"/>
        </w:rPr>
        <w:t xml:space="preserve"> </w:t>
      </w:r>
      <w:r w:rsidR="00ED51DF">
        <w:rPr>
          <w:rFonts w:ascii="Calibri Light" w:hAnsi="Calibri Light" w:cs="Calibri Light"/>
          <w:sz w:val="22"/>
          <w:szCs w:val="22"/>
          <w:lang w:val="it-IT"/>
        </w:rPr>
        <w:t>-</w:t>
      </w:r>
      <w:r w:rsidRPr="008E01C5">
        <w:rPr>
          <w:rFonts w:ascii="Calibri Light" w:hAnsi="Calibri Light" w:cs="Calibri Light"/>
          <w:sz w:val="22"/>
          <w:szCs w:val="22"/>
          <w:lang w:val="it-IT"/>
        </w:rPr>
        <w:t xml:space="preserve"> </w:t>
      </w:r>
      <w:r w:rsidR="001C5F29">
        <w:rPr>
          <w:rFonts w:ascii="Calibri Light" w:hAnsi="Calibri Light" w:cs="Calibri Light"/>
          <w:b/>
          <w:sz w:val="22"/>
          <w:szCs w:val="22"/>
          <w:lang w:val="it-IT"/>
        </w:rPr>
        <w:t>KO</w:t>
      </w:r>
      <w:r w:rsidRPr="008E01C5">
        <w:rPr>
          <w:rFonts w:ascii="Calibri Light" w:hAnsi="Calibri Light" w:cs="Calibri Light"/>
          <w:b/>
          <w:sz w:val="22"/>
          <w:szCs w:val="22"/>
          <w:lang w:val="it-IT"/>
        </w:rPr>
        <w:t xml:space="preserve"> (rosso):</w:t>
      </w:r>
      <w:r w:rsidRPr="008E01C5">
        <w:rPr>
          <w:rFonts w:ascii="Calibri Light" w:hAnsi="Calibri Light" w:cs="Calibri Light"/>
          <w:sz w:val="22"/>
          <w:szCs w:val="22"/>
          <w:lang w:val="it-IT"/>
        </w:rPr>
        <w:t xml:space="preserve"> Numero di covenant che </w:t>
      </w:r>
      <w:r w:rsidR="001C5F29">
        <w:rPr>
          <w:rFonts w:ascii="Calibri Light" w:hAnsi="Calibri Light" w:cs="Calibri Light"/>
          <w:sz w:val="22"/>
          <w:szCs w:val="22"/>
          <w:lang w:val="it-IT"/>
        </w:rPr>
        <w:t>presentano lo stato “</w:t>
      </w:r>
      <w:r w:rsidR="004A4B22" w:rsidRPr="004A4B22">
        <w:rPr>
          <w:rFonts w:ascii="Calibri Light" w:hAnsi="Calibri Light" w:cs="Calibri Light"/>
          <w:sz w:val="22"/>
          <w:szCs w:val="22"/>
          <w:lang w:val="it-IT"/>
        </w:rPr>
        <w:t>Monitoraggio Scaduto</w:t>
      </w:r>
      <w:r w:rsidR="001C5F29">
        <w:rPr>
          <w:rFonts w:ascii="Calibri Light" w:hAnsi="Calibri Light" w:cs="Calibri Light"/>
          <w:sz w:val="22"/>
          <w:szCs w:val="22"/>
          <w:lang w:val="it-IT"/>
        </w:rPr>
        <w:t>”</w:t>
      </w:r>
      <w:r w:rsidR="004A4B22">
        <w:rPr>
          <w:rFonts w:ascii="Calibri Light" w:hAnsi="Calibri Light" w:cs="Calibri Light"/>
          <w:sz w:val="22"/>
          <w:szCs w:val="22"/>
          <w:lang w:val="it-IT"/>
        </w:rPr>
        <w:t xml:space="preserve"> o “Monitoraggio</w:t>
      </w:r>
      <w:r w:rsidR="0009398A">
        <w:rPr>
          <w:rFonts w:ascii="Calibri Light" w:hAnsi="Calibri Light" w:cs="Calibri Light"/>
          <w:sz w:val="22"/>
          <w:szCs w:val="22"/>
          <w:lang w:val="it-IT"/>
        </w:rPr>
        <w:t xml:space="preserve"> </w:t>
      </w:r>
      <w:r w:rsidR="00127FC4">
        <w:rPr>
          <w:rFonts w:ascii="Calibri Light" w:hAnsi="Calibri Light" w:cs="Calibri Light"/>
          <w:sz w:val="22"/>
          <w:szCs w:val="22"/>
          <w:lang w:val="it-IT"/>
        </w:rPr>
        <w:t xml:space="preserve">Fuori </w:t>
      </w:r>
      <w:r w:rsidR="004A4B22">
        <w:rPr>
          <w:rFonts w:ascii="Calibri Light" w:hAnsi="Calibri Light" w:cs="Calibri Light"/>
          <w:sz w:val="22"/>
          <w:szCs w:val="22"/>
          <w:lang w:val="it-IT"/>
        </w:rPr>
        <w:t>Soglia”</w:t>
      </w:r>
    </w:p>
    <w:p w14:paraId="4266E840"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Ogni categoria è accompagnata da un indicatore colorato (punto colorato) per una rapida identificazione visiva.</w:t>
      </w:r>
    </w:p>
    <w:p w14:paraId="00E8BB31"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Card Overview Avanzamento Sezione:</w:t>
      </w:r>
      <w:r w:rsidRPr="008E01C5">
        <w:rPr>
          <w:rFonts w:ascii="Calibri Light" w:hAnsi="Calibri Light" w:cs="Calibri Light"/>
          <w:sz w:val="22"/>
          <w:szCs w:val="22"/>
          <w:lang w:val="it-IT"/>
        </w:rPr>
        <w:t xml:space="preserve"> Una card che mostra informazioni sulla gestione della sezione Covenant:</w:t>
      </w:r>
    </w:p>
    <w:p w14:paraId="7B61F567"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 - </w:t>
      </w:r>
      <w:r w:rsidRPr="008E01C5">
        <w:rPr>
          <w:rFonts w:ascii="Calibri Light" w:hAnsi="Calibri Light" w:cs="Calibri Light"/>
          <w:b/>
          <w:sz w:val="22"/>
          <w:szCs w:val="22"/>
          <w:lang w:val="it-IT"/>
        </w:rPr>
        <w:t>SEZIONE:</w:t>
      </w:r>
      <w:r w:rsidRPr="008E01C5">
        <w:rPr>
          <w:rFonts w:ascii="Calibri Light" w:hAnsi="Calibri Light" w:cs="Calibri Light"/>
          <w:sz w:val="22"/>
          <w:szCs w:val="22"/>
          <w:lang w:val="it-IT"/>
        </w:rPr>
        <w:t xml:space="preserve"> Mostra “Covenant”</w:t>
      </w:r>
    </w:p>
    <w:p w14:paraId="040BFE30" w14:textId="383C1246" w:rsidR="00F60C6B" w:rsidRPr="008E01C5" w:rsidDel="00C10170" w:rsidRDefault="00F60C6B" w:rsidP="008E01C5">
      <w:pPr>
        <w:pStyle w:val="BodyText"/>
        <w:rPr>
          <w:del w:id="465" w:author="Lequio, Giacomo" w:date="2026-04-23T18:26:00Z" w16du:dateUtc="2026-04-23T16:26:00Z"/>
          <w:rFonts w:ascii="Calibri Light" w:hAnsi="Calibri Light" w:cs="Calibri Light"/>
          <w:sz w:val="22"/>
          <w:szCs w:val="22"/>
          <w:lang w:val="it-IT"/>
        </w:rPr>
      </w:pPr>
      <w:del w:id="466" w:author="Lequio, Giacomo" w:date="2026-04-23T18:26:00Z" w16du:dateUtc="2026-04-23T16:26:00Z">
        <w:r w:rsidRPr="008E01C5" w:rsidDel="00C10170">
          <w:rPr>
            <w:rFonts w:ascii="Calibri Light" w:hAnsi="Calibri Light" w:cs="Calibri Light"/>
            <w:sz w:val="22"/>
            <w:szCs w:val="22"/>
            <w:lang w:val="it-IT"/>
          </w:rPr>
          <w:delText xml:space="preserve">- </w:delText>
        </w:r>
        <w:r w:rsidRPr="008E01C5" w:rsidDel="00C10170">
          <w:rPr>
            <w:rFonts w:ascii="Calibri Light" w:hAnsi="Calibri Light" w:cs="Calibri Light"/>
            <w:b/>
            <w:sz w:val="22"/>
            <w:szCs w:val="22"/>
            <w:lang w:val="it-IT"/>
          </w:rPr>
          <w:delText>STATO SEZIONE:</w:delText>
        </w:r>
        <w:r w:rsidRPr="008E01C5" w:rsidDel="00C10170">
          <w:rPr>
            <w:rFonts w:ascii="Calibri Light" w:hAnsi="Calibri Light" w:cs="Calibri Light"/>
            <w:sz w:val="22"/>
            <w:szCs w:val="22"/>
            <w:lang w:val="it-IT"/>
          </w:rPr>
          <w:delText xml:space="preserve"> Mostra lo stato complessivo della sezione </w:delText>
        </w:r>
        <w:r w:rsidDel="00C10170">
          <w:rPr>
            <w:rFonts w:ascii="Calibri Light" w:hAnsi="Calibri Light" w:cs="Calibri Light"/>
            <w:sz w:val="22"/>
            <w:szCs w:val="22"/>
            <w:lang w:val="it-IT"/>
          </w:rPr>
          <w:delText>che corrisponderà a quanto presente nel campo “Stato pratica”</w:delText>
        </w:r>
      </w:del>
    </w:p>
    <w:p w14:paraId="78106FDE" w14:textId="7395E550" w:rsidR="008E01C5" w:rsidRPr="008E01C5" w:rsidRDefault="008E01C5" w:rsidP="008E01C5">
      <w:pPr>
        <w:pStyle w:val="BodyText"/>
        <w:rPr>
          <w:rFonts w:ascii="Calibri Light" w:hAnsi="Calibri Light" w:cs="Calibri Light"/>
          <w:sz w:val="22"/>
          <w:szCs w:val="22"/>
          <w:lang w:val="it-IT"/>
        </w:rPr>
      </w:pPr>
      <w:del w:id="467" w:author="Lequio, Giacomo" w:date="2026-04-23T18:26:00Z" w16du:dateUtc="2026-04-23T16:26:00Z">
        <w:r w:rsidRPr="008E01C5" w:rsidDel="00C10170">
          <w:rPr>
            <w:rFonts w:ascii="Calibri Light" w:hAnsi="Calibri Light" w:cs="Calibri Light"/>
            <w:sz w:val="22"/>
            <w:szCs w:val="22"/>
            <w:lang w:val="it-IT"/>
          </w:rPr>
          <w:delText xml:space="preserve"> </w:delText>
        </w:r>
      </w:del>
      <w:r w:rsidRPr="008E01C5">
        <w:rPr>
          <w:rFonts w:ascii="Calibri Light" w:hAnsi="Calibri Light" w:cs="Calibri Light"/>
          <w:sz w:val="22"/>
          <w:szCs w:val="22"/>
          <w:lang w:val="it-IT"/>
        </w:rPr>
        <w:t xml:space="preserve">- </w:t>
      </w:r>
      <w:r w:rsidRPr="008E01C5">
        <w:rPr>
          <w:rFonts w:ascii="Calibri Light" w:hAnsi="Calibri Light" w:cs="Calibri Light"/>
          <w:b/>
          <w:sz w:val="22"/>
          <w:szCs w:val="22"/>
          <w:lang w:val="it-IT"/>
        </w:rPr>
        <w:t>IN CARICO A:</w:t>
      </w:r>
      <w:r w:rsidRPr="008E01C5">
        <w:rPr>
          <w:rFonts w:ascii="Calibri Light" w:hAnsi="Calibri Light" w:cs="Calibri Light"/>
          <w:sz w:val="22"/>
          <w:szCs w:val="22"/>
          <w:lang w:val="it-IT"/>
        </w:rPr>
        <w:t xml:space="preserve"> Mostra a chi è assegnato il compito di completare i covenant. Può essere “Utente Banca” (ISP) se il monitoraggio è in attesa di documentazione</w:t>
      </w:r>
      <w:r w:rsidR="004A4B22">
        <w:rPr>
          <w:rFonts w:ascii="Calibri Light" w:hAnsi="Calibri Light" w:cs="Calibri Light"/>
          <w:sz w:val="22"/>
          <w:szCs w:val="22"/>
          <w:lang w:val="it-IT"/>
        </w:rPr>
        <w:t xml:space="preserve"> (tutti i documenti caricati dall’Utente Banca </w:t>
      </w:r>
      <w:r w:rsidR="00CF40FA">
        <w:rPr>
          <w:rFonts w:ascii="Calibri Light" w:hAnsi="Calibri Light" w:cs="Calibri Light"/>
          <w:sz w:val="22"/>
          <w:szCs w:val="22"/>
          <w:lang w:val="it-IT"/>
        </w:rPr>
        <w:t xml:space="preserve">presentano </w:t>
      </w:r>
      <w:r w:rsidR="002B21FB">
        <w:rPr>
          <w:rFonts w:ascii="Calibri Light" w:hAnsi="Calibri Light" w:cs="Calibri Light"/>
          <w:sz w:val="22"/>
          <w:szCs w:val="22"/>
          <w:lang w:val="it-IT"/>
        </w:rPr>
        <w:t>lo</w:t>
      </w:r>
      <w:r w:rsidR="00CF40FA">
        <w:rPr>
          <w:rFonts w:ascii="Calibri Light" w:hAnsi="Calibri Light" w:cs="Calibri Light"/>
          <w:sz w:val="22"/>
          <w:szCs w:val="22"/>
          <w:lang w:val="it-IT"/>
        </w:rPr>
        <w:t xml:space="preserve"> stato </w:t>
      </w:r>
      <w:r w:rsidR="002B21FB">
        <w:rPr>
          <w:rFonts w:ascii="Calibri Light" w:hAnsi="Calibri Light" w:cs="Calibri Light"/>
          <w:sz w:val="22"/>
          <w:szCs w:val="22"/>
          <w:lang w:val="it-IT"/>
        </w:rPr>
        <w:t>“</w:t>
      </w:r>
      <w:r w:rsidR="00AA413B">
        <w:rPr>
          <w:rFonts w:ascii="Calibri Light" w:hAnsi="Calibri Light" w:cs="Calibri Light"/>
          <w:sz w:val="22"/>
          <w:szCs w:val="22"/>
          <w:lang w:val="it-IT"/>
        </w:rPr>
        <w:t>Completo</w:t>
      </w:r>
      <w:r w:rsidR="002B21FB">
        <w:rPr>
          <w:rFonts w:ascii="Calibri Light" w:hAnsi="Calibri Light" w:cs="Calibri Light"/>
          <w:sz w:val="22"/>
          <w:szCs w:val="22"/>
          <w:lang w:val="it-IT"/>
        </w:rPr>
        <w:t xml:space="preserve">” e sono ancora presenti degli eventi di monitoraggi futuri da </w:t>
      </w:r>
      <w:r w:rsidR="008B5B0C">
        <w:rPr>
          <w:rFonts w:ascii="Calibri Light" w:hAnsi="Calibri Light" w:cs="Calibri Light"/>
          <w:sz w:val="22"/>
          <w:szCs w:val="22"/>
          <w:lang w:val="it-IT"/>
        </w:rPr>
        <w:t>monitorare</w:t>
      </w:r>
      <w:r w:rsidR="00BA41D0">
        <w:rPr>
          <w:rFonts w:ascii="Calibri Light" w:hAnsi="Calibri Light" w:cs="Calibri Light"/>
          <w:sz w:val="22"/>
          <w:szCs w:val="22"/>
          <w:lang w:val="it-IT"/>
        </w:rPr>
        <w:t xml:space="preserve"> e vi è almeno un evento di monitoraggio con stato “in scadenza” o “scaduto”</w:t>
      </w:r>
      <w:r w:rsidR="002B21FB">
        <w:rPr>
          <w:rFonts w:ascii="Calibri Light" w:hAnsi="Calibri Light" w:cs="Calibri Light"/>
          <w:sz w:val="22"/>
          <w:szCs w:val="22"/>
          <w:lang w:val="it-IT"/>
        </w:rPr>
        <w:t>)</w:t>
      </w:r>
      <w:r w:rsidRPr="008E01C5">
        <w:rPr>
          <w:rFonts w:ascii="Calibri Light" w:hAnsi="Calibri Light" w:cs="Calibri Light"/>
          <w:sz w:val="22"/>
          <w:szCs w:val="22"/>
          <w:lang w:val="it-IT"/>
        </w:rPr>
        <w:t xml:space="preserve">, o “Utente Deloitte” se è </w:t>
      </w:r>
      <w:r w:rsidR="008B5B0C">
        <w:rPr>
          <w:rFonts w:ascii="Calibri Light" w:hAnsi="Calibri Light" w:cs="Calibri Light"/>
          <w:sz w:val="22"/>
          <w:szCs w:val="22"/>
          <w:lang w:val="it-IT"/>
        </w:rPr>
        <w:t>presente almeno un documento caricato in lavorazione (non in stato “</w:t>
      </w:r>
      <w:r w:rsidR="00AA413B">
        <w:rPr>
          <w:rFonts w:ascii="Calibri Light" w:hAnsi="Calibri Light" w:cs="Calibri Light"/>
          <w:sz w:val="22"/>
          <w:szCs w:val="22"/>
          <w:lang w:val="it-IT"/>
        </w:rPr>
        <w:t>Completo</w:t>
      </w:r>
      <w:r w:rsidR="008B5B0C">
        <w:rPr>
          <w:rFonts w:ascii="Calibri Light" w:hAnsi="Calibri Light" w:cs="Calibri Light"/>
          <w:sz w:val="22"/>
          <w:szCs w:val="22"/>
          <w:lang w:val="it-IT"/>
        </w:rPr>
        <w:t xml:space="preserve">”) </w:t>
      </w:r>
    </w:p>
    <w:p w14:paraId="1280C5D7" w14:textId="1A2EF7ED"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 - </w:t>
      </w:r>
      <w:r w:rsidRPr="008E01C5">
        <w:rPr>
          <w:rFonts w:ascii="Calibri Light" w:hAnsi="Calibri Light" w:cs="Calibri Light"/>
          <w:b/>
          <w:sz w:val="22"/>
          <w:szCs w:val="22"/>
          <w:lang w:val="it-IT"/>
        </w:rPr>
        <w:t>STATO LAVORAZIONE:</w:t>
      </w:r>
      <w:r w:rsidRPr="008E01C5">
        <w:rPr>
          <w:rFonts w:ascii="Calibri Light" w:hAnsi="Calibri Light" w:cs="Calibri Light"/>
          <w:sz w:val="22"/>
          <w:szCs w:val="22"/>
          <w:lang w:val="it-IT"/>
        </w:rPr>
        <w:t xml:space="preserve"> Mostra lo stato del lavoro di verifica</w:t>
      </w:r>
      <w:r w:rsidR="00F60C6B">
        <w:rPr>
          <w:rFonts w:ascii="Calibri Light" w:hAnsi="Calibri Light" w:cs="Calibri Light"/>
          <w:sz w:val="22"/>
          <w:szCs w:val="22"/>
          <w:lang w:val="it-IT"/>
        </w:rPr>
        <w:t xml:space="preserve"> della documentazione caricata dall’Utente Banca</w:t>
      </w:r>
      <w:r w:rsidRPr="008E01C5">
        <w:rPr>
          <w:rFonts w:ascii="Calibri Light" w:hAnsi="Calibri Light" w:cs="Calibri Light"/>
          <w:sz w:val="22"/>
          <w:szCs w:val="22"/>
          <w:lang w:val="it-IT"/>
        </w:rPr>
        <w:t>:</w:t>
      </w:r>
    </w:p>
    <w:p w14:paraId="71328199" w14:textId="715CE0CE"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 </w:t>
      </w:r>
      <w:r w:rsidRPr="00F60C6B">
        <w:rPr>
          <w:rFonts w:ascii="Calibri Light" w:hAnsi="Calibri Light" w:cs="Calibri Light"/>
          <w:sz w:val="22"/>
          <w:szCs w:val="22"/>
          <w:lang w:val="it-IT"/>
        </w:rPr>
        <w:t>- “In attesa Documentazione”</w:t>
      </w:r>
      <w:r w:rsidRPr="008E01C5">
        <w:rPr>
          <w:rFonts w:ascii="Calibri Light" w:hAnsi="Calibri Light" w:cs="Calibri Light"/>
          <w:sz w:val="22"/>
          <w:szCs w:val="22"/>
          <w:lang w:val="it-IT"/>
        </w:rPr>
        <w:t xml:space="preserve"> = L’utente ISP deve caricare i documenti</w:t>
      </w:r>
      <w:r w:rsidR="00F60C6B">
        <w:rPr>
          <w:rFonts w:ascii="Calibri Light" w:hAnsi="Calibri Light" w:cs="Calibri Light"/>
          <w:sz w:val="22"/>
          <w:szCs w:val="22"/>
          <w:lang w:val="it-IT"/>
        </w:rPr>
        <w:t xml:space="preserve"> (tutti i documenti caricati dall’Utente Banca presentano lo stato “Completo” e sono ancora presenti degli eventi di monitoraggi futuri da monitorare</w:t>
      </w:r>
      <w:r w:rsidR="006A650D">
        <w:rPr>
          <w:rFonts w:ascii="Calibri Light" w:hAnsi="Calibri Light" w:cs="Calibri Light"/>
          <w:sz w:val="22"/>
          <w:szCs w:val="22"/>
          <w:lang w:val="it-IT"/>
        </w:rPr>
        <w:t xml:space="preserve"> e vi è almeno un evento di monitoraggio con stato “</w:t>
      </w:r>
      <w:r w:rsidR="009D5E43">
        <w:rPr>
          <w:rFonts w:ascii="Calibri Light" w:hAnsi="Calibri Light" w:cs="Calibri Light"/>
          <w:sz w:val="22"/>
          <w:szCs w:val="22"/>
          <w:lang w:val="it-IT"/>
        </w:rPr>
        <w:t>in scadenza</w:t>
      </w:r>
      <w:r w:rsidR="006A650D">
        <w:rPr>
          <w:rFonts w:ascii="Calibri Light" w:hAnsi="Calibri Light" w:cs="Calibri Light"/>
          <w:sz w:val="22"/>
          <w:szCs w:val="22"/>
          <w:lang w:val="it-IT"/>
        </w:rPr>
        <w:t>”</w:t>
      </w:r>
      <w:r w:rsidR="00BA41D0">
        <w:rPr>
          <w:rFonts w:ascii="Calibri Light" w:hAnsi="Calibri Light" w:cs="Calibri Light"/>
          <w:sz w:val="22"/>
          <w:szCs w:val="22"/>
          <w:lang w:val="it-IT"/>
        </w:rPr>
        <w:t xml:space="preserve"> o “scaduto</w:t>
      </w:r>
      <w:r w:rsidR="006A650D">
        <w:rPr>
          <w:rFonts w:ascii="Calibri Light" w:hAnsi="Calibri Light" w:cs="Calibri Light"/>
          <w:sz w:val="22"/>
          <w:szCs w:val="22"/>
          <w:lang w:val="it-IT"/>
        </w:rPr>
        <w:t>”</w:t>
      </w:r>
      <w:r w:rsidR="00F60C6B">
        <w:rPr>
          <w:rFonts w:ascii="Calibri Light" w:hAnsi="Calibri Light" w:cs="Calibri Light"/>
          <w:sz w:val="22"/>
          <w:szCs w:val="22"/>
          <w:lang w:val="it-IT"/>
        </w:rPr>
        <w:t>)</w:t>
      </w:r>
    </w:p>
    <w:p w14:paraId="78DFEE71" w14:textId="5C4F2241" w:rsidR="006A1CB2" w:rsidRDefault="006A1CB2" w:rsidP="008E01C5">
      <w:pPr>
        <w:pStyle w:val="BodyText"/>
        <w:rPr>
          <w:rFonts w:ascii="Calibri Light" w:hAnsi="Calibri Light" w:cs="Calibri Light"/>
          <w:sz w:val="22"/>
          <w:szCs w:val="22"/>
          <w:lang w:val="it-IT"/>
        </w:rPr>
      </w:pPr>
      <w:r>
        <w:rPr>
          <w:rFonts w:ascii="Calibri Light" w:hAnsi="Calibri Light" w:cs="Calibri Light"/>
          <w:sz w:val="22"/>
          <w:szCs w:val="22"/>
          <w:lang w:val="it-IT"/>
        </w:rPr>
        <w:t xml:space="preserve">- In attesa di conferma = </w:t>
      </w:r>
      <w:r w:rsidR="00D30590">
        <w:rPr>
          <w:rFonts w:ascii="Calibri Light" w:hAnsi="Calibri Light" w:cs="Calibri Light"/>
          <w:sz w:val="22"/>
          <w:szCs w:val="22"/>
          <w:lang w:val="it-IT"/>
        </w:rPr>
        <w:t xml:space="preserve">Il documento è stato caricato e deve essere confermato da Utente Deloitte </w:t>
      </w:r>
      <w:r w:rsidR="00F60C6B">
        <w:rPr>
          <w:rFonts w:ascii="Calibri Light" w:hAnsi="Calibri Light" w:cs="Calibri Light"/>
          <w:sz w:val="22"/>
          <w:szCs w:val="22"/>
          <w:lang w:val="it-IT"/>
        </w:rPr>
        <w:t xml:space="preserve">(in caso di più documenti caricati prevedere di visualizzare lo stato </w:t>
      </w:r>
      <w:r w:rsidR="00532008">
        <w:rPr>
          <w:rFonts w:ascii="Calibri Light" w:hAnsi="Calibri Light" w:cs="Calibri Light"/>
          <w:sz w:val="22"/>
          <w:szCs w:val="22"/>
          <w:lang w:val="it-IT"/>
        </w:rPr>
        <w:t>meno avanzato</w:t>
      </w:r>
      <w:r w:rsidR="008A326D">
        <w:rPr>
          <w:rFonts w:ascii="Calibri Light" w:hAnsi="Calibri Light" w:cs="Calibri Light"/>
          <w:sz w:val="22"/>
          <w:szCs w:val="22"/>
          <w:lang w:val="it-IT"/>
        </w:rPr>
        <w:t>)</w:t>
      </w:r>
    </w:p>
    <w:p w14:paraId="39A2C923" w14:textId="198FB942"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 </w:t>
      </w:r>
      <w:r w:rsidR="00D84FE9">
        <w:rPr>
          <w:rFonts w:ascii="Calibri Light" w:hAnsi="Calibri Light" w:cs="Calibri Light"/>
          <w:sz w:val="22"/>
          <w:szCs w:val="22"/>
          <w:lang w:val="it-IT"/>
        </w:rPr>
        <w:t>Verifica dati in corso</w:t>
      </w:r>
      <w:r w:rsidRPr="008E01C5">
        <w:rPr>
          <w:rFonts w:ascii="Calibri Light" w:hAnsi="Calibri Light" w:cs="Calibri Light"/>
          <w:sz w:val="22"/>
          <w:szCs w:val="22"/>
          <w:lang w:val="it-IT"/>
        </w:rPr>
        <w:t xml:space="preserve"> = </w:t>
      </w:r>
      <w:r w:rsidR="00D84FE9">
        <w:rPr>
          <w:rFonts w:ascii="Calibri Light" w:hAnsi="Calibri Light" w:cs="Calibri Light"/>
          <w:sz w:val="22"/>
          <w:szCs w:val="22"/>
          <w:lang w:val="it-IT"/>
        </w:rPr>
        <w:t xml:space="preserve">Deloitte ha </w:t>
      </w:r>
      <w:r w:rsidR="000D1091">
        <w:rPr>
          <w:rFonts w:ascii="Calibri Light" w:hAnsi="Calibri Light" w:cs="Calibri Light"/>
          <w:sz w:val="22"/>
          <w:szCs w:val="22"/>
          <w:lang w:val="it-IT"/>
        </w:rPr>
        <w:t>confermato il documento e di conseguenza avvia</w:t>
      </w:r>
      <w:r w:rsidR="00D84FE9">
        <w:rPr>
          <w:rFonts w:ascii="Calibri Light" w:hAnsi="Calibri Light" w:cs="Calibri Light"/>
          <w:sz w:val="22"/>
          <w:szCs w:val="22"/>
          <w:lang w:val="it-IT"/>
        </w:rPr>
        <w:t xml:space="preserve"> il </w:t>
      </w:r>
      <w:r w:rsidR="004450DA">
        <w:rPr>
          <w:rFonts w:ascii="Calibri Light" w:hAnsi="Calibri Light" w:cs="Calibri Light"/>
          <w:sz w:val="22"/>
          <w:szCs w:val="22"/>
          <w:lang w:val="it-IT"/>
        </w:rPr>
        <w:t>processo di estrazione GenAI</w:t>
      </w:r>
      <w:r w:rsidR="00532008">
        <w:rPr>
          <w:rFonts w:ascii="Calibri Light" w:hAnsi="Calibri Light" w:cs="Calibri Light"/>
          <w:sz w:val="22"/>
          <w:szCs w:val="22"/>
          <w:lang w:val="it-IT"/>
        </w:rPr>
        <w:t xml:space="preserve">/Gestione Manuale </w:t>
      </w:r>
      <w:r w:rsidR="002B7A53">
        <w:rPr>
          <w:rFonts w:ascii="Calibri Light" w:hAnsi="Calibri Light" w:cs="Calibri Light"/>
          <w:sz w:val="22"/>
          <w:szCs w:val="22"/>
          <w:lang w:val="it-IT"/>
        </w:rPr>
        <w:t>(Per la vista Deloitte</w:t>
      </w:r>
      <w:r w:rsidR="00D63EEC">
        <w:rPr>
          <w:rFonts w:ascii="Calibri Light" w:hAnsi="Calibri Light" w:cs="Calibri Light"/>
          <w:sz w:val="22"/>
          <w:szCs w:val="22"/>
          <w:lang w:val="it-IT"/>
        </w:rPr>
        <w:t>, solo in caso di integrazione con la GEN AI, saranno</w:t>
      </w:r>
      <w:r w:rsidR="002B7A53">
        <w:rPr>
          <w:rFonts w:ascii="Calibri Light" w:hAnsi="Calibri Light" w:cs="Calibri Light"/>
          <w:sz w:val="22"/>
          <w:szCs w:val="22"/>
          <w:lang w:val="it-IT"/>
        </w:rPr>
        <w:t xml:space="preserve"> previsti </w:t>
      </w:r>
      <w:r w:rsidR="0017760A">
        <w:rPr>
          <w:rFonts w:ascii="Calibri Light" w:hAnsi="Calibri Light" w:cs="Calibri Light"/>
          <w:sz w:val="22"/>
          <w:szCs w:val="22"/>
          <w:lang w:val="it-IT"/>
        </w:rPr>
        <w:t>anche i sottostati “Estrazione GenAI in corso” e “Estrazione GenAI da validare”)</w:t>
      </w:r>
    </w:p>
    <w:p w14:paraId="41849F3F" w14:textId="6B03BBF2" w:rsidR="00B1109A" w:rsidRPr="008E01C5" w:rsidRDefault="006A650D" w:rsidP="008E01C5">
      <w:pPr>
        <w:pStyle w:val="BodyText"/>
        <w:rPr>
          <w:rFonts w:ascii="Calibri Light" w:hAnsi="Calibri Light" w:cs="Calibri Light"/>
          <w:sz w:val="22"/>
          <w:szCs w:val="22"/>
          <w:lang w:val="it-IT"/>
        </w:rPr>
      </w:pPr>
      <w:r>
        <w:rPr>
          <w:rFonts w:ascii="Calibri Light" w:hAnsi="Calibri Light" w:cs="Calibri Light"/>
          <w:sz w:val="22"/>
          <w:szCs w:val="22"/>
          <w:lang w:val="it-IT"/>
        </w:rPr>
        <w:t>Completato</w:t>
      </w:r>
      <w:r w:rsidR="00B1109A">
        <w:rPr>
          <w:rFonts w:ascii="Calibri Light" w:hAnsi="Calibri Light" w:cs="Calibri Light"/>
          <w:sz w:val="22"/>
          <w:szCs w:val="22"/>
          <w:lang w:val="it-IT"/>
        </w:rPr>
        <w:t xml:space="preserve"> = </w:t>
      </w:r>
      <w:r w:rsidR="00CC5AE5">
        <w:rPr>
          <w:rFonts w:ascii="Calibri Light" w:hAnsi="Calibri Light" w:cs="Calibri Light"/>
          <w:sz w:val="22"/>
          <w:szCs w:val="22"/>
          <w:lang w:val="it-IT"/>
        </w:rPr>
        <w:t xml:space="preserve">L’utente Deloitte ha validato l’estrazione GenAI/ ha caricato manualmente il report </w:t>
      </w:r>
    </w:p>
    <w:p w14:paraId="0548EFF8" w14:textId="77777777" w:rsidR="008E01C5" w:rsidRPr="008E01C5" w:rsidRDefault="008E01C5" w:rsidP="008E01C5">
      <w:pPr>
        <w:pStyle w:val="Heading4"/>
        <w:rPr>
          <w:rFonts w:ascii="Calibri Light" w:hAnsi="Calibri Light" w:cs="Calibri Light"/>
          <w:sz w:val="22"/>
          <w:szCs w:val="22"/>
          <w:lang w:val="it-IT"/>
        </w:rPr>
      </w:pPr>
      <w:r w:rsidRPr="008E01C5">
        <w:rPr>
          <w:rFonts w:ascii="Calibri Light" w:hAnsi="Calibri Light" w:cs="Calibri Light"/>
          <w:sz w:val="22"/>
          <w:szCs w:val="22"/>
          <w:lang w:val="it-IT"/>
        </w:rPr>
        <w:t>3.2.2 Caricamento Compliance Certificate - Gestione Documenti</w:t>
      </w:r>
    </w:p>
    <w:p w14:paraId="5A2ABEF4" w14:textId="77777777" w:rsidR="008E01C5" w:rsidRPr="008E01C5" w:rsidRDefault="008E01C5" w:rsidP="008E01C5">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La sezione “Caricamento Compliance Certificate” consente all’utente ISP di caricare i documenti che certificano il rispetto dei covenant.</w:t>
      </w:r>
    </w:p>
    <w:p w14:paraId="34EC89E2"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La sezione mostra: </w:t>
      </w:r>
    </w:p>
    <w:p w14:paraId="71726483"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 </w:t>
      </w:r>
      <w:r w:rsidRPr="008E01C5">
        <w:rPr>
          <w:rFonts w:ascii="Calibri Light" w:hAnsi="Calibri Light" w:cs="Calibri Light"/>
          <w:b/>
          <w:sz w:val="22"/>
          <w:szCs w:val="22"/>
          <w:lang w:val="it-IT"/>
        </w:rPr>
        <w:t>Data Ultimo Documento caricato:</w:t>
      </w:r>
      <w:r w:rsidRPr="008E01C5">
        <w:rPr>
          <w:rFonts w:ascii="Calibri Light" w:hAnsi="Calibri Light" w:cs="Calibri Light"/>
          <w:sz w:val="22"/>
          <w:szCs w:val="22"/>
          <w:lang w:val="it-IT"/>
        </w:rPr>
        <w:t xml:space="preserve"> La data in cui è stato caricato l’ultimo documento (es. “16/03/2025”) </w:t>
      </w:r>
    </w:p>
    <w:p w14:paraId="4C86E562"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 </w:t>
      </w:r>
      <w:r w:rsidRPr="008E01C5">
        <w:rPr>
          <w:rFonts w:ascii="Calibri Light" w:hAnsi="Calibri Light" w:cs="Calibri Light"/>
          <w:b/>
          <w:sz w:val="22"/>
          <w:szCs w:val="22"/>
          <w:lang w:val="it-IT"/>
        </w:rPr>
        <w:t># Documenti Caricati:</w:t>
      </w:r>
      <w:r w:rsidRPr="008E01C5">
        <w:rPr>
          <w:rFonts w:ascii="Calibri Light" w:hAnsi="Calibri Light" w:cs="Calibri Light"/>
          <w:sz w:val="22"/>
          <w:szCs w:val="22"/>
          <w:lang w:val="it-IT"/>
        </w:rPr>
        <w:t xml:space="preserve"> Il numero totale di documenti caricati per questa sezione (es. “5”)</w:t>
      </w:r>
    </w:p>
    <w:p w14:paraId="6E1ABABD" w14:textId="05AD2CE3"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 </w:t>
      </w:r>
      <w:r w:rsidRPr="008E01C5">
        <w:rPr>
          <w:rFonts w:ascii="Calibri Light" w:hAnsi="Calibri Light" w:cs="Calibri Light"/>
          <w:b/>
          <w:sz w:val="22"/>
          <w:szCs w:val="22"/>
          <w:lang w:val="it-IT"/>
        </w:rPr>
        <w:t># Documenti in lavorazione:</w:t>
      </w:r>
      <w:r w:rsidRPr="008E01C5">
        <w:rPr>
          <w:rFonts w:ascii="Calibri Light" w:hAnsi="Calibri Light" w:cs="Calibri Light"/>
          <w:sz w:val="22"/>
          <w:szCs w:val="22"/>
          <w:lang w:val="it-IT"/>
        </w:rPr>
        <w:t xml:space="preserve"> Il numero totale di documenti caricati per questa sezione che sono al momento in fase di verifica da parte di Deloitte</w:t>
      </w:r>
      <w:r w:rsidR="00F76F8A">
        <w:rPr>
          <w:rFonts w:ascii="Calibri Light" w:hAnsi="Calibri Light" w:cs="Calibri Light"/>
          <w:sz w:val="22"/>
          <w:szCs w:val="22"/>
          <w:lang w:val="it-IT"/>
        </w:rPr>
        <w:t xml:space="preserve"> (che non assumono lo stato “Completato”)</w:t>
      </w:r>
    </w:p>
    <w:p w14:paraId="127AD235"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 - </w:t>
      </w:r>
      <w:r w:rsidRPr="008E01C5">
        <w:rPr>
          <w:rFonts w:ascii="Calibri Light" w:hAnsi="Calibri Light" w:cs="Calibri Light"/>
          <w:b/>
          <w:sz w:val="22"/>
          <w:szCs w:val="22"/>
          <w:lang w:val="it-IT"/>
        </w:rPr>
        <w:t>Link “Vedi Tutti”:</w:t>
      </w:r>
      <w:r w:rsidRPr="008E01C5">
        <w:rPr>
          <w:rFonts w:ascii="Calibri Light" w:hAnsi="Calibri Light" w:cs="Calibri Light"/>
          <w:sz w:val="22"/>
          <w:szCs w:val="22"/>
          <w:lang w:val="it-IT"/>
        </w:rPr>
        <w:t xml:space="preserve"> Un link che apre la sezione storico dei documenti, dove l’utente può visualizzare tutti i documenti caricati in precedenza</w:t>
      </w:r>
    </w:p>
    <w:p w14:paraId="0CDF0450"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Area di Upload:</w:t>
      </w:r>
      <w:r w:rsidRPr="008E01C5">
        <w:rPr>
          <w:rFonts w:ascii="Calibri Light" w:hAnsi="Calibri Light" w:cs="Calibri Light"/>
          <w:sz w:val="22"/>
          <w:szCs w:val="22"/>
          <w:lang w:val="it-IT"/>
        </w:rPr>
        <w:t xml:space="preserve"> La sezione include un’area di upload con le seguenti caratteristiche: - </w:t>
      </w:r>
      <w:r w:rsidRPr="008E01C5">
        <w:rPr>
          <w:rFonts w:ascii="Calibri Light" w:hAnsi="Calibri Light" w:cs="Calibri Light"/>
          <w:b/>
          <w:sz w:val="22"/>
          <w:szCs w:val="22"/>
          <w:lang w:val="it-IT"/>
        </w:rPr>
        <w:t>Area Drag &amp; Drop:</w:t>
      </w:r>
      <w:r w:rsidRPr="008E01C5">
        <w:rPr>
          <w:rFonts w:ascii="Calibri Light" w:hAnsi="Calibri Light" w:cs="Calibri Light"/>
          <w:sz w:val="22"/>
          <w:szCs w:val="22"/>
          <w:lang w:val="it-IT"/>
        </w:rPr>
        <w:t xml:space="preserve"> Un’area con bordo tratteggiato che consente all’utente di trascinare file direttamente - </w:t>
      </w:r>
      <w:r w:rsidRPr="008E01C5">
        <w:rPr>
          <w:rFonts w:ascii="Calibri Light" w:hAnsi="Calibri Light" w:cs="Calibri Light"/>
          <w:b/>
          <w:sz w:val="22"/>
          <w:szCs w:val="22"/>
          <w:lang w:val="it-IT"/>
        </w:rPr>
        <w:t>Testo Descrittivo:</w:t>
      </w:r>
      <w:r w:rsidRPr="008E01C5">
        <w:rPr>
          <w:rFonts w:ascii="Calibri Light" w:hAnsi="Calibri Light" w:cs="Calibri Light"/>
          <w:sz w:val="22"/>
          <w:szCs w:val="22"/>
          <w:lang w:val="it-IT"/>
        </w:rPr>
        <w:t xml:space="preserve"> “Trascina qui il tuo file” con un’icona di upload - </w:t>
      </w:r>
      <w:r w:rsidRPr="008E01C5">
        <w:rPr>
          <w:rFonts w:ascii="Calibri Light" w:hAnsi="Calibri Light" w:cs="Calibri Light"/>
          <w:b/>
          <w:sz w:val="22"/>
          <w:szCs w:val="22"/>
          <w:lang w:val="it-IT"/>
        </w:rPr>
        <w:t>Pulsante “Scegli File”:</w:t>
      </w:r>
      <w:r w:rsidRPr="008E01C5">
        <w:rPr>
          <w:rFonts w:ascii="Calibri Light" w:hAnsi="Calibri Light" w:cs="Calibri Light"/>
          <w:sz w:val="22"/>
          <w:szCs w:val="22"/>
          <w:lang w:val="it-IT"/>
        </w:rPr>
        <w:t xml:space="preserve"> Un pulsante che apre un file picker per selezionare file dal computer</w:t>
      </w:r>
    </w:p>
    <w:p w14:paraId="62B5285C" w14:textId="7764530B"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Validazione File:</w:t>
      </w:r>
      <w:r w:rsidRPr="008E01C5">
        <w:rPr>
          <w:rFonts w:ascii="Calibri Light" w:hAnsi="Calibri Light" w:cs="Calibri Light"/>
          <w:sz w:val="22"/>
          <w:szCs w:val="22"/>
          <w:lang w:val="it-IT"/>
        </w:rPr>
        <w:t xml:space="preserve"> - </w:t>
      </w:r>
      <w:r w:rsidRPr="008E01C5">
        <w:rPr>
          <w:rFonts w:ascii="Calibri Light" w:hAnsi="Calibri Light" w:cs="Calibri Light"/>
          <w:b/>
          <w:sz w:val="22"/>
          <w:szCs w:val="22"/>
          <w:lang w:val="it-IT"/>
        </w:rPr>
        <w:t>Formati Accettati:</w:t>
      </w:r>
      <w:r w:rsidRPr="008E01C5">
        <w:rPr>
          <w:rFonts w:ascii="Calibri Light" w:hAnsi="Calibri Light" w:cs="Calibri Light"/>
          <w:sz w:val="22"/>
          <w:szCs w:val="22"/>
          <w:lang w:val="it-IT"/>
        </w:rPr>
        <w:t xml:space="preserve"> .pdf, .xlsx, .xls, .doc, .docx, .msg, .p7m - </w:t>
      </w:r>
      <w:r w:rsidRPr="008E01C5">
        <w:rPr>
          <w:rFonts w:ascii="Calibri Light" w:hAnsi="Calibri Light" w:cs="Calibri Light"/>
          <w:b/>
          <w:sz w:val="22"/>
          <w:szCs w:val="22"/>
          <w:lang w:val="it-IT"/>
        </w:rPr>
        <w:t>Dimensione Massima:</w:t>
      </w:r>
      <w:r w:rsidRPr="008E01C5">
        <w:rPr>
          <w:rFonts w:ascii="Calibri Light" w:hAnsi="Calibri Light" w:cs="Calibri Light"/>
          <w:sz w:val="22"/>
          <w:szCs w:val="22"/>
          <w:lang w:val="it-IT"/>
        </w:rPr>
        <w:t xml:space="preserve"> 3 MB per file - </w:t>
      </w:r>
      <w:r w:rsidRPr="008E01C5">
        <w:rPr>
          <w:rFonts w:ascii="Calibri Light" w:hAnsi="Calibri Light" w:cs="Calibri Light"/>
          <w:b/>
          <w:sz w:val="22"/>
          <w:szCs w:val="22"/>
          <w:lang w:val="it-IT"/>
        </w:rPr>
        <w:t>Upload Multiplo:</w:t>
      </w:r>
      <w:r w:rsidRPr="008E01C5">
        <w:rPr>
          <w:rFonts w:ascii="Calibri Light" w:hAnsi="Calibri Light" w:cs="Calibri Light"/>
          <w:sz w:val="22"/>
          <w:szCs w:val="22"/>
          <w:lang w:val="it-IT"/>
        </w:rPr>
        <w:t xml:space="preserve"> L’utente può caricare più file contemporaneamente</w:t>
      </w:r>
      <w:r w:rsidR="00F76F8A">
        <w:rPr>
          <w:rFonts w:ascii="Calibri Light" w:hAnsi="Calibri Light" w:cs="Calibri Light"/>
          <w:sz w:val="22"/>
          <w:szCs w:val="22"/>
          <w:lang w:val="it-IT"/>
        </w:rPr>
        <w:t xml:space="preserve"> (in caso si creeranno più slot documentali all’interno della sezione)</w:t>
      </w:r>
    </w:p>
    <w:p w14:paraId="7F0537A5" w14:textId="77777777" w:rsidR="008E01C5" w:rsidRPr="008E01C5" w:rsidRDefault="008E01C5" w:rsidP="008E01C5">
      <w:pPr>
        <w:pStyle w:val="Heading4"/>
        <w:rPr>
          <w:rFonts w:ascii="Calibri Light" w:hAnsi="Calibri Light" w:cs="Calibri Light"/>
          <w:sz w:val="22"/>
          <w:szCs w:val="22"/>
          <w:lang w:val="it-IT"/>
        </w:rPr>
      </w:pPr>
      <w:r w:rsidRPr="008E01C5">
        <w:rPr>
          <w:rFonts w:ascii="Calibri Light" w:hAnsi="Calibri Light" w:cs="Calibri Light"/>
          <w:sz w:val="22"/>
          <w:szCs w:val="22"/>
          <w:lang w:val="it-IT"/>
        </w:rPr>
        <w:t>3.2.3 Pagina Documenti Covenant - Gestione Storico Compliance Certificate</w:t>
      </w:r>
    </w:p>
    <w:p w14:paraId="0634BCA4" w14:textId="77777777" w:rsidR="008E01C5" w:rsidRPr="008E01C5" w:rsidRDefault="008E01C5" w:rsidP="008E01C5">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Quando l’utente ISP clicca su “Vedi Tutti” nella sezione “Caricamento Compliance Certificate” della pagina Covenant, accede a una pagina dedicata alla gestione completa dei compliance certificate caricati per quella pratica. Questa pagina fornisce una vista storica di tutti i documenti caricati nel tempo, permettendo all’utente di tracciare l’evoluzione della documentazione e di accedere facilmente ai documenti precedenti.</w:t>
      </w:r>
    </w:p>
    <w:p w14:paraId="30359142"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Titolo Pagina:</w:t>
      </w:r>
      <w:r w:rsidRPr="008E01C5">
        <w:rPr>
          <w:rFonts w:ascii="Calibri Light" w:hAnsi="Calibri Light" w:cs="Calibri Light"/>
          <w:sz w:val="22"/>
          <w:szCs w:val="22"/>
          <w:lang w:val="it-IT"/>
        </w:rPr>
        <w:t xml:space="preserve"> “Overview Covenant | Pratica XXX” (es. “Overview Covenant | Pratica 002”)</w:t>
      </w:r>
    </w:p>
    <w:p w14:paraId="121254DD"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Pulsante Torna alla Dashboard:</w:t>
      </w:r>
      <w:r w:rsidRPr="008E01C5">
        <w:rPr>
          <w:rFonts w:ascii="Calibri Light" w:hAnsi="Calibri Light" w:cs="Calibri Light"/>
          <w:sz w:val="22"/>
          <w:szCs w:val="22"/>
          <w:lang w:val="it-IT"/>
        </w:rPr>
        <w:t xml:space="preserve"> Un pulsante “Torna alla dashboard” che consente di tornare alla pratica principale</w:t>
      </w:r>
    </w:p>
    <w:p w14:paraId="644E6B7D"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 xml:space="preserve">Sezione Compliance Certificate - Documenti In Lavorazione </w:t>
      </w:r>
    </w:p>
    <w:p w14:paraId="2F7E8602"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Questa sezione mostra i compliance certificate che sono stati caricati di recente e sono ancora in fase di lavorazione (non ancora verificati e approvati da Deloitte).</w:t>
      </w:r>
    </w:p>
    <w:p w14:paraId="23E7CE46" w14:textId="77777777" w:rsidR="008E01C5" w:rsidRPr="008E01C5" w:rsidRDefault="008E01C5" w:rsidP="008E01C5">
      <w:pPr>
        <w:pStyle w:val="BodyText"/>
        <w:rPr>
          <w:rFonts w:ascii="Calibri Light" w:hAnsi="Calibri Light" w:cs="Calibri Light"/>
          <w:b/>
          <w:sz w:val="22"/>
          <w:szCs w:val="22"/>
          <w:lang w:val="it-IT"/>
        </w:rPr>
      </w:pPr>
      <w:r w:rsidRPr="008E01C5">
        <w:rPr>
          <w:rFonts w:ascii="Calibri Light" w:hAnsi="Calibri Light" w:cs="Calibri Light"/>
          <w:b/>
          <w:sz w:val="22"/>
          <w:szCs w:val="22"/>
          <w:lang w:val="it-IT"/>
        </w:rPr>
        <w:t>Struttura di ogni Slot Documento:</w:t>
      </w:r>
    </w:p>
    <w:p w14:paraId="0EE11B37"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 - </w:t>
      </w:r>
      <w:r w:rsidRPr="008E01C5">
        <w:rPr>
          <w:rFonts w:ascii="Calibri Light" w:hAnsi="Calibri Light" w:cs="Calibri Light"/>
          <w:b/>
          <w:sz w:val="22"/>
          <w:szCs w:val="22"/>
          <w:lang w:val="it-IT"/>
        </w:rPr>
        <w:t>Nome File:</w:t>
      </w:r>
      <w:r w:rsidRPr="008E01C5">
        <w:rPr>
          <w:rFonts w:ascii="Calibri Light" w:hAnsi="Calibri Light" w:cs="Calibri Light"/>
          <w:sz w:val="22"/>
          <w:szCs w:val="22"/>
          <w:lang w:val="it-IT"/>
        </w:rPr>
        <w:t xml:space="preserve"> Il nome del documento caricato (es. “[Nome File] 6”) </w:t>
      </w:r>
    </w:p>
    <w:p w14:paraId="6CDDC0E7"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 </w:t>
      </w:r>
      <w:r w:rsidRPr="008E01C5">
        <w:rPr>
          <w:rFonts w:ascii="Calibri Light" w:hAnsi="Calibri Light" w:cs="Calibri Light"/>
          <w:b/>
          <w:sz w:val="22"/>
          <w:szCs w:val="22"/>
          <w:lang w:val="it-IT"/>
        </w:rPr>
        <w:t>Data Documento Caricato:</w:t>
      </w:r>
      <w:r w:rsidRPr="008E01C5">
        <w:rPr>
          <w:rFonts w:ascii="Calibri Light" w:hAnsi="Calibri Light" w:cs="Calibri Light"/>
          <w:sz w:val="22"/>
          <w:szCs w:val="22"/>
          <w:lang w:val="it-IT"/>
        </w:rPr>
        <w:t xml:space="preserve"> La data in cui il documento è stato caricato nel sistema (es. “21/03/2026”)</w:t>
      </w:r>
    </w:p>
    <w:p w14:paraId="123E5967" w14:textId="008434FA"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 - </w:t>
      </w:r>
      <w:r w:rsidRPr="008E01C5">
        <w:rPr>
          <w:rFonts w:ascii="Calibri Light" w:hAnsi="Calibri Light" w:cs="Calibri Light"/>
          <w:b/>
          <w:sz w:val="22"/>
          <w:szCs w:val="22"/>
          <w:lang w:val="it-IT"/>
        </w:rPr>
        <w:t>Status:</w:t>
      </w:r>
      <w:r w:rsidRPr="008E01C5">
        <w:rPr>
          <w:rFonts w:ascii="Calibri Light" w:hAnsi="Calibri Light" w:cs="Calibri Light"/>
          <w:sz w:val="22"/>
          <w:szCs w:val="22"/>
          <w:lang w:val="it-IT"/>
        </w:rPr>
        <w:t xml:space="preserve"> </w:t>
      </w:r>
      <w:r w:rsidR="006B242D">
        <w:rPr>
          <w:rFonts w:ascii="Calibri Light" w:hAnsi="Calibri Light" w:cs="Calibri Light"/>
          <w:sz w:val="22"/>
          <w:szCs w:val="22"/>
          <w:lang w:val="it-IT"/>
        </w:rPr>
        <w:t>es.</w:t>
      </w:r>
      <w:r w:rsidRPr="008E01C5">
        <w:rPr>
          <w:rFonts w:ascii="Calibri Light" w:hAnsi="Calibri Light" w:cs="Calibri Light"/>
          <w:sz w:val="22"/>
          <w:szCs w:val="22"/>
          <w:lang w:val="it-IT"/>
        </w:rPr>
        <w:t xml:space="preserve"> Un badge giallo che mostra “In </w:t>
      </w:r>
      <w:r w:rsidR="00EF76A7">
        <w:rPr>
          <w:rFonts w:ascii="Calibri Light" w:hAnsi="Calibri Light" w:cs="Calibri Light"/>
          <w:sz w:val="22"/>
          <w:szCs w:val="22"/>
          <w:lang w:val="it-IT"/>
        </w:rPr>
        <w:t>Attes</w:t>
      </w:r>
      <w:r w:rsidR="002D6ECF">
        <w:rPr>
          <w:rFonts w:ascii="Calibri Light" w:hAnsi="Calibri Light" w:cs="Calibri Light"/>
          <w:sz w:val="22"/>
          <w:szCs w:val="22"/>
          <w:lang w:val="it-IT"/>
        </w:rPr>
        <w:t>a di Conferma” “</w:t>
      </w:r>
      <w:r w:rsidR="00786241" w:rsidRPr="00786241">
        <w:rPr>
          <w:rFonts w:ascii="Calibri Light" w:hAnsi="Calibri Light" w:cs="Calibri Light"/>
          <w:sz w:val="22"/>
          <w:szCs w:val="22"/>
          <w:lang w:val="it-IT"/>
        </w:rPr>
        <w:t>Verifica dati in corso</w:t>
      </w:r>
      <w:r w:rsidR="002D6ECF">
        <w:rPr>
          <w:rFonts w:ascii="Calibri Light" w:hAnsi="Calibri Light" w:cs="Calibri Light"/>
          <w:sz w:val="22"/>
          <w:szCs w:val="22"/>
          <w:lang w:val="it-IT"/>
        </w:rPr>
        <w:t>” o “Completato”</w:t>
      </w:r>
      <w:r w:rsidRPr="008E01C5">
        <w:rPr>
          <w:rFonts w:ascii="Calibri Light" w:hAnsi="Calibri Light" w:cs="Calibri Light"/>
          <w:sz w:val="22"/>
          <w:szCs w:val="22"/>
          <w:lang w:val="it-IT"/>
        </w:rPr>
        <w:t xml:space="preserve">, indicando che il documento è in attesa di </w:t>
      </w:r>
      <w:r w:rsidR="002D6ECF">
        <w:rPr>
          <w:rFonts w:ascii="Calibri Light" w:hAnsi="Calibri Light" w:cs="Calibri Light"/>
          <w:sz w:val="22"/>
          <w:szCs w:val="22"/>
          <w:lang w:val="it-IT"/>
        </w:rPr>
        <w:t>conferm</w:t>
      </w:r>
      <w:r w:rsidR="00BB47E4">
        <w:rPr>
          <w:rFonts w:ascii="Calibri Light" w:hAnsi="Calibri Light" w:cs="Calibri Light"/>
          <w:sz w:val="22"/>
          <w:szCs w:val="22"/>
          <w:lang w:val="it-IT"/>
        </w:rPr>
        <w:t>a</w:t>
      </w:r>
      <w:r w:rsidRPr="008E01C5">
        <w:rPr>
          <w:rFonts w:ascii="Calibri Light" w:hAnsi="Calibri Light" w:cs="Calibri Light"/>
          <w:sz w:val="22"/>
          <w:szCs w:val="22"/>
          <w:lang w:val="it-IT"/>
        </w:rPr>
        <w:t xml:space="preserve"> da parte di Deloitte</w:t>
      </w:r>
      <w:r w:rsidR="00BB47E4">
        <w:rPr>
          <w:rFonts w:ascii="Calibri Light" w:hAnsi="Calibri Light" w:cs="Calibri Light"/>
          <w:sz w:val="22"/>
          <w:szCs w:val="22"/>
          <w:lang w:val="it-IT"/>
        </w:rPr>
        <w:t>, in lavorazione</w:t>
      </w:r>
      <w:r w:rsidRPr="008E01C5">
        <w:rPr>
          <w:rFonts w:ascii="Calibri Light" w:hAnsi="Calibri Light" w:cs="Calibri Light"/>
          <w:sz w:val="22"/>
          <w:szCs w:val="22"/>
          <w:lang w:val="it-IT"/>
        </w:rPr>
        <w:t xml:space="preserve"> </w:t>
      </w:r>
      <w:r w:rsidR="00372715">
        <w:rPr>
          <w:rFonts w:ascii="Calibri Light" w:hAnsi="Calibri Light" w:cs="Calibri Light"/>
          <w:sz w:val="22"/>
          <w:szCs w:val="22"/>
          <w:lang w:val="it-IT"/>
        </w:rPr>
        <w:t xml:space="preserve">o </w:t>
      </w:r>
      <w:r w:rsidR="00BB47E4">
        <w:rPr>
          <w:rFonts w:ascii="Calibri Light" w:hAnsi="Calibri Light" w:cs="Calibri Light"/>
          <w:sz w:val="22"/>
          <w:szCs w:val="22"/>
          <w:lang w:val="it-IT"/>
        </w:rPr>
        <w:t>che</w:t>
      </w:r>
      <w:r w:rsidR="00372715">
        <w:rPr>
          <w:rFonts w:ascii="Calibri Light" w:hAnsi="Calibri Light" w:cs="Calibri Light"/>
          <w:sz w:val="22"/>
          <w:szCs w:val="22"/>
          <w:lang w:val="it-IT"/>
        </w:rPr>
        <w:t xml:space="preserve"> i covenant sono stati </w:t>
      </w:r>
      <w:r w:rsidR="007347AD">
        <w:rPr>
          <w:rFonts w:ascii="Calibri Light" w:hAnsi="Calibri Light" w:cs="Calibri Light"/>
          <w:sz w:val="22"/>
          <w:szCs w:val="22"/>
          <w:lang w:val="it-IT"/>
        </w:rPr>
        <w:t>lavorati</w:t>
      </w:r>
    </w:p>
    <w:p w14:paraId="7CF88514" w14:textId="1C38B023"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 </w:t>
      </w:r>
      <w:r w:rsidRPr="008E01C5">
        <w:rPr>
          <w:rFonts w:ascii="Calibri Light" w:hAnsi="Calibri Light" w:cs="Calibri Light"/>
          <w:b/>
          <w:sz w:val="22"/>
          <w:szCs w:val="22"/>
          <w:lang w:val="it-IT"/>
        </w:rPr>
        <w:t>Giorni Giacenza Stato</w:t>
      </w:r>
      <w:r w:rsidRPr="008E01C5">
        <w:rPr>
          <w:rFonts w:ascii="Calibri Light" w:hAnsi="Calibri Light" w:cs="Calibri Light"/>
          <w:sz w:val="22"/>
          <w:szCs w:val="22"/>
          <w:lang w:val="it-IT"/>
        </w:rPr>
        <w:t xml:space="preserve">: Un contatore che misura da quanti giorni il documento caricato è </w:t>
      </w:r>
      <w:r w:rsidR="006B242D">
        <w:rPr>
          <w:rFonts w:ascii="Calibri Light" w:hAnsi="Calibri Light" w:cs="Calibri Light"/>
          <w:sz w:val="22"/>
          <w:szCs w:val="22"/>
          <w:lang w:val="it-IT"/>
        </w:rPr>
        <w:t>nel determinato</w:t>
      </w:r>
      <w:r w:rsidRPr="008E01C5">
        <w:rPr>
          <w:rFonts w:ascii="Calibri Light" w:hAnsi="Calibri Light" w:cs="Calibri Light"/>
          <w:sz w:val="22"/>
          <w:szCs w:val="22"/>
          <w:lang w:val="it-IT"/>
        </w:rPr>
        <w:t xml:space="preserve"> stato</w:t>
      </w:r>
    </w:p>
    <w:p w14:paraId="1F1919BE" w14:textId="6D0F957C" w:rsidR="00BF3EC0" w:rsidRPr="00355111" w:rsidRDefault="00BF3EC0" w:rsidP="008E01C5">
      <w:pPr>
        <w:pStyle w:val="BodyText"/>
        <w:rPr>
          <w:rFonts w:ascii="Calibri Light" w:hAnsi="Calibri Light" w:cs="Calibri Light"/>
          <w:sz w:val="22"/>
          <w:szCs w:val="22"/>
          <w:lang w:val="it-IT"/>
        </w:rPr>
      </w:pPr>
      <w:r>
        <w:rPr>
          <w:rFonts w:ascii="Calibri Light" w:hAnsi="Calibri Light" w:cs="Calibri Light"/>
          <w:sz w:val="22"/>
          <w:szCs w:val="22"/>
          <w:lang w:val="it-IT"/>
        </w:rPr>
        <w:t xml:space="preserve">- </w:t>
      </w:r>
      <w:r>
        <w:rPr>
          <w:rFonts w:ascii="Calibri Light" w:hAnsi="Calibri Light" w:cs="Calibri Light"/>
          <w:b/>
          <w:bCs/>
          <w:sz w:val="22"/>
          <w:szCs w:val="22"/>
          <w:lang w:val="it-IT"/>
        </w:rPr>
        <w:t>Pulsante “Visualizza”</w:t>
      </w:r>
      <w:r w:rsidR="00355111">
        <w:rPr>
          <w:rFonts w:ascii="Calibri Light" w:hAnsi="Calibri Light" w:cs="Calibri Light"/>
          <w:b/>
          <w:bCs/>
          <w:sz w:val="22"/>
          <w:szCs w:val="22"/>
          <w:lang w:val="it-IT"/>
        </w:rPr>
        <w:t xml:space="preserve"> </w:t>
      </w:r>
      <w:r w:rsidR="00355111">
        <w:rPr>
          <w:rFonts w:ascii="Calibri Light" w:hAnsi="Calibri Light" w:cs="Calibri Light"/>
          <w:sz w:val="22"/>
          <w:szCs w:val="22"/>
          <w:lang w:val="it-IT"/>
        </w:rPr>
        <w:t>che apre la vista di dettaglio del singolo documento con la sua relativa assegnazione</w:t>
      </w:r>
    </w:p>
    <w:p w14:paraId="6516471A"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 </w:t>
      </w:r>
      <w:r w:rsidRPr="008E01C5">
        <w:rPr>
          <w:rFonts w:ascii="Calibri Light" w:hAnsi="Calibri Light" w:cs="Calibri Light"/>
          <w:b/>
          <w:sz w:val="22"/>
          <w:szCs w:val="22"/>
          <w:lang w:val="it-IT"/>
        </w:rPr>
        <w:t>Icone di Azione:</w:t>
      </w:r>
      <w:r w:rsidRPr="008E01C5">
        <w:rPr>
          <w:rFonts w:ascii="Calibri Light" w:hAnsi="Calibri Light" w:cs="Calibri Light"/>
          <w:sz w:val="22"/>
          <w:szCs w:val="22"/>
          <w:lang w:val="it-IT"/>
        </w:rPr>
        <w:t xml:space="preserve"> - Icona di download per scaricare il documento, icona commento per inserire un commento al documento</w:t>
      </w:r>
    </w:p>
    <w:p w14:paraId="22B28D95"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Comportamento:</w:t>
      </w:r>
      <w:r w:rsidRPr="008E01C5">
        <w:rPr>
          <w:rFonts w:ascii="Calibri Light" w:hAnsi="Calibri Light" w:cs="Calibri Light"/>
          <w:sz w:val="22"/>
          <w:szCs w:val="22"/>
          <w:lang w:val="it-IT"/>
        </w:rPr>
        <w:t xml:space="preserve"> I documenti in questa sezione sono ordinati per data di caricamento (più recenti in alto). Se non ci sono documenti in lavorazione, la sezione mostra un messaggio “Nessun documento in lavorazione”.</w:t>
      </w:r>
    </w:p>
    <w:p w14:paraId="36EE5E80" w14:textId="373C06FC"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 xml:space="preserve">Sezione Compliance Certificate - Documenti </w:t>
      </w:r>
      <w:r w:rsidR="00033496">
        <w:rPr>
          <w:rFonts w:ascii="Calibri Light" w:hAnsi="Calibri Light" w:cs="Calibri Light"/>
          <w:b/>
          <w:sz w:val="22"/>
          <w:szCs w:val="22"/>
          <w:lang w:val="it-IT"/>
        </w:rPr>
        <w:t>Lavorati</w:t>
      </w:r>
    </w:p>
    <w:p w14:paraId="71AC3860" w14:textId="542EF8CA"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Questa sezione mostra i compliance certificate che sono stati verificati e approvati da Deloitte, la composizione delle righe che mostrano i documenti è identica alla sezione sopra, con la sola eccezione dello status che risulterà “</w:t>
      </w:r>
      <w:r w:rsidR="00033496">
        <w:rPr>
          <w:rFonts w:ascii="Calibri Light" w:hAnsi="Calibri Light" w:cs="Calibri Light"/>
          <w:sz w:val="22"/>
          <w:szCs w:val="22"/>
          <w:lang w:val="it-IT"/>
        </w:rPr>
        <w:t>Completato</w:t>
      </w:r>
      <w:r w:rsidRPr="008E01C5">
        <w:rPr>
          <w:rFonts w:ascii="Calibri Light" w:hAnsi="Calibri Light" w:cs="Calibri Light"/>
          <w:sz w:val="22"/>
          <w:szCs w:val="22"/>
          <w:lang w:val="it-IT"/>
        </w:rPr>
        <w:t>” e della presenza di un pulsante “</w:t>
      </w:r>
      <w:r w:rsidR="00033496">
        <w:rPr>
          <w:rFonts w:ascii="Calibri Light" w:hAnsi="Calibri Light" w:cs="Calibri Light"/>
          <w:sz w:val="22"/>
          <w:szCs w:val="22"/>
          <w:lang w:val="it-IT"/>
        </w:rPr>
        <w:t>Visualizza</w:t>
      </w:r>
      <w:r w:rsidRPr="008E01C5">
        <w:rPr>
          <w:rFonts w:ascii="Calibri Light" w:hAnsi="Calibri Light" w:cs="Calibri Light"/>
          <w:sz w:val="22"/>
          <w:szCs w:val="22"/>
          <w:lang w:val="it-IT"/>
        </w:rPr>
        <w:t>” che permetterà di scaricare il report di assegnazione del compliance certificate ai rispettivi monitoraggi</w:t>
      </w:r>
    </w:p>
    <w:p w14:paraId="4C8E7FA0" w14:textId="7114BA7E" w:rsidR="00BB47E4" w:rsidRDefault="00BB47E4" w:rsidP="00BB47E4">
      <w:pPr>
        <w:pStyle w:val="Heading4"/>
        <w:rPr>
          <w:rFonts w:ascii="Calibri Light" w:hAnsi="Calibri Light" w:cs="Calibri Light"/>
          <w:sz w:val="22"/>
          <w:szCs w:val="22"/>
          <w:lang w:val="it-IT"/>
        </w:rPr>
      </w:pPr>
      <w:r w:rsidRPr="008E01C5">
        <w:rPr>
          <w:rFonts w:ascii="Calibri Light" w:hAnsi="Calibri Light" w:cs="Calibri Light"/>
          <w:sz w:val="22"/>
          <w:szCs w:val="22"/>
          <w:lang w:val="it-IT"/>
        </w:rPr>
        <w:t>3.2.</w:t>
      </w:r>
      <w:r>
        <w:rPr>
          <w:rFonts w:ascii="Calibri Light" w:hAnsi="Calibri Light" w:cs="Calibri Light"/>
          <w:sz w:val="22"/>
          <w:szCs w:val="22"/>
          <w:lang w:val="it-IT"/>
        </w:rPr>
        <w:t>4</w:t>
      </w:r>
      <w:r w:rsidRPr="008E01C5">
        <w:rPr>
          <w:rFonts w:ascii="Calibri Light" w:hAnsi="Calibri Light" w:cs="Calibri Light"/>
          <w:sz w:val="22"/>
          <w:szCs w:val="22"/>
          <w:lang w:val="it-IT"/>
        </w:rPr>
        <w:t xml:space="preserve"> Pagina Documenti Covenant </w:t>
      </w:r>
      <w:r>
        <w:rPr>
          <w:rFonts w:ascii="Calibri Light" w:hAnsi="Calibri Light" w:cs="Calibri Light"/>
          <w:sz w:val="22"/>
          <w:szCs w:val="22"/>
          <w:lang w:val="it-IT"/>
        </w:rPr>
        <w:t>–</w:t>
      </w:r>
      <w:r w:rsidRPr="008E01C5">
        <w:rPr>
          <w:rFonts w:ascii="Calibri Light" w:hAnsi="Calibri Light" w:cs="Calibri Light"/>
          <w:sz w:val="22"/>
          <w:szCs w:val="22"/>
          <w:lang w:val="it-IT"/>
        </w:rPr>
        <w:t xml:space="preserve"> </w:t>
      </w:r>
      <w:r>
        <w:rPr>
          <w:rFonts w:ascii="Calibri Light" w:hAnsi="Calibri Light" w:cs="Calibri Light"/>
          <w:sz w:val="22"/>
          <w:szCs w:val="22"/>
          <w:lang w:val="it-IT"/>
        </w:rPr>
        <w:t>Vista di dettaglio tramite pulsante visualizza</w:t>
      </w:r>
    </w:p>
    <w:p w14:paraId="0DD64ECB" w14:textId="2E7D7571" w:rsidR="00BB47E4" w:rsidRDefault="00BB47E4" w:rsidP="00BB47E4">
      <w:pPr>
        <w:pStyle w:val="BodyText"/>
        <w:rPr>
          <w:rFonts w:ascii="Calibri Light" w:hAnsi="Calibri Light" w:cs="Calibri Light"/>
          <w:sz w:val="22"/>
          <w:szCs w:val="22"/>
          <w:lang w:val="it-IT"/>
        </w:rPr>
      </w:pPr>
      <w:r>
        <w:rPr>
          <w:rFonts w:ascii="Calibri Light" w:hAnsi="Calibri Light" w:cs="Calibri Light"/>
          <w:sz w:val="22"/>
          <w:szCs w:val="22"/>
          <w:lang w:val="it-IT"/>
        </w:rPr>
        <w:t>L’utente banca che clicca sul pulsante visualizza atterrerà su una sezione di dettaglio dove potr</w:t>
      </w:r>
      <w:r w:rsidR="00033496">
        <w:rPr>
          <w:rFonts w:ascii="Calibri Light" w:hAnsi="Calibri Light" w:cs="Calibri Light"/>
          <w:sz w:val="22"/>
          <w:szCs w:val="22"/>
          <w:lang w:val="it-IT"/>
        </w:rPr>
        <w:t>à</w:t>
      </w:r>
      <w:r>
        <w:rPr>
          <w:rFonts w:ascii="Calibri Light" w:hAnsi="Calibri Light" w:cs="Calibri Light"/>
          <w:sz w:val="22"/>
          <w:szCs w:val="22"/>
          <w:lang w:val="it-IT"/>
        </w:rPr>
        <w:t xml:space="preserve"> vedere i dettagli dell’assegnazione di un compliance certificate.</w:t>
      </w:r>
    </w:p>
    <w:p w14:paraId="0605D9DD" w14:textId="7AFE633E" w:rsidR="00BB47E4" w:rsidRDefault="00BB47E4" w:rsidP="00BB47E4">
      <w:pPr>
        <w:pStyle w:val="BodyText"/>
        <w:rPr>
          <w:rFonts w:ascii="Calibri Light" w:hAnsi="Calibri Light" w:cs="Calibri Light"/>
          <w:sz w:val="22"/>
          <w:szCs w:val="22"/>
          <w:lang w:val="it-IT"/>
        </w:rPr>
      </w:pPr>
      <w:r>
        <w:rPr>
          <w:rFonts w:ascii="Calibri Light" w:hAnsi="Calibri Light" w:cs="Calibri Light"/>
          <w:sz w:val="22"/>
          <w:szCs w:val="22"/>
          <w:lang w:val="it-IT"/>
        </w:rPr>
        <w:t>La schermata è così composta:</w:t>
      </w:r>
    </w:p>
    <w:p w14:paraId="7F94885D" w14:textId="7A1F1D41" w:rsidR="00BB47E4" w:rsidRDefault="00BB47E4" w:rsidP="00BB47E4">
      <w:pPr>
        <w:pStyle w:val="BodyText"/>
        <w:rPr>
          <w:rFonts w:ascii="Calibri Light" w:hAnsi="Calibri Light" w:cs="Calibri Light"/>
          <w:sz w:val="22"/>
          <w:szCs w:val="22"/>
          <w:lang w:val="it-IT"/>
        </w:rPr>
      </w:pPr>
      <w:r>
        <w:rPr>
          <w:rFonts w:ascii="Calibri Light" w:hAnsi="Calibri Light" w:cs="Calibri Light"/>
          <w:sz w:val="22"/>
          <w:szCs w:val="22"/>
          <w:lang w:val="it-IT"/>
        </w:rPr>
        <w:t>Viewer del documento sulla sinistra</w:t>
      </w:r>
    </w:p>
    <w:p w14:paraId="3DE23000" w14:textId="77777777" w:rsidR="0077089C" w:rsidRDefault="00BB47E4" w:rsidP="00BB47E4">
      <w:pPr>
        <w:pStyle w:val="BodyText"/>
        <w:rPr>
          <w:rFonts w:ascii="Calibri Light" w:hAnsi="Calibri Light" w:cs="Calibri Light"/>
          <w:sz w:val="22"/>
          <w:szCs w:val="22"/>
          <w:lang w:val="it-IT"/>
        </w:rPr>
      </w:pPr>
      <w:r>
        <w:rPr>
          <w:rFonts w:ascii="Calibri Light" w:hAnsi="Calibri Light" w:cs="Calibri Light"/>
          <w:sz w:val="22"/>
          <w:szCs w:val="22"/>
          <w:lang w:val="it-IT"/>
        </w:rPr>
        <w:t>Pulsante “Indietro” che permette di tornare alla vista dei documenti</w:t>
      </w:r>
    </w:p>
    <w:p w14:paraId="52A9413F" w14:textId="43EF574E" w:rsidR="00BB47E4" w:rsidRPr="00147EE8" w:rsidRDefault="0077089C" w:rsidP="00BB47E4">
      <w:pPr>
        <w:pStyle w:val="BodyText"/>
        <w:rPr>
          <w:rFonts w:ascii="Calibri Light" w:hAnsi="Calibri Light" w:cs="Calibri Light"/>
          <w:sz w:val="22"/>
          <w:szCs w:val="22"/>
          <w:lang w:val="it-IT"/>
        </w:rPr>
      </w:pPr>
      <w:r>
        <w:rPr>
          <w:rFonts w:ascii="Calibri Light" w:hAnsi="Calibri Light" w:cs="Calibri Light"/>
          <w:sz w:val="22"/>
          <w:szCs w:val="22"/>
          <w:lang w:val="it-IT"/>
        </w:rPr>
        <w:t>Indicatori di tipologia Covenant, Valore Monitoraggio e Data di Riferimento per ogni covenant assegnato da Deloitte</w:t>
      </w:r>
      <w:r w:rsidR="00033496">
        <w:rPr>
          <w:rFonts w:ascii="Calibri Light" w:hAnsi="Calibri Light" w:cs="Calibri Light"/>
          <w:sz w:val="22"/>
          <w:szCs w:val="22"/>
          <w:lang w:val="it-IT"/>
        </w:rPr>
        <w:t xml:space="preserve"> per quel documento</w:t>
      </w:r>
    </w:p>
    <w:p w14:paraId="76FBBFF2" w14:textId="77777777" w:rsidR="008E01C5" w:rsidRPr="008E01C5" w:rsidRDefault="008E01C5" w:rsidP="008E01C5">
      <w:pPr>
        <w:pStyle w:val="BodyText"/>
        <w:rPr>
          <w:rFonts w:ascii="Calibri Light" w:hAnsi="Calibri Light" w:cs="Calibri Light"/>
          <w:sz w:val="22"/>
          <w:szCs w:val="22"/>
          <w:lang w:val="it-IT"/>
        </w:rPr>
      </w:pPr>
    </w:p>
    <w:p w14:paraId="32FF9788" w14:textId="67EA4FA0" w:rsidR="008E01C5" w:rsidRPr="008E01C5" w:rsidRDefault="008E01C5" w:rsidP="008E01C5">
      <w:pPr>
        <w:pStyle w:val="Heading4"/>
        <w:rPr>
          <w:rFonts w:ascii="Calibri Light" w:hAnsi="Calibri Light" w:cs="Calibri Light"/>
          <w:sz w:val="22"/>
          <w:szCs w:val="22"/>
          <w:lang w:val="it-IT"/>
        </w:rPr>
      </w:pPr>
      <w:r w:rsidRPr="008E01C5">
        <w:rPr>
          <w:rFonts w:ascii="Calibri Light" w:hAnsi="Calibri Light" w:cs="Calibri Light"/>
          <w:sz w:val="22"/>
          <w:szCs w:val="22"/>
          <w:lang w:val="it-IT"/>
        </w:rPr>
        <w:t>3.2.</w:t>
      </w:r>
      <w:r w:rsidR="00BB47E4">
        <w:rPr>
          <w:rFonts w:ascii="Calibri Light" w:hAnsi="Calibri Light" w:cs="Calibri Light"/>
          <w:sz w:val="22"/>
          <w:szCs w:val="22"/>
          <w:lang w:val="it-IT"/>
        </w:rPr>
        <w:t>5</w:t>
      </w:r>
      <w:r w:rsidRPr="008E01C5">
        <w:rPr>
          <w:rFonts w:ascii="Calibri Light" w:hAnsi="Calibri Light" w:cs="Calibri Light"/>
          <w:sz w:val="22"/>
          <w:szCs w:val="22"/>
          <w:lang w:val="it-IT"/>
        </w:rPr>
        <w:t xml:space="preserve"> Tabella Monitoraggi Scaduti</w:t>
      </w:r>
      <w:r w:rsidR="004F617A">
        <w:rPr>
          <w:rFonts w:ascii="Calibri Light" w:hAnsi="Calibri Light" w:cs="Calibri Light"/>
          <w:sz w:val="22"/>
          <w:szCs w:val="22"/>
          <w:lang w:val="it-IT"/>
        </w:rPr>
        <w:t>/Fuori Soglia</w:t>
      </w:r>
      <w:r w:rsidRPr="008E01C5">
        <w:rPr>
          <w:rFonts w:ascii="Calibri Light" w:hAnsi="Calibri Light" w:cs="Calibri Light"/>
          <w:sz w:val="22"/>
          <w:szCs w:val="22"/>
          <w:lang w:val="it-IT"/>
        </w:rPr>
        <w:t xml:space="preserve"> (Covenant)</w:t>
      </w:r>
    </w:p>
    <w:p w14:paraId="1265168C" w14:textId="05BBF9CD" w:rsidR="008E01C5" w:rsidRPr="008E01C5" w:rsidRDefault="008E01C5" w:rsidP="008E01C5">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Sotto la sezione di upload, è presente una tabella che mostra i covenant il cui monitoraggio è scaduto</w:t>
      </w:r>
      <w:r w:rsidR="004F617A">
        <w:rPr>
          <w:rFonts w:ascii="Calibri Light" w:hAnsi="Calibri Light" w:cs="Calibri Light"/>
          <w:sz w:val="22"/>
          <w:szCs w:val="22"/>
          <w:lang w:val="it-IT"/>
        </w:rPr>
        <w:t xml:space="preserve"> o fuori soglia</w:t>
      </w:r>
    </w:p>
    <w:p w14:paraId="4B1EC00A" w14:textId="77777777" w:rsidR="008E01C5" w:rsidRPr="008E01C5" w:rsidRDefault="008E01C5" w:rsidP="008E01C5">
      <w:pPr>
        <w:pStyle w:val="BodyText"/>
        <w:rPr>
          <w:rFonts w:ascii="Calibri Light" w:hAnsi="Calibri Light" w:cs="Calibri Light"/>
          <w:b/>
          <w:sz w:val="22"/>
          <w:szCs w:val="22"/>
          <w:lang w:val="it-IT"/>
        </w:rPr>
      </w:pPr>
      <w:r w:rsidRPr="008E01C5">
        <w:rPr>
          <w:rFonts w:ascii="Calibri Light" w:hAnsi="Calibri Light" w:cs="Calibri Light"/>
          <w:b/>
          <w:sz w:val="22"/>
          <w:szCs w:val="22"/>
          <w:lang w:val="it-IT"/>
        </w:rPr>
        <w:t>Colonne della Tabella:</w:t>
      </w:r>
    </w:p>
    <w:p w14:paraId="75BA2EE6" w14:textId="28C96DCA"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 1. </w:t>
      </w:r>
      <w:r w:rsidRPr="008E01C5">
        <w:rPr>
          <w:rFonts w:ascii="Calibri Light" w:hAnsi="Calibri Light" w:cs="Calibri Light"/>
          <w:b/>
          <w:sz w:val="22"/>
          <w:szCs w:val="22"/>
          <w:lang w:val="it-IT"/>
        </w:rPr>
        <w:t>ID Covenant:</w:t>
      </w:r>
      <w:r w:rsidRPr="008E01C5">
        <w:rPr>
          <w:rFonts w:ascii="Calibri Light" w:hAnsi="Calibri Light" w:cs="Calibri Light"/>
          <w:sz w:val="22"/>
          <w:szCs w:val="22"/>
          <w:lang w:val="it-IT"/>
        </w:rPr>
        <w:t xml:space="preserve"> L’identificativo del covenant</w:t>
      </w:r>
      <w:r w:rsidR="00CB047B">
        <w:rPr>
          <w:rFonts w:ascii="Calibri Light" w:hAnsi="Calibri Light" w:cs="Calibri Light"/>
          <w:sz w:val="22"/>
          <w:szCs w:val="22"/>
          <w:lang w:val="it-IT"/>
        </w:rPr>
        <w:t>, composto da ID pratica + ID Covenant (E.g. il secondo Covenant della terza Pratica sarà “</w:t>
      </w:r>
      <w:r w:rsidR="00891255">
        <w:rPr>
          <w:rFonts w:ascii="Calibri Light" w:hAnsi="Calibri Light" w:cs="Calibri Light"/>
          <w:sz w:val="22"/>
          <w:szCs w:val="22"/>
          <w:lang w:val="it-IT"/>
        </w:rPr>
        <w:t>M</w:t>
      </w:r>
      <w:r w:rsidR="00CB047B">
        <w:rPr>
          <w:rFonts w:ascii="Calibri Light" w:hAnsi="Calibri Light" w:cs="Calibri Light"/>
          <w:sz w:val="22"/>
          <w:szCs w:val="22"/>
          <w:lang w:val="it-IT"/>
        </w:rPr>
        <w:t>3C2”)</w:t>
      </w:r>
      <w:r w:rsidRPr="008E01C5">
        <w:rPr>
          <w:rFonts w:ascii="Calibri Light" w:hAnsi="Calibri Light" w:cs="Calibri Light"/>
          <w:sz w:val="22"/>
          <w:szCs w:val="22"/>
          <w:lang w:val="it-IT"/>
        </w:rPr>
        <w:t xml:space="preserve"> </w:t>
      </w:r>
    </w:p>
    <w:p w14:paraId="371D9B8D" w14:textId="4F83F914" w:rsidR="00745906" w:rsidDel="00745906" w:rsidRDefault="008E01C5" w:rsidP="008E01C5">
      <w:pPr>
        <w:pStyle w:val="BodyText"/>
        <w:rPr>
          <w:del w:id="468" w:author="Boles, Giorgio" w:date="2026-04-24T17:58:00Z" w16du:dateUtc="2026-04-24T15:58:00Z"/>
          <w:rFonts w:ascii="Calibri Light" w:hAnsi="Calibri Light" w:cs="Calibri Light"/>
          <w:sz w:val="22"/>
          <w:szCs w:val="22"/>
          <w:lang w:val="it-IT"/>
        </w:rPr>
      </w:pPr>
      <w:r w:rsidRPr="008E01C5">
        <w:rPr>
          <w:rFonts w:ascii="Calibri Light" w:hAnsi="Calibri Light" w:cs="Calibri Light"/>
          <w:sz w:val="22"/>
          <w:szCs w:val="22"/>
          <w:lang w:val="it-IT"/>
        </w:rPr>
        <w:t xml:space="preserve">2. </w:t>
      </w:r>
      <w:r w:rsidRPr="008E01C5">
        <w:rPr>
          <w:rFonts w:ascii="Calibri Light" w:hAnsi="Calibri Light" w:cs="Calibri Light"/>
          <w:b/>
          <w:sz w:val="22"/>
          <w:szCs w:val="22"/>
          <w:lang w:val="it-IT"/>
        </w:rPr>
        <w:t>Tipologia:</w:t>
      </w:r>
      <w:r w:rsidRPr="008E01C5">
        <w:rPr>
          <w:rFonts w:ascii="Calibri Light" w:hAnsi="Calibri Light" w:cs="Calibri Light"/>
          <w:sz w:val="22"/>
          <w:szCs w:val="22"/>
          <w:lang w:val="it-IT"/>
        </w:rPr>
        <w:t xml:space="preserve"> Il tipo di covenant (es. </w:t>
      </w:r>
      <w:r w:rsidRPr="00EE6803">
        <w:rPr>
          <w:rFonts w:ascii="Calibri Light" w:hAnsi="Calibri Light" w:cs="Calibri Light"/>
          <w:sz w:val="22"/>
          <w:szCs w:val="22"/>
          <w:lang w:val="it-IT"/>
        </w:rPr>
        <w:t xml:space="preserve"> “Leverage Ratio”, “Gearing Ratio”)</w:t>
      </w:r>
    </w:p>
    <w:p w14:paraId="5F4FDE92" w14:textId="77777777" w:rsidR="00BC5E2C" w:rsidRDefault="00BC5E2C" w:rsidP="008E01C5">
      <w:pPr>
        <w:pStyle w:val="BodyText"/>
        <w:rPr>
          <w:ins w:id="469" w:author="Lequio, Giacomo" w:date="2026-04-24T18:02:00Z" w16du:dateUtc="2026-04-24T16:02:00Z"/>
          <w:rFonts w:ascii="Calibri Light" w:hAnsi="Calibri Light" w:cs="Calibri Light"/>
          <w:sz w:val="22"/>
          <w:szCs w:val="22"/>
          <w:lang w:val="it-IT"/>
        </w:rPr>
      </w:pPr>
    </w:p>
    <w:p w14:paraId="2B941D4F" w14:textId="18F5CADE" w:rsidR="00745906" w:rsidRPr="00EE6803" w:rsidRDefault="00BF3911" w:rsidP="008E01C5">
      <w:pPr>
        <w:pStyle w:val="BodyText"/>
        <w:rPr>
          <w:ins w:id="470" w:author="Boles, Giorgio" w:date="2026-04-24T17:58:00Z" w16du:dateUtc="2026-04-24T15:58:00Z"/>
          <w:rFonts w:ascii="Calibri Light" w:hAnsi="Calibri Light" w:cs="Calibri Light"/>
          <w:sz w:val="22"/>
          <w:szCs w:val="22"/>
          <w:lang w:val="it-IT"/>
        </w:rPr>
      </w:pPr>
      <w:ins w:id="471" w:author="Lequio, Giacomo" w:date="2026-04-24T18:02:00Z" w16du:dateUtc="2026-04-24T16:02:00Z">
        <w:r>
          <w:rPr>
            <w:rFonts w:ascii="Calibri Light" w:hAnsi="Calibri Light" w:cs="Calibri Light"/>
            <w:sz w:val="22"/>
            <w:szCs w:val="22"/>
            <w:lang w:val="it-IT"/>
          </w:rPr>
          <w:t xml:space="preserve">3 </w:t>
        </w:r>
        <w:r w:rsidRPr="00BF3911">
          <w:rPr>
            <w:rFonts w:ascii="Calibri Light" w:hAnsi="Calibri Light" w:cs="Calibri Light"/>
            <w:b/>
            <w:bCs/>
            <w:sz w:val="22"/>
            <w:szCs w:val="22"/>
            <w:lang w:val="it-IT"/>
            <w:rPrChange w:id="472" w:author="Lequio, Giacomo" w:date="2026-04-24T18:02:00Z" w16du:dateUtc="2026-04-24T16:02:00Z">
              <w:rPr>
                <w:rFonts w:ascii="Calibri Light" w:hAnsi="Calibri Light" w:cs="Calibri Light"/>
                <w:sz w:val="22"/>
                <w:szCs w:val="22"/>
                <w:lang w:val="it-IT"/>
              </w:rPr>
            </w:rPrChange>
          </w:rPr>
          <w:t>Note</w:t>
        </w:r>
        <w:r>
          <w:rPr>
            <w:rFonts w:ascii="Calibri Light" w:hAnsi="Calibri Light" w:cs="Calibri Light"/>
            <w:b/>
            <w:bCs/>
            <w:sz w:val="22"/>
            <w:szCs w:val="22"/>
            <w:lang w:val="it-IT"/>
          </w:rPr>
          <w:t xml:space="preserve">: </w:t>
        </w:r>
        <w:r>
          <w:rPr>
            <w:rFonts w:ascii="Calibri Light" w:hAnsi="Calibri Light" w:cs="Calibri Light"/>
            <w:sz w:val="22"/>
            <w:szCs w:val="22"/>
            <w:lang w:val="it-IT"/>
          </w:rPr>
          <w:t>il</w:t>
        </w:r>
      </w:ins>
      <w:ins w:id="473" w:author="Lequio, Giacomo" w:date="2026-04-24T18:03:00Z" w16du:dateUtc="2026-04-24T16:03:00Z">
        <w:r w:rsidR="0059124F">
          <w:rPr>
            <w:rFonts w:ascii="Calibri Light" w:hAnsi="Calibri Light" w:cs="Calibri Light"/>
            <w:sz w:val="22"/>
            <w:szCs w:val="22"/>
            <w:lang w:val="it-IT"/>
          </w:rPr>
          <w:t xml:space="preserve"> campo note contenente eventuali indicazioni sul covenant / indicazione della sua localizzazione sul documento</w:t>
        </w:r>
      </w:ins>
    </w:p>
    <w:p w14:paraId="3AB22E9C" w14:textId="40075466" w:rsidR="008E01C5" w:rsidRPr="008E01C5" w:rsidRDefault="008E01C5" w:rsidP="008E01C5">
      <w:pPr>
        <w:pStyle w:val="BodyText"/>
        <w:rPr>
          <w:rFonts w:ascii="Calibri Light" w:hAnsi="Calibri Light" w:cs="Calibri Light"/>
          <w:sz w:val="22"/>
          <w:szCs w:val="22"/>
          <w:lang w:val="it-IT"/>
        </w:rPr>
      </w:pPr>
      <w:del w:id="474" w:author="Boles, Giorgio" w:date="2026-04-24T17:58:00Z" w16du:dateUtc="2026-04-24T15:58:00Z">
        <w:r w:rsidRPr="00EE6803" w:rsidDel="00745906">
          <w:rPr>
            <w:rFonts w:ascii="Calibri Light" w:hAnsi="Calibri Light" w:cs="Calibri Light"/>
            <w:sz w:val="22"/>
            <w:szCs w:val="22"/>
            <w:lang w:val="it-IT"/>
          </w:rPr>
          <w:delText xml:space="preserve"> </w:delText>
        </w:r>
      </w:del>
      <w:ins w:id="475" w:author="Lequio, Giacomo" w:date="2026-04-24T18:03:00Z" w16du:dateUtc="2026-04-24T16:03:00Z">
        <w:r w:rsidR="00F5118B">
          <w:rPr>
            <w:rFonts w:ascii="Calibri Light" w:hAnsi="Calibri Light" w:cs="Calibri Light"/>
            <w:sz w:val="22"/>
            <w:szCs w:val="22"/>
            <w:lang w:val="it-IT"/>
          </w:rPr>
          <w:t>4</w:t>
        </w:r>
      </w:ins>
      <w:del w:id="476" w:author="Lequio, Giacomo" w:date="2026-04-24T18:03:00Z" w16du:dateUtc="2026-04-24T16:03:00Z">
        <w:r w:rsidRPr="008E01C5">
          <w:rPr>
            <w:rFonts w:ascii="Calibri Light" w:hAnsi="Calibri Light" w:cs="Calibri Light"/>
            <w:sz w:val="22"/>
            <w:szCs w:val="22"/>
            <w:lang w:val="it-IT"/>
          </w:rPr>
          <w:delText>3</w:delText>
        </w:r>
      </w:del>
      <w:r w:rsidRPr="008E01C5">
        <w:rPr>
          <w:rFonts w:ascii="Calibri Light" w:hAnsi="Calibri Light" w:cs="Calibri Light"/>
          <w:sz w:val="22"/>
          <w:szCs w:val="22"/>
          <w:lang w:val="it-IT"/>
        </w:rPr>
        <w:t xml:space="preserve">. </w:t>
      </w:r>
      <w:r w:rsidRPr="008E01C5">
        <w:rPr>
          <w:rFonts w:ascii="Calibri Light" w:hAnsi="Calibri Light" w:cs="Calibri Light"/>
          <w:b/>
          <w:sz w:val="22"/>
          <w:szCs w:val="22"/>
          <w:lang w:val="it-IT"/>
        </w:rPr>
        <w:t>ID Evento Monitoraggio:</w:t>
      </w:r>
      <w:r w:rsidRPr="008E01C5">
        <w:rPr>
          <w:rFonts w:ascii="Calibri Light" w:hAnsi="Calibri Light" w:cs="Calibri Light"/>
          <w:sz w:val="22"/>
          <w:szCs w:val="22"/>
          <w:lang w:val="it-IT"/>
        </w:rPr>
        <w:t xml:space="preserve"> L’identificativo dell’evento di monitoraggio (es. “</w:t>
      </w:r>
      <w:r w:rsidR="00891255">
        <w:rPr>
          <w:rFonts w:ascii="Calibri Light" w:hAnsi="Calibri Light" w:cs="Calibri Light"/>
          <w:sz w:val="22"/>
          <w:szCs w:val="22"/>
          <w:lang w:val="it-IT"/>
        </w:rPr>
        <w:t>M1C1E1</w:t>
      </w:r>
      <w:r w:rsidRPr="008E01C5">
        <w:rPr>
          <w:rFonts w:ascii="Calibri Light" w:hAnsi="Calibri Light" w:cs="Calibri Light"/>
          <w:sz w:val="22"/>
          <w:szCs w:val="22"/>
          <w:lang w:val="it-IT"/>
        </w:rPr>
        <w:t>”)</w:t>
      </w:r>
    </w:p>
    <w:p w14:paraId="60B2DCF5" w14:textId="26D1D8DB" w:rsidR="008E01C5" w:rsidRPr="008E01C5" w:rsidRDefault="008E01C5" w:rsidP="008E01C5">
      <w:pPr>
        <w:pStyle w:val="BodyText"/>
        <w:rPr>
          <w:rFonts w:ascii="Calibri Light" w:hAnsi="Calibri Light" w:cs="Calibri Light"/>
          <w:sz w:val="22"/>
          <w:szCs w:val="22"/>
          <w:lang w:val="it-IT"/>
        </w:rPr>
      </w:pPr>
      <w:del w:id="477" w:author="Boles, Giorgio" w:date="2026-04-24T17:59:00Z" w16du:dateUtc="2026-04-24T15:59:00Z">
        <w:r w:rsidRPr="008E01C5" w:rsidDel="00745906">
          <w:rPr>
            <w:rFonts w:ascii="Calibri Light" w:hAnsi="Calibri Light" w:cs="Calibri Light"/>
            <w:sz w:val="22"/>
            <w:szCs w:val="22"/>
            <w:lang w:val="it-IT"/>
          </w:rPr>
          <w:delText xml:space="preserve"> </w:delText>
        </w:r>
      </w:del>
      <w:ins w:id="478" w:author="Lequio, Giacomo" w:date="2026-04-24T18:03:00Z" w16du:dateUtc="2026-04-24T16:03:00Z">
        <w:r w:rsidR="00F5118B">
          <w:rPr>
            <w:rFonts w:ascii="Calibri Light" w:hAnsi="Calibri Light" w:cs="Calibri Light"/>
            <w:sz w:val="22"/>
            <w:szCs w:val="22"/>
            <w:lang w:val="it-IT"/>
          </w:rPr>
          <w:t>5</w:t>
        </w:r>
      </w:ins>
      <w:del w:id="479" w:author="Lequio, Giacomo" w:date="2026-04-24T18:03:00Z" w16du:dateUtc="2026-04-24T16:03:00Z">
        <w:r w:rsidRPr="008E01C5">
          <w:rPr>
            <w:rFonts w:ascii="Calibri Light" w:hAnsi="Calibri Light" w:cs="Calibri Light"/>
            <w:sz w:val="22"/>
            <w:szCs w:val="22"/>
            <w:lang w:val="it-IT"/>
          </w:rPr>
          <w:delText>4</w:delText>
        </w:r>
      </w:del>
      <w:r w:rsidRPr="008E01C5">
        <w:rPr>
          <w:rFonts w:ascii="Calibri Light" w:hAnsi="Calibri Light" w:cs="Calibri Light"/>
          <w:sz w:val="22"/>
          <w:szCs w:val="22"/>
          <w:lang w:val="it-IT"/>
        </w:rPr>
        <w:t xml:space="preserve">. </w:t>
      </w:r>
      <w:r w:rsidRPr="008E01C5">
        <w:rPr>
          <w:rFonts w:ascii="Calibri Light" w:hAnsi="Calibri Light" w:cs="Calibri Light"/>
          <w:b/>
          <w:sz w:val="22"/>
          <w:szCs w:val="22"/>
          <w:lang w:val="it-IT"/>
        </w:rPr>
        <w:t>Data di riferimento:</w:t>
      </w:r>
      <w:r w:rsidRPr="008E01C5">
        <w:rPr>
          <w:rFonts w:ascii="Calibri Light" w:hAnsi="Calibri Light" w:cs="Calibri Light"/>
          <w:sz w:val="22"/>
          <w:szCs w:val="22"/>
          <w:lang w:val="it-IT"/>
        </w:rPr>
        <w:t xml:space="preserve"> La data a cui </w:t>
      </w:r>
      <w:r w:rsidR="001D266F">
        <w:rPr>
          <w:rFonts w:ascii="Calibri Light" w:hAnsi="Calibri Light" w:cs="Calibri Light"/>
          <w:sz w:val="22"/>
          <w:szCs w:val="22"/>
          <w:lang w:val="it-IT"/>
        </w:rPr>
        <w:t>di riferimento dell’evento di</w:t>
      </w:r>
      <w:r w:rsidRPr="008E01C5">
        <w:rPr>
          <w:rFonts w:ascii="Calibri Light" w:hAnsi="Calibri Light" w:cs="Calibri Light"/>
          <w:sz w:val="22"/>
          <w:szCs w:val="22"/>
          <w:lang w:val="it-IT"/>
        </w:rPr>
        <w:t xml:space="preserve"> monitoraggio (es. “31/12/2024”)</w:t>
      </w:r>
    </w:p>
    <w:p w14:paraId="48D37C05" w14:textId="17BAB396" w:rsidR="008E01C5" w:rsidRPr="008E01C5" w:rsidRDefault="00F5118B" w:rsidP="008E01C5">
      <w:pPr>
        <w:pStyle w:val="BodyText"/>
        <w:rPr>
          <w:rFonts w:ascii="Calibri Light" w:hAnsi="Calibri Light" w:cs="Calibri Light"/>
          <w:sz w:val="22"/>
          <w:szCs w:val="22"/>
          <w:lang w:val="it-IT"/>
        </w:rPr>
      </w:pPr>
      <w:ins w:id="480" w:author="Lequio, Giacomo" w:date="2026-04-24T18:03:00Z" w16du:dateUtc="2026-04-24T16:03:00Z">
        <w:r>
          <w:rPr>
            <w:rFonts w:ascii="Calibri Light" w:hAnsi="Calibri Light" w:cs="Calibri Light"/>
            <w:sz w:val="22"/>
            <w:szCs w:val="22"/>
            <w:lang w:val="it-IT"/>
          </w:rPr>
          <w:t>6</w:t>
        </w:r>
      </w:ins>
      <w:del w:id="481" w:author="Lequio, Giacomo" w:date="2026-04-24T18:03:00Z" w16du:dateUtc="2026-04-24T16:03:00Z">
        <w:r w:rsidR="008E01C5" w:rsidRPr="008E01C5">
          <w:rPr>
            <w:rFonts w:ascii="Calibri Light" w:hAnsi="Calibri Light" w:cs="Calibri Light"/>
            <w:sz w:val="22"/>
            <w:szCs w:val="22"/>
            <w:lang w:val="it-IT"/>
          </w:rPr>
          <w:delText>5</w:delText>
        </w:r>
      </w:del>
      <w:r w:rsidR="008E01C5" w:rsidRPr="008E01C5">
        <w:rPr>
          <w:rFonts w:ascii="Calibri Light" w:hAnsi="Calibri Light" w:cs="Calibri Light"/>
          <w:sz w:val="22"/>
          <w:szCs w:val="22"/>
          <w:lang w:val="it-IT"/>
        </w:rPr>
        <w:t xml:space="preserve">. </w:t>
      </w:r>
      <w:r w:rsidR="008E01C5" w:rsidRPr="008E01C5">
        <w:rPr>
          <w:rFonts w:ascii="Calibri Light" w:hAnsi="Calibri Light" w:cs="Calibri Light"/>
          <w:b/>
          <w:sz w:val="22"/>
          <w:szCs w:val="22"/>
          <w:lang w:val="it-IT"/>
        </w:rPr>
        <w:t>Scadenza monitoraggi:</w:t>
      </w:r>
      <w:r w:rsidR="008E01C5" w:rsidRPr="008E01C5">
        <w:rPr>
          <w:rFonts w:ascii="Calibri Light" w:hAnsi="Calibri Light" w:cs="Calibri Light"/>
          <w:sz w:val="22"/>
          <w:szCs w:val="22"/>
          <w:lang w:val="it-IT"/>
        </w:rPr>
        <w:t xml:space="preserve"> La data entro cui il monitoraggio doveva essere completato (es. “31/12/2025”) </w:t>
      </w:r>
    </w:p>
    <w:p w14:paraId="74499D8F" w14:textId="54657C37" w:rsidR="008E01C5" w:rsidRPr="008E01C5" w:rsidRDefault="00F5118B" w:rsidP="008E01C5">
      <w:pPr>
        <w:pStyle w:val="BodyText"/>
        <w:rPr>
          <w:rFonts w:ascii="Calibri Light" w:hAnsi="Calibri Light" w:cs="Calibri Light"/>
          <w:sz w:val="22"/>
          <w:szCs w:val="22"/>
          <w:lang w:val="it-IT"/>
        </w:rPr>
      </w:pPr>
      <w:ins w:id="482" w:author="Lequio, Giacomo" w:date="2026-04-24T18:03:00Z" w16du:dateUtc="2026-04-24T16:03:00Z">
        <w:r>
          <w:rPr>
            <w:rFonts w:ascii="Calibri Light" w:hAnsi="Calibri Light" w:cs="Calibri Light"/>
            <w:sz w:val="22"/>
            <w:szCs w:val="22"/>
            <w:lang w:val="it-IT"/>
          </w:rPr>
          <w:t>7</w:t>
        </w:r>
      </w:ins>
      <w:del w:id="483" w:author="Lequio, Giacomo" w:date="2026-04-24T18:03:00Z" w16du:dateUtc="2026-04-24T16:03:00Z">
        <w:r w:rsidR="008E01C5" w:rsidRPr="008E01C5">
          <w:rPr>
            <w:rFonts w:ascii="Calibri Light" w:hAnsi="Calibri Light" w:cs="Calibri Light"/>
            <w:sz w:val="22"/>
            <w:szCs w:val="22"/>
            <w:lang w:val="it-IT"/>
          </w:rPr>
          <w:delText>6</w:delText>
        </w:r>
      </w:del>
      <w:r w:rsidR="008E01C5" w:rsidRPr="008E01C5">
        <w:rPr>
          <w:rFonts w:ascii="Calibri Light" w:hAnsi="Calibri Light" w:cs="Calibri Light"/>
          <w:sz w:val="22"/>
          <w:szCs w:val="22"/>
          <w:lang w:val="it-IT"/>
        </w:rPr>
        <w:t xml:space="preserve">. </w:t>
      </w:r>
      <w:r w:rsidR="008E01C5" w:rsidRPr="008E01C5">
        <w:rPr>
          <w:rFonts w:ascii="Calibri Light" w:hAnsi="Calibri Light" w:cs="Calibri Light"/>
          <w:b/>
          <w:sz w:val="22"/>
          <w:szCs w:val="22"/>
          <w:lang w:val="it-IT"/>
        </w:rPr>
        <w:t>Giorni al prossimo monitoraggi</w:t>
      </w:r>
      <w:r w:rsidR="00D06849">
        <w:rPr>
          <w:rFonts w:ascii="Calibri Light" w:hAnsi="Calibri Light" w:cs="Calibri Light"/>
          <w:b/>
          <w:sz w:val="22"/>
          <w:szCs w:val="22"/>
          <w:lang w:val="it-IT"/>
        </w:rPr>
        <w:t>o</w:t>
      </w:r>
      <w:r w:rsidR="008E01C5" w:rsidRPr="008E01C5">
        <w:rPr>
          <w:rFonts w:ascii="Calibri Light" w:hAnsi="Calibri Light" w:cs="Calibri Light"/>
          <w:b/>
          <w:sz w:val="22"/>
          <w:szCs w:val="22"/>
          <w:lang w:val="it-IT"/>
        </w:rPr>
        <w:t>:</w:t>
      </w:r>
      <w:r w:rsidR="008E01C5" w:rsidRPr="008E01C5">
        <w:rPr>
          <w:rFonts w:ascii="Calibri Light" w:hAnsi="Calibri Light" w:cs="Calibri Light"/>
          <w:sz w:val="22"/>
          <w:szCs w:val="22"/>
          <w:lang w:val="it-IT"/>
        </w:rPr>
        <w:t xml:space="preserve"> Il numero di giorni di ritardo (es. “-45” indica 45 giorni di ritardo) </w:t>
      </w:r>
    </w:p>
    <w:p w14:paraId="472E7DAC" w14:textId="09691AEA" w:rsidR="008E01C5" w:rsidRPr="008E01C5" w:rsidRDefault="00F5118B" w:rsidP="008E01C5">
      <w:pPr>
        <w:pStyle w:val="BodyText"/>
        <w:rPr>
          <w:rFonts w:ascii="Calibri Light" w:hAnsi="Calibri Light" w:cs="Calibri Light"/>
          <w:sz w:val="22"/>
          <w:szCs w:val="22"/>
          <w:lang w:val="it-IT"/>
        </w:rPr>
      </w:pPr>
      <w:ins w:id="484" w:author="Lequio, Giacomo" w:date="2026-04-24T18:03:00Z" w16du:dateUtc="2026-04-24T16:03:00Z">
        <w:r>
          <w:rPr>
            <w:rFonts w:ascii="Calibri Light" w:hAnsi="Calibri Light" w:cs="Calibri Light"/>
            <w:sz w:val="22"/>
            <w:szCs w:val="22"/>
            <w:lang w:val="it-IT"/>
          </w:rPr>
          <w:t>8</w:t>
        </w:r>
      </w:ins>
      <w:del w:id="485" w:author="Lequio, Giacomo" w:date="2026-04-24T18:03:00Z" w16du:dateUtc="2026-04-24T16:03:00Z">
        <w:r w:rsidR="008E01C5" w:rsidRPr="008E01C5">
          <w:rPr>
            <w:rFonts w:ascii="Calibri Light" w:hAnsi="Calibri Light" w:cs="Calibri Light"/>
            <w:sz w:val="22"/>
            <w:szCs w:val="22"/>
            <w:lang w:val="it-IT"/>
          </w:rPr>
          <w:delText>7</w:delText>
        </w:r>
      </w:del>
      <w:r w:rsidR="008E01C5" w:rsidRPr="008E01C5">
        <w:rPr>
          <w:rFonts w:ascii="Calibri Light" w:hAnsi="Calibri Light" w:cs="Calibri Light"/>
          <w:sz w:val="22"/>
          <w:szCs w:val="22"/>
          <w:lang w:val="it-IT"/>
        </w:rPr>
        <w:t xml:space="preserve">. </w:t>
      </w:r>
      <w:r w:rsidR="008E01C5" w:rsidRPr="008E01C5">
        <w:rPr>
          <w:rFonts w:ascii="Calibri Light" w:hAnsi="Calibri Light" w:cs="Calibri Light"/>
          <w:b/>
          <w:sz w:val="22"/>
          <w:szCs w:val="22"/>
          <w:lang w:val="it-IT"/>
        </w:rPr>
        <w:t>Valore Monitoraggi:</w:t>
      </w:r>
      <w:r w:rsidR="008E01C5" w:rsidRPr="008E01C5">
        <w:rPr>
          <w:rFonts w:ascii="Calibri Light" w:hAnsi="Calibri Light" w:cs="Calibri Light"/>
          <w:sz w:val="22"/>
          <w:szCs w:val="22"/>
          <w:lang w:val="it-IT"/>
        </w:rPr>
        <w:t xml:space="preserve"> Il valore attuale del covenant. </w:t>
      </w:r>
      <w:r w:rsidR="00855FA6">
        <w:rPr>
          <w:rFonts w:ascii="Calibri Light" w:hAnsi="Calibri Light" w:cs="Calibri Light"/>
          <w:sz w:val="22"/>
          <w:szCs w:val="22"/>
          <w:lang w:val="it-IT"/>
        </w:rPr>
        <w:t>I</w:t>
      </w:r>
      <w:r w:rsidR="008E01C5" w:rsidRPr="008E01C5">
        <w:rPr>
          <w:rFonts w:ascii="Calibri Light" w:hAnsi="Calibri Light" w:cs="Calibri Light"/>
          <w:sz w:val="22"/>
          <w:szCs w:val="22"/>
          <w:lang w:val="it-IT"/>
        </w:rPr>
        <w:t xml:space="preserve">l valore è assente, è </w:t>
      </w:r>
      <w:r w:rsidR="00855FA6">
        <w:rPr>
          <w:rFonts w:ascii="Calibri Light" w:hAnsi="Calibri Light" w:cs="Calibri Light"/>
          <w:sz w:val="22"/>
          <w:szCs w:val="22"/>
          <w:lang w:val="it-IT"/>
        </w:rPr>
        <w:t>si visualizzerà</w:t>
      </w:r>
      <w:r w:rsidR="008E01C5" w:rsidRPr="008E01C5">
        <w:rPr>
          <w:rFonts w:ascii="Calibri Light" w:hAnsi="Calibri Light" w:cs="Calibri Light"/>
          <w:sz w:val="22"/>
          <w:szCs w:val="22"/>
          <w:lang w:val="it-IT"/>
        </w:rPr>
        <w:t xml:space="preserve"> un’icona “!” in rosso </w:t>
      </w:r>
    </w:p>
    <w:p w14:paraId="5D97F9BD" w14:textId="65FF19F6" w:rsidR="008E01C5" w:rsidRPr="008E01C5" w:rsidRDefault="00F5118B" w:rsidP="008E01C5">
      <w:pPr>
        <w:pStyle w:val="BodyText"/>
        <w:rPr>
          <w:rFonts w:ascii="Calibri Light" w:hAnsi="Calibri Light" w:cs="Calibri Light"/>
          <w:sz w:val="22"/>
          <w:szCs w:val="22"/>
          <w:lang w:val="it-IT"/>
        </w:rPr>
      </w:pPr>
      <w:ins w:id="486" w:author="Lequio, Giacomo" w:date="2026-04-24T18:03:00Z" w16du:dateUtc="2026-04-24T16:03:00Z">
        <w:r>
          <w:rPr>
            <w:rFonts w:ascii="Calibri Light" w:hAnsi="Calibri Light" w:cs="Calibri Light"/>
            <w:sz w:val="22"/>
            <w:szCs w:val="22"/>
            <w:lang w:val="it-IT"/>
          </w:rPr>
          <w:t>9</w:t>
        </w:r>
      </w:ins>
      <w:del w:id="487" w:author="Lequio, Giacomo" w:date="2026-04-24T18:03:00Z" w16du:dateUtc="2026-04-24T16:03:00Z">
        <w:r w:rsidR="008E01C5" w:rsidRPr="008E01C5">
          <w:rPr>
            <w:rFonts w:ascii="Calibri Light" w:hAnsi="Calibri Light" w:cs="Calibri Light"/>
            <w:sz w:val="22"/>
            <w:szCs w:val="22"/>
            <w:lang w:val="it-IT"/>
          </w:rPr>
          <w:delText>8</w:delText>
        </w:r>
      </w:del>
      <w:r w:rsidR="008E01C5" w:rsidRPr="008E01C5">
        <w:rPr>
          <w:rFonts w:ascii="Calibri Light" w:hAnsi="Calibri Light" w:cs="Calibri Light"/>
          <w:sz w:val="22"/>
          <w:szCs w:val="22"/>
          <w:lang w:val="it-IT"/>
        </w:rPr>
        <w:t xml:space="preserve">. </w:t>
      </w:r>
      <w:r w:rsidR="008E01C5" w:rsidRPr="008E01C5">
        <w:rPr>
          <w:rFonts w:ascii="Calibri Light" w:hAnsi="Calibri Light" w:cs="Calibri Light"/>
          <w:b/>
          <w:sz w:val="22"/>
          <w:szCs w:val="22"/>
          <w:lang w:val="it-IT"/>
        </w:rPr>
        <w:t>Segno Valore Limite:</w:t>
      </w:r>
      <w:r w:rsidR="008E01C5" w:rsidRPr="008E01C5">
        <w:rPr>
          <w:rFonts w:ascii="Calibri Light" w:hAnsi="Calibri Light" w:cs="Calibri Light"/>
          <w:sz w:val="22"/>
          <w:szCs w:val="22"/>
          <w:lang w:val="it-IT"/>
        </w:rPr>
        <w:t xml:space="preserve"> Il segno di confronto (es. “&lt;” per “minore di”, “&gt;” per “maggiore di”) </w:t>
      </w:r>
    </w:p>
    <w:p w14:paraId="2A54A1BA" w14:textId="3BCE2061" w:rsidR="008E01C5" w:rsidRPr="008E01C5" w:rsidRDefault="00F5118B" w:rsidP="008E01C5">
      <w:pPr>
        <w:pStyle w:val="BodyText"/>
        <w:rPr>
          <w:rFonts w:ascii="Calibri Light" w:hAnsi="Calibri Light" w:cs="Calibri Light"/>
          <w:sz w:val="22"/>
          <w:szCs w:val="22"/>
          <w:lang w:val="it-IT"/>
        </w:rPr>
      </w:pPr>
      <w:ins w:id="488" w:author="Lequio, Giacomo" w:date="2026-04-24T18:03:00Z" w16du:dateUtc="2026-04-24T16:03:00Z">
        <w:r>
          <w:rPr>
            <w:rFonts w:ascii="Calibri Light" w:hAnsi="Calibri Light" w:cs="Calibri Light"/>
            <w:sz w:val="22"/>
            <w:szCs w:val="22"/>
            <w:lang w:val="it-IT"/>
          </w:rPr>
          <w:t>10</w:t>
        </w:r>
      </w:ins>
      <w:del w:id="489" w:author="Lequio, Giacomo" w:date="2026-04-24T18:03:00Z" w16du:dateUtc="2026-04-24T16:03:00Z">
        <w:r w:rsidR="008E01C5" w:rsidRPr="008E01C5">
          <w:rPr>
            <w:rFonts w:ascii="Calibri Light" w:hAnsi="Calibri Light" w:cs="Calibri Light"/>
            <w:sz w:val="22"/>
            <w:szCs w:val="22"/>
            <w:lang w:val="it-IT"/>
          </w:rPr>
          <w:delText>9</w:delText>
        </w:r>
      </w:del>
      <w:r w:rsidR="008E01C5" w:rsidRPr="008E01C5">
        <w:rPr>
          <w:rFonts w:ascii="Calibri Light" w:hAnsi="Calibri Light" w:cs="Calibri Light"/>
          <w:sz w:val="22"/>
          <w:szCs w:val="22"/>
          <w:lang w:val="it-IT"/>
        </w:rPr>
        <w:t xml:space="preserve">. </w:t>
      </w:r>
      <w:r w:rsidR="008E01C5" w:rsidRPr="008E01C5">
        <w:rPr>
          <w:rFonts w:ascii="Calibri Light" w:hAnsi="Calibri Light" w:cs="Calibri Light"/>
          <w:b/>
          <w:sz w:val="22"/>
          <w:szCs w:val="22"/>
          <w:lang w:val="it-IT"/>
        </w:rPr>
        <w:t>Valore limite:</w:t>
      </w:r>
      <w:r w:rsidR="008E01C5" w:rsidRPr="008E01C5">
        <w:rPr>
          <w:rFonts w:ascii="Calibri Light" w:hAnsi="Calibri Light" w:cs="Calibri Light"/>
          <w:sz w:val="22"/>
          <w:szCs w:val="22"/>
          <w:lang w:val="it-IT"/>
        </w:rPr>
        <w:t xml:space="preserve"> Il valore limite del covenant (es. “40”, “70”) </w:t>
      </w:r>
    </w:p>
    <w:p w14:paraId="0BCD1CCA" w14:textId="70DA7E5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1</w:t>
      </w:r>
      <w:ins w:id="490" w:author="Lequio, Giacomo" w:date="2026-04-24T18:03:00Z" w16du:dateUtc="2026-04-24T16:03:00Z">
        <w:r w:rsidR="00F5118B">
          <w:rPr>
            <w:rFonts w:ascii="Calibri Light" w:hAnsi="Calibri Light" w:cs="Calibri Light"/>
            <w:sz w:val="22"/>
            <w:szCs w:val="22"/>
            <w:lang w:val="it-IT"/>
          </w:rPr>
          <w:t>1</w:t>
        </w:r>
      </w:ins>
      <w:del w:id="491" w:author="Lequio, Giacomo" w:date="2026-04-24T18:03:00Z" w16du:dateUtc="2026-04-24T16:03:00Z">
        <w:r w:rsidRPr="008E01C5" w:rsidDel="00F5118B">
          <w:rPr>
            <w:rFonts w:ascii="Calibri Light" w:hAnsi="Calibri Light" w:cs="Calibri Light"/>
            <w:sz w:val="22"/>
            <w:szCs w:val="22"/>
            <w:lang w:val="it-IT"/>
          </w:rPr>
          <w:delText>0</w:delText>
        </w:r>
      </w:del>
      <w:r w:rsidRPr="008E01C5">
        <w:rPr>
          <w:rFonts w:ascii="Calibri Light" w:hAnsi="Calibri Light" w:cs="Calibri Light"/>
          <w:sz w:val="22"/>
          <w:szCs w:val="22"/>
          <w:lang w:val="it-IT"/>
        </w:rPr>
        <w:t xml:space="preserve">. </w:t>
      </w:r>
      <w:r w:rsidRPr="008E01C5">
        <w:rPr>
          <w:rFonts w:ascii="Calibri Light" w:hAnsi="Calibri Light" w:cs="Calibri Light"/>
          <w:b/>
          <w:sz w:val="22"/>
          <w:szCs w:val="22"/>
          <w:lang w:val="it-IT"/>
        </w:rPr>
        <w:t>Status Monitoraggio:</w:t>
      </w:r>
      <w:r w:rsidRPr="008E01C5">
        <w:rPr>
          <w:rFonts w:ascii="Calibri Light" w:hAnsi="Calibri Light" w:cs="Calibri Light"/>
          <w:sz w:val="22"/>
          <w:szCs w:val="22"/>
          <w:lang w:val="it-IT"/>
        </w:rPr>
        <w:t xml:space="preserve"> Lo stato del monitoraggio, visualizzato con un punto rosso (</w:t>
      </w:r>
      <w:r w:rsidRPr="008E01C5">
        <w:rPr>
          <w:rFonts w:ascii="Calibri Light" w:hAnsi="Calibri Light" w:cs="Calibri Light"/>
          <w:color w:val="FF0000"/>
          <w:sz w:val="22"/>
          <w:szCs w:val="22"/>
          <w:lang w:val="it-IT"/>
        </w:rPr>
        <w:t>●</w:t>
      </w:r>
      <w:r w:rsidRPr="008E01C5">
        <w:rPr>
          <w:rFonts w:ascii="Calibri Light" w:hAnsi="Calibri Light" w:cs="Calibri Light"/>
          <w:sz w:val="22"/>
          <w:szCs w:val="22"/>
          <w:lang w:val="it-IT"/>
        </w:rPr>
        <w:t>) accanto a “Monitoraggio Scaduto/Fuori Soglia)</w:t>
      </w:r>
    </w:p>
    <w:p w14:paraId="56D6180B" w14:textId="17DB6FAE"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1</w:t>
      </w:r>
      <w:ins w:id="492" w:author="Lequio, Giacomo" w:date="2026-04-24T18:03:00Z" w16du:dateUtc="2026-04-24T16:03:00Z">
        <w:r w:rsidR="00F5118B">
          <w:rPr>
            <w:rFonts w:ascii="Calibri Light" w:hAnsi="Calibri Light" w:cs="Calibri Light"/>
            <w:sz w:val="22"/>
            <w:szCs w:val="22"/>
            <w:lang w:val="it-IT"/>
          </w:rPr>
          <w:t>2</w:t>
        </w:r>
      </w:ins>
      <w:del w:id="493" w:author="Lequio, Giacomo" w:date="2026-04-24T18:03:00Z" w16du:dateUtc="2026-04-24T16:03:00Z">
        <w:r w:rsidRPr="008E01C5" w:rsidDel="00F5118B">
          <w:rPr>
            <w:rFonts w:ascii="Calibri Light" w:hAnsi="Calibri Light" w:cs="Calibri Light"/>
            <w:sz w:val="22"/>
            <w:szCs w:val="22"/>
            <w:lang w:val="it-IT"/>
          </w:rPr>
          <w:delText>1</w:delText>
        </w:r>
      </w:del>
      <w:r w:rsidRPr="008E01C5">
        <w:rPr>
          <w:rFonts w:ascii="Calibri Light" w:hAnsi="Calibri Light" w:cs="Calibri Light"/>
          <w:sz w:val="22"/>
          <w:szCs w:val="22"/>
          <w:lang w:val="it-IT"/>
        </w:rPr>
        <w:t xml:space="preserve">. </w:t>
      </w:r>
      <w:r w:rsidRPr="008E01C5">
        <w:rPr>
          <w:rFonts w:ascii="Calibri Light" w:hAnsi="Calibri Light" w:cs="Calibri Light"/>
          <w:b/>
          <w:sz w:val="22"/>
          <w:szCs w:val="22"/>
          <w:lang w:val="it-IT"/>
        </w:rPr>
        <w:t>Azione:</w:t>
      </w:r>
      <w:r w:rsidRPr="008E01C5">
        <w:rPr>
          <w:rFonts w:ascii="Calibri Light" w:hAnsi="Calibri Light" w:cs="Calibri Light"/>
          <w:sz w:val="22"/>
          <w:szCs w:val="22"/>
          <w:lang w:val="it-IT"/>
        </w:rPr>
        <w:t xml:space="preserve"> Un link “Salta Monitoraggio/Ignora Soglia” che consente all’utente di richiedere un’eccezione</w:t>
      </w:r>
    </w:p>
    <w:p w14:paraId="6E6553B5"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Comportamento:</w:t>
      </w:r>
      <w:r w:rsidRPr="008E01C5">
        <w:rPr>
          <w:rFonts w:ascii="Calibri Light" w:hAnsi="Calibri Light" w:cs="Calibri Light"/>
          <w:sz w:val="22"/>
          <w:szCs w:val="22"/>
          <w:lang w:val="it-IT"/>
        </w:rPr>
        <w:t xml:space="preserve"> - Le colonne sono ordinabili per “Giorni al prossimo monitoraggio” e “Scadenza monitoraggi” - Se non ci sono monitoraggi scaduti, la tabella mostra un messaggio “Nessun monitoraggio scaduto”</w:t>
      </w:r>
    </w:p>
    <w:p w14:paraId="40492E4E" w14:textId="7609A28D" w:rsidR="008E01C5" w:rsidRPr="008E01C5" w:rsidRDefault="008E01C5" w:rsidP="008E01C5">
      <w:pPr>
        <w:pStyle w:val="Heading4"/>
        <w:rPr>
          <w:rFonts w:ascii="Calibri Light" w:hAnsi="Calibri Light" w:cs="Calibri Light"/>
          <w:sz w:val="22"/>
          <w:szCs w:val="22"/>
          <w:lang w:val="it-IT"/>
        </w:rPr>
      </w:pPr>
      <w:r w:rsidRPr="008E01C5">
        <w:rPr>
          <w:rFonts w:ascii="Calibri Light" w:hAnsi="Calibri Light" w:cs="Calibri Light"/>
          <w:sz w:val="22"/>
          <w:szCs w:val="22"/>
          <w:lang w:val="it-IT"/>
        </w:rPr>
        <w:t>3.2.</w:t>
      </w:r>
      <w:r w:rsidR="00BB47E4">
        <w:rPr>
          <w:rFonts w:ascii="Calibri Light" w:hAnsi="Calibri Light" w:cs="Calibri Light"/>
          <w:sz w:val="22"/>
          <w:szCs w:val="22"/>
          <w:lang w:val="it-IT"/>
        </w:rPr>
        <w:t>6</w:t>
      </w:r>
      <w:r w:rsidRPr="008E01C5">
        <w:rPr>
          <w:rFonts w:ascii="Calibri Light" w:hAnsi="Calibri Light" w:cs="Calibri Light"/>
          <w:sz w:val="22"/>
          <w:szCs w:val="22"/>
          <w:lang w:val="it-IT"/>
        </w:rPr>
        <w:t xml:space="preserve"> Tabella Monitoraggi in Scadenza (Covenant)</w:t>
      </w:r>
    </w:p>
    <w:p w14:paraId="5282415F" w14:textId="33AC67BB" w:rsidR="008E01C5" w:rsidRPr="008E01C5" w:rsidRDefault="008E01C5" w:rsidP="008E01C5">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Accanto alla tabella dei monitoraggi scaduti, è presente una tabella che mostra i covenant il cui monitoraggio sta per scadere</w:t>
      </w:r>
      <w:r w:rsidR="00855FA6">
        <w:rPr>
          <w:rFonts w:ascii="Calibri Light" w:hAnsi="Calibri Light" w:cs="Calibri Light"/>
          <w:sz w:val="22"/>
          <w:szCs w:val="22"/>
          <w:lang w:val="it-IT"/>
        </w:rPr>
        <w:t xml:space="preserve"> (“In Scadenza”)</w:t>
      </w:r>
      <w:r w:rsidRPr="008E01C5">
        <w:rPr>
          <w:rFonts w:ascii="Calibri Light" w:hAnsi="Calibri Light" w:cs="Calibri Light"/>
          <w:sz w:val="22"/>
          <w:szCs w:val="22"/>
          <w:lang w:val="it-IT"/>
        </w:rPr>
        <w:t>.</w:t>
      </w:r>
    </w:p>
    <w:p w14:paraId="6A12CDF3"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Colonne della Tabella:</w:t>
      </w:r>
      <w:r w:rsidRPr="008E01C5">
        <w:rPr>
          <w:rFonts w:ascii="Calibri Light" w:hAnsi="Calibri Light" w:cs="Calibri Light"/>
          <w:sz w:val="22"/>
          <w:szCs w:val="22"/>
          <w:lang w:val="it-IT"/>
        </w:rPr>
        <w:t xml:space="preserve"> Le stesse della tabella “Monitoraggi Scaduti”</w:t>
      </w:r>
    </w:p>
    <w:p w14:paraId="6E73C774"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Indicatore Stato:</w:t>
      </w:r>
      <w:r w:rsidRPr="008E01C5">
        <w:rPr>
          <w:rFonts w:ascii="Calibri Light" w:hAnsi="Calibri Light" w:cs="Calibri Light"/>
          <w:sz w:val="22"/>
          <w:szCs w:val="22"/>
          <w:lang w:val="it-IT"/>
        </w:rPr>
        <w:t xml:space="preserve"> Un punto giallo (</w:t>
      </w:r>
      <w:r w:rsidRPr="008E01C5">
        <w:rPr>
          <w:rFonts w:ascii="Calibri Light" w:hAnsi="Calibri Light" w:cs="Calibri Light"/>
          <w:color w:val="FFC000"/>
          <w:sz w:val="22"/>
          <w:szCs w:val="22"/>
          <w:lang w:val="it-IT"/>
        </w:rPr>
        <w:t>●</w:t>
      </w:r>
      <w:r w:rsidRPr="008E01C5">
        <w:rPr>
          <w:rFonts w:ascii="Calibri Light" w:hAnsi="Calibri Light" w:cs="Calibri Light"/>
          <w:sz w:val="22"/>
          <w:szCs w:val="22"/>
          <w:lang w:val="it-IT"/>
        </w:rPr>
        <w:t>) accanto a “Monitoraggio In scadenza”</w:t>
      </w:r>
    </w:p>
    <w:p w14:paraId="6AB7A7B9"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Comportamento:</w:t>
      </w:r>
      <w:r w:rsidRPr="008E01C5">
        <w:rPr>
          <w:rFonts w:ascii="Calibri Light" w:hAnsi="Calibri Light" w:cs="Calibri Light"/>
          <w:sz w:val="22"/>
          <w:szCs w:val="22"/>
          <w:lang w:val="it-IT"/>
        </w:rPr>
        <w:t xml:space="preserve"> - Le colonne sono ordinabili, con ordinamento predefinito per “Giorni al prossimo monitoraggi” in ordine crescente (i monitoraggi che scadono prima in alto) - Se non ci sono monitoraggi in scadenza, la tabella mostra un messaggio “Nessun monitoraggio in scadenza”</w:t>
      </w:r>
    </w:p>
    <w:p w14:paraId="22AA4458" w14:textId="2DDE6A01" w:rsidR="008E01C5" w:rsidRPr="008E01C5" w:rsidRDefault="008E01C5" w:rsidP="008E01C5">
      <w:pPr>
        <w:pStyle w:val="Heading4"/>
        <w:rPr>
          <w:rFonts w:ascii="Calibri Light" w:hAnsi="Calibri Light" w:cs="Calibri Light"/>
          <w:sz w:val="22"/>
          <w:szCs w:val="22"/>
          <w:lang w:val="it-IT"/>
        </w:rPr>
      </w:pPr>
      <w:r w:rsidRPr="008E01C5">
        <w:rPr>
          <w:rFonts w:ascii="Calibri Light" w:hAnsi="Calibri Light" w:cs="Calibri Light"/>
          <w:sz w:val="22"/>
          <w:szCs w:val="22"/>
          <w:lang w:val="it-IT"/>
        </w:rPr>
        <w:t>3.2.</w:t>
      </w:r>
      <w:r w:rsidR="00BB47E4">
        <w:rPr>
          <w:rFonts w:ascii="Calibri Light" w:hAnsi="Calibri Light" w:cs="Calibri Light"/>
          <w:sz w:val="22"/>
          <w:szCs w:val="22"/>
          <w:lang w:val="it-IT"/>
        </w:rPr>
        <w:t>7</w:t>
      </w:r>
      <w:r w:rsidRPr="008E01C5">
        <w:rPr>
          <w:rFonts w:ascii="Calibri Light" w:hAnsi="Calibri Light" w:cs="Calibri Light"/>
          <w:sz w:val="22"/>
          <w:szCs w:val="22"/>
          <w:lang w:val="it-IT"/>
        </w:rPr>
        <w:t xml:space="preserve"> Tabella “Tutti i Covenant”</w:t>
      </w:r>
      <w:r w:rsidR="00FC0CCC">
        <w:rPr>
          <w:rFonts w:ascii="Calibri Light" w:hAnsi="Calibri Light" w:cs="Calibri Light"/>
          <w:sz w:val="22"/>
          <w:szCs w:val="22"/>
          <w:lang w:val="it-IT"/>
        </w:rPr>
        <w:t xml:space="preserve"> </w:t>
      </w:r>
      <w:r w:rsidRPr="008E01C5">
        <w:rPr>
          <w:rFonts w:ascii="Calibri Light" w:hAnsi="Calibri Light" w:cs="Calibri Light"/>
          <w:sz w:val="22"/>
          <w:szCs w:val="22"/>
          <w:lang w:val="it-IT"/>
        </w:rPr>
        <w:t>(Covenant)</w:t>
      </w:r>
    </w:p>
    <w:p w14:paraId="790C992A"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Sotto alle tabelle dei monitoraggi scaduti e dei monitoraggi in scadenza è presente una terza tabella denominata “Tutti i Covenant”</w:t>
      </w:r>
    </w:p>
    <w:p w14:paraId="735CDF1C" w14:textId="77777777" w:rsidR="008E01C5" w:rsidRPr="008E01C5" w:rsidRDefault="008E01C5" w:rsidP="008E01C5">
      <w:pPr>
        <w:pStyle w:val="BodyText"/>
        <w:rPr>
          <w:rFonts w:ascii="Calibri Light" w:hAnsi="Calibri Light" w:cs="Calibri Light"/>
          <w:b/>
          <w:sz w:val="22"/>
          <w:szCs w:val="22"/>
          <w:lang w:val="it-IT"/>
        </w:rPr>
      </w:pPr>
      <w:r w:rsidRPr="008E01C5">
        <w:rPr>
          <w:rFonts w:ascii="Calibri Light" w:hAnsi="Calibri Light" w:cs="Calibri Light"/>
          <w:b/>
          <w:sz w:val="22"/>
          <w:szCs w:val="22"/>
          <w:lang w:val="it-IT"/>
        </w:rPr>
        <w:t>Colonne della tabella:</w:t>
      </w:r>
    </w:p>
    <w:p w14:paraId="4CE822F1" w14:textId="0E1B55CB" w:rsidR="008E01C5" w:rsidRPr="00CB047B" w:rsidRDefault="008E01C5" w:rsidP="00DA6969">
      <w:pPr>
        <w:pStyle w:val="BodyText"/>
        <w:numPr>
          <w:ilvl w:val="0"/>
          <w:numId w:val="10"/>
        </w:numPr>
        <w:rPr>
          <w:rFonts w:ascii="Calibri Light" w:hAnsi="Calibri Light" w:cs="Calibri Light"/>
          <w:sz w:val="22"/>
          <w:szCs w:val="22"/>
          <w:lang w:val="it-IT"/>
        </w:rPr>
      </w:pPr>
      <w:r w:rsidRPr="00CB047B">
        <w:rPr>
          <w:rFonts w:ascii="Calibri Light" w:hAnsi="Calibri Light" w:cs="Calibri Light"/>
          <w:b/>
          <w:sz w:val="22"/>
          <w:szCs w:val="22"/>
          <w:lang w:val="it-IT"/>
        </w:rPr>
        <w:t>ID Covenant:</w:t>
      </w:r>
      <w:r w:rsidRPr="00CB047B">
        <w:rPr>
          <w:rFonts w:ascii="Calibri Light" w:hAnsi="Calibri Light" w:cs="Calibri Light"/>
          <w:sz w:val="22"/>
          <w:szCs w:val="22"/>
          <w:lang w:val="it-IT"/>
        </w:rPr>
        <w:t xml:space="preserve"> </w:t>
      </w:r>
      <w:r w:rsidR="00CB047B" w:rsidRPr="008E01C5">
        <w:rPr>
          <w:rFonts w:ascii="Calibri Light" w:hAnsi="Calibri Light" w:cs="Calibri Light"/>
          <w:sz w:val="22"/>
          <w:szCs w:val="22"/>
          <w:lang w:val="it-IT"/>
        </w:rPr>
        <w:t>L’identificativo del covenant</w:t>
      </w:r>
      <w:r w:rsidR="00CB047B">
        <w:rPr>
          <w:rFonts w:ascii="Calibri Light" w:hAnsi="Calibri Light" w:cs="Calibri Light"/>
          <w:sz w:val="22"/>
          <w:szCs w:val="22"/>
          <w:lang w:val="it-IT"/>
        </w:rPr>
        <w:t>, composto da ID pratica + ID Covenant (E.g. il secondo Covenant della terza Pratica sarà “</w:t>
      </w:r>
      <w:r w:rsidR="00C740B0">
        <w:rPr>
          <w:rFonts w:ascii="Calibri Light" w:hAnsi="Calibri Light" w:cs="Calibri Light"/>
          <w:sz w:val="22"/>
          <w:szCs w:val="22"/>
          <w:lang w:val="it-IT"/>
        </w:rPr>
        <w:t>M</w:t>
      </w:r>
      <w:r w:rsidR="00CB047B">
        <w:rPr>
          <w:rFonts w:ascii="Calibri Light" w:hAnsi="Calibri Light" w:cs="Calibri Light"/>
          <w:sz w:val="22"/>
          <w:szCs w:val="22"/>
          <w:lang w:val="it-IT"/>
        </w:rPr>
        <w:t>3C2”)</w:t>
      </w:r>
    </w:p>
    <w:p w14:paraId="00915571" w14:textId="77777777" w:rsidR="008E01C5" w:rsidRPr="008E01C5" w:rsidRDefault="008E01C5" w:rsidP="00DA6969">
      <w:pPr>
        <w:pStyle w:val="BodyText"/>
        <w:numPr>
          <w:ilvl w:val="0"/>
          <w:numId w:val="10"/>
        </w:numPr>
        <w:rPr>
          <w:ins w:id="494" w:author="Lequio, Giacomo" w:date="2026-04-24T18:04:00Z" w16du:dateUtc="2026-04-24T16:04:00Z"/>
          <w:rFonts w:ascii="Calibri Light" w:hAnsi="Calibri Light" w:cs="Calibri Light"/>
          <w:sz w:val="22"/>
          <w:szCs w:val="22"/>
        </w:rPr>
      </w:pPr>
      <w:r w:rsidRPr="008E01C5">
        <w:rPr>
          <w:rFonts w:ascii="Calibri Light" w:hAnsi="Calibri Light" w:cs="Calibri Light"/>
          <w:b/>
          <w:sz w:val="22"/>
          <w:szCs w:val="22"/>
          <w:lang w:val="it-IT"/>
        </w:rPr>
        <w:t>Tipologia:</w:t>
      </w:r>
      <w:r w:rsidRPr="008E01C5">
        <w:rPr>
          <w:rFonts w:ascii="Calibri Light" w:hAnsi="Calibri Light" w:cs="Calibri Light"/>
          <w:sz w:val="22"/>
          <w:szCs w:val="22"/>
          <w:lang w:val="it-IT"/>
        </w:rPr>
        <w:t xml:space="preserve"> Il tipo di covenant (es. </w:t>
      </w:r>
      <w:r w:rsidRPr="008E01C5">
        <w:rPr>
          <w:rFonts w:ascii="Calibri Light" w:hAnsi="Calibri Light" w:cs="Calibri Light"/>
          <w:sz w:val="22"/>
          <w:szCs w:val="22"/>
        </w:rPr>
        <w:t>“Alpha”, “Leverage Ratio”, “Gearing Ratio”)</w:t>
      </w:r>
    </w:p>
    <w:p w14:paraId="481B6764" w14:textId="3F201285" w:rsidR="004A3FB9" w:rsidRPr="004A3FB9" w:rsidRDefault="004A3FB9" w:rsidP="004A3FB9">
      <w:pPr>
        <w:pStyle w:val="BodyText"/>
        <w:numPr>
          <w:ilvl w:val="0"/>
          <w:numId w:val="10"/>
        </w:numPr>
        <w:rPr>
          <w:rFonts w:ascii="Calibri Light" w:hAnsi="Calibri Light" w:cs="Calibri Light"/>
          <w:sz w:val="22"/>
          <w:szCs w:val="22"/>
          <w:lang w:val="it-IT"/>
          <w:rPrChange w:id="495" w:author="Lequio, Giacomo" w:date="2026-04-24T18:04:00Z" w16du:dateUtc="2026-04-24T16:04:00Z">
            <w:rPr>
              <w:rFonts w:ascii="Calibri Light" w:hAnsi="Calibri Light" w:cs="Calibri Light"/>
              <w:sz w:val="22"/>
              <w:szCs w:val="22"/>
            </w:rPr>
          </w:rPrChange>
        </w:rPr>
      </w:pPr>
      <w:ins w:id="496" w:author="Lequio, Giacomo" w:date="2026-04-24T18:04:00Z" w16du:dateUtc="2026-04-24T16:04:00Z">
        <w:r w:rsidRPr="004A3FB9">
          <w:rPr>
            <w:rFonts w:ascii="Calibri Light" w:hAnsi="Calibri Light" w:cs="Calibri Light"/>
            <w:b/>
            <w:sz w:val="22"/>
            <w:szCs w:val="22"/>
            <w:lang w:val="it-IT"/>
          </w:rPr>
          <w:t>Note:</w:t>
        </w:r>
        <w:r w:rsidRPr="004A3FB9">
          <w:rPr>
            <w:rFonts w:ascii="Calibri Light" w:hAnsi="Calibri Light" w:cs="Calibri Light"/>
            <w:sz w:val="22"/>
            <w:szCs w:val="22"/>
            <w:lang w:val="it-IT"/>
            <w:rPrChange w:id="497" w:author="Lequio, Giacomo" w:date="2026-04-24T18:04:00Z" w16du:dateUtc="2026-04-24T16:04:00Z">
              <w:rPr>
                <w:rFonts w:ascii="Calibri Light" w:hAnsi="Calibri Light" w:cs="Calibri Light"/>
                <w:sz w:val="22"/>
                <w:szCs w:val="22"/>
              </w:rPr>
            </w:rPrChange>
          </w:rPr>
          <w:t xml:space="preserve"> </w:t>
        </w:r>
      </w:ins>
      <w:ins w:id="498" w:author="Lequio, Giacomo" w:date="2026-04-24T18:04:00Z">
        <w:r w:rsidRPr="004A3FB9">
          <w:rPr>
            <w:rFonts w:ascii="Calibri Light" w:hAnsi="Calibri Light" w:cs="Calibri Light"/>
            <w:sz w:val="22"/>
            <w:szCs w:val="22"/>
            <w:lang w:val="it-IT"/>
          </w:rPr>
          <w:t>il campo note contenente eventuali indicazioni sul covenant / indicazione della sua localizzazione sul documento</w:t>
        </w:r>
      </w:ins>
    </w:p>
    <w:p w14:paraId="62877404" w14:textId="6A3D029C" w:rsidR="008E01C5" w:rsidRPr="008E01C5" w:rsidRDefault="008E01C5" w:rsidP="00DA6969">
      <w:pPr>
        <w:pStyle w:val="BodyText"/>
        <w:numPr>
          <w:ilvl w:val="0"/>
          <w:numId w:val="10"/>
        </w:numPr>
        <w:rPr>
          <w:rFonts w:ascii="Calibri Light" w:hAnsi="Calibri Light" w:cs="Calibri Light"/>
          <w:sz w:val="22"/>
          <w:szCs w:val="22"/>
          <w:lang w:val="it-IT"/>
        </w:rPr>
      </w:pPr>
      <w:r w:rsidRPr="008E01C5">
        <w:rPr>
          <w:rFonts w:ascii="Calibri Light" w:hAnsi="Calibri Light" w:cs="Calibri Light"/>
          <w:b/>
          <w:sz w:val="22"/>
          <w:szCs w:val="22"/>
          <w:lang w:val="it-IT"/>
        </w:rPr>
        <w:t># Tot. Monitoraggi</w:t>
      </w:r>
      <w:r w:rsidR="00855FA6">
        <w:rPr>
          <w:rFonts w:ascii="Calibri Light" w:hAnsi="Calibri Light" w:cs="Calibri Light"/>
          <w:b/>
          <w:sz w:val="22"/>
          <w:szCs w:val="22"/>
          <w:lang w:val="it-IT"/>
        </w:rPr>
        <w:t xml:space="preserve">: </w:t>
      </w:r>
      <w:r w:rsidR="00855FA6" w:rsidRPr="00855FA6">
        <w:rPr>
          <w:rFonts w:ascii="Calibri Light" w:hAnsi="Calibri Light" w:cs="Calibri Light"/>
          <w:bCs/>
          <w:sz w:val="22"/>
          <w:szCs w:val="22"/>
          <w:lang w:val="it-IT"/>
        </w:rPr>
        <w:t>Corrisp</w:t>
      </w:r>
      <w:r w:rsidR="00855FA6">
        <w:rPr>
          <w:rFonts w:ascii="Calibri Light" w:hAnsi="Calibri Light" w:cs="Calibri Light"/>
          <w:bCs/>
          <w:sz w:val="22"/>
          <w:szCs w:val="22"/>
          <w:lang w:val="it-IT"/>
        </w:rPr>
        <w:t>o</w:t>
      </w:r>
      <w:r w:rsidR="00855FA6" w:rsidRPr="00855FA6">
        <w:rPr>
          <w:rFonts w:ascii="Calibri Light" w:hAnsi="Calibri Light" w:cs="Calibri Light"/>
          <w:bCs/>
          <w:sz w:val="22"/>
          <w:szCs w:val="22"/>
          <w:lang w:val="it-IT"/>
        </w:rPr>
        <w:t>nde</w:t>
      </w:r>
      <w:r w:rsidR="005A0713">
        <w:rPr>
          <w:rFonts w:ascii="Calibri Light" w:hAnsi="Calibri Light" w:cs="Calibri Light"/>
          <w:bCs/>
          <w:sz w:val="22"/>
          <w:szCs w:val="22"/>
          <w:lang w:val="it-IT"/>
        </w:rPr>
        <w:t>n</w:t>
      </w:r>
      <w:r w:rsidR="00855FA6" w:rsidRPr="00855FA6">
        <w:rPr>
          <w:rFonts w:ascii="Calibri Light" w:hAnsi="Calibri Light" w:cs="Calibri Light"/>
          <w:bCs/>
          <w:sz w:val="22"/>
          <w:szCs w:val="22"/>
          <w:lang w:val="it-IT"/>
        </w:rPr>
        <w:t>te alla somma degli eventi di monitoraggio del Covenant di riferimento</w:t>
      </w:r>
    </w:p>
    <w:p w14:paraId="017A9E7E" w14:textId="6EA5B809" w:rsidR="008E01C5" w:rsidRPr="008E01C5" w:rsidRDefault="008E01C5" w:rsidP="00DA6969">
      <w:pPr>
        <w:pStyle w:val="BodyText"/>
        <w:numPr>
          <w:ilvl w:val="0"/>
          <w:numId w:val="10"/>
        </w:numPr>
        <w:rPr>
          <w:rFonts w:ascii="Calibri Light" w:hAnsi="Calibri Light" w:cs="Calibri Light"/>
          <w:sz w:val="22"/>
          <w:szCs w:val="22"/>
          <w:lang w:val="it-IT"/>
        </w:rPr>
      </w:pPr>
      <w:r w:rsidRPr="008E01C5">
        <w:rPr>
          <w:rFonts w:ascii="Calibri Light" w:hAnsi="Calibri Light" w:cs="Calibri Light"/>
          <w:b/>
          <w:sz w:val="22"/>
          <w:szCs w:val="22"/>
          <w:lang w:val="it-IT"/>
        </w:rPr>
        <w:t># Monitoraggi da svolgere</w:t>
      </w:r>
      <w:r w:rsidR="00855FA6">
        <w:rPr>
          <w:rFonts w:ascii="Calibri Light" w:hAnsi="Calibri Light" w:cs="Calibri Light"/>
          <w:sz w:val="22"/>
          <w:szCs w:val="22"/>
          <w:lang w:val="it-IT"/>
        </w:rPr>
        <w:t xml:space="preserve">: </w:t>
      </w:r>
      <w:r w:rsidR="005A0713">
        <w:rPr>
          <w:rFonts w:ascii="Calibri Light" w:hAnsi="Calibri Light" w:cs="Calibri Light"/>
          <w:sz w:val="22"/>
          <w:szCs w:val="22"/>
          <w:lang w:val="it-IT"/>
        </w:rPr>
        <w:t xml:space="preserve">Corrispondente alla somma degli eventi di Monitoraggio la cui data di scadenza risulta </w:t>
      </w:r>
      <w:r w:rsidR="00B67838">
        <w:rPr>
          <w:rFonts w:ascii="Calibri Light" w:hAnsi="Calibri Light" w:cs="Calibri Light"/>
          <w:sz w:val="22"/>
          <w:szCs w:val="22"/>
          <w:lang w:val="it-IT"/>
        </w:rPr>
        <w:t>antecedente</w:t>
      </w:r>
      <w:r w:rsidR="00CC4F27">
        <w:rPr>
          <w:rFonts w:ascii="Calibri Light" w:hAnsi="Calibri Light" w:cs="Calibri Light"/>
          <w:sz w:val="22"/>
          <w:szCs w:val="22"/>
          <w:lang w:val="it-IT"/>
        </w:rPr>
        <w:t xml:space="preserve"> al giorno corrente</w:t>
      </w:r>
    </w:p>
    <w:p w14:paraId="581EE8F7" w14:textId="415CC028" w:rsidR="008E01C5" w:rsidRPr="008E01C5" w:rsidRDefault="008E01C5" w:rsidP="00DA6969">
      <w:pPr>
        <w:pStyle w:val="BodyText"/>
        <w:numPr>
          <w:ilvl w:val="0"/>
          <w:numId w:val="10"/>
        </w:numPr>
        <w:rPr>
          <w:rFonts w:ascii="Calibri Light" w:hAnsi="Calibri Light" w:cs="Calibri Light"/>
          <w:b/>
          <w:sz w:val="22"/>
          <w:szCs w:val="22"/>
          <w:lang w:val="it-IT"/>
        </w:rPr>
      </w:pPr>
      <w:r w:rsidRPr="008E01C5">
        <w:rPr>
          <w:rFonts w:ascii="Calibri Light" w:hAnsi="Calibri Light" w:cs="Calibri Light"/>
          <w:b/>
          <w:sz w:val="22"/>
          <w:szCs w:val="22"/>
          <w:lang w:val="it-IT"/>
        </w:rPr>
        <w:t># Monitoraggi ok</w:t>
      </w:r>
      <w:r w:rsidR="00B67838">
        <w:rPr>
          <w:rFonts w:ascii="Calibri Light" w:hAnsi="Calibri Light" w:cs="Calibri Light"/>
          <w:bCs/>
          <w:sz w:val="22"/>
          <w:szCs w:val="22"/>
          <w:lang w:val="it-IT"/>
        </w:rPr>
        <w:t xml:space="preserve">: </w:t>
      </w:r>
      <w:r w:rsidR="00F72D2F">
        <w:rPr>
          <w:rFonts w:ascii="Calibri Light" w:hAnsi="Calibri Light" w:cs="Calibri Light"/>
          <w:bCs/>
          <w:sz w:val="22"/>
          <w:szCs w:val="22"/>
          <w:lang w:val="it-IT"/>
        </w:rPr>
        <w:t>Corrispende</w:t>
      </w:r>
      <w:r w:rsidR="00481FDA">
        <w:rPr>
          <w:rFonts w:ascii="Calibri Light" w:hAnsi="Calibri Light" w:cs="Calibri Light"/>
          <w:bCs/>
          <w:sz w:val="22"/>
          <w:szCs w:val="22"/>
          <w:lang w:val="it-IT"/>
        </w:rPr>
        <w:t>n</w:t>
      </w:r>
      <w:r w:rsidR="00F72D2F">
        <w:rPr>
          <w:rFonts w:ascii="Calibri Light" w:hAnsi="Calibri Light" w:cs="Calibri Light"/>
          <w:bCs/>
          <w:sz w:val="22"/>
          <w:szCs w:val="22"/>
          <w:lang w:val="it-IT"/>
        </w:rPr>
        <w:t>te alla somma degli eventi di Monitoraggio che presentano lo stato “</w:t>
      </w:r>
      <w:r w:rsidR="00481FDA">
        <w:rPr>
          <w:rFonts w:ascii="Calibri Light" w:hAnsi="Calibri Light" w:cs="Calibri Light"/>
          <w:bCs/>
          <w:sz w:val="22"/>
          <w:szCs w:val="22"/>
          <w:lang w:val="it-IT"/>
        </w:rPr>
        <w:t>OK</w:t>
      </w:r>
      <w:r w:rsidR="00F72D2F">
        <w:rPr>
          <w:rFonts w:ascii="Calibri Light" w:hAnsi="Calibri Light" w:cs="Calibri Light"/>
          <w:bCs/>
          <w:sz w:val="22"/>
          <w:szCs w:val="22"/>
          <w:lang w:val="it-IT"/>
        </w:rPr>
        <w:t>”</w:t>
      </w:r>
    </w:p>
    <w:p w14:paraId="34DC377B" w14:textId="51F40EF0" w:rsidR="008E01C5" w:rsidRPr="008E01C5" w:rsidRDefault="008E01C5" w:rsidP="00DA6969">
      <w:pPr>
        <w:pStyle w:val="BodyText"/>
        <w:numPr>
          <w:ilvl w:val="0"/>
          <w:numId w:val="10"/>
        </w:numPr>
        <w:rPr>
          <w:rFonts w:ascii="Calibri Light" w:hAnsi="Calibri Light" w:cs="Calibri Light"/>
          <w:sz w:val="22"/>
          <w:szCs w:val="22"/>
          <w:lang w:val="it-IT"/>
        </w:rPr>
      </w:pPr>
      <w:r w:rsidRPr="008E01C5">
        <w:rPr>
          <w:rFonts w:ascii="Calibri Light" w:hAnsi="Calibri Light" w:cs="Calibri Light"/>
          <w:b/>
          <w:sz w:val="22"/>
          <w:szCs w:val="22"/>
          <w:lang w:val="it-IT"/>
        </w:rPr>
        <w:t># Monitoraggi Ko</w:t>
      </w:r>
      <w:r w:rsidR="00481FDA" w:rsidRPr="00481FDA">
        <w:rPr>
          <w:rFonts w:ascii="Calibri Light" w:hAnsi="Calibri Light" w:cs="Calibri Light"/>
          <w:bCs/>
          <w:sz w:val="22"/>
          <w:szCs w:val="22"/>
          <w:lang w:val="it-IT"/>
        </w:rPr>
        <w:t>:</w:t>
      </w:r>
      <w:r w:rsidR="00481FDA">
        <w:rPr>
          <w:rFonts w:ascii="Calibri Light" w:hAnsi="Calibri Light" w:cs="Calibri Light"/>
          <w:bCs/>
          <w:sz w:val="22"/>
          <w:szCs w:val="22"/>
          <w:lang w:val="it-IT"/>
        </w:rPr>
        <w:t xml:space="preserve"> Corrispendente alla somma degli eventi di Monitoraggio che presentano lo stato “Fuori Soglia” o “Scaduto”</w:t>
      </w:r>
    </w:p>
    <w:p w14:paraId="7F493043" w14:textId="77777777" w:rsidR="008E01C5" w:rsidRPr="008E01C5" w:rsidRDefault="008E01C5" w:rsidP="00DA6969">
      <w:pPr>
        <w:pStyle w:val="BodyText"/>
        <w:numPr>
          <w:ilvl w:val="0"/>
          <w:numId w:val="10"/>
        </w:numPr>
        <w:rPr>
          <w:rFonts w:ascii="Calibri Light" w:hAnsi="Calibri Light" w:cs="Calibri Light"/>
          <w:sz w:val="22"/>
          <w:szCs w:val="22"/>
          <w:lang w:val="it-IT"/>
        </w:rPr>
      </w:pPr>
      <w:r w:rsidRPr="008E01C5">
        <w:rPr>
          <w:rFonts w:ascii="Calibri Light" w:hAnsi="Calibri Light" w:cs="Calibri Light"/>
          <w:b/>
          <w:sz w:val="22"/>
          <w:szCs w:val="22"/>
          <w:lang w:val="it-IT"/>
        </w:rPr>
        <w:t>Segno Valore Limite:</w:t>
      </w:r>
      <w:r w:rsidRPr="008E01C5">
        <w:rPr>
          <w:rFonts w:ascii="Calibri Light" w:hAnsi="Calibri Light" w:cs="Calibri Light"/>
          <w:sz w:val="22"/>
          <w:szCs w:val="22"/>
          <w:lang w:val="it-IT"/>
        </w:rPr>
        <w:t xml:space="preserve"> Il segno di confronto (es. “&lt;” per “minore di”, “&gt;” per “maggiore di”) </w:t>
      </w:r>
    </w:p>
    <w:p w14:paraId="35CD7E97" w14:textId="77777777" w:rsidR="008E01C5" w:rsidRPr="008E01C5" w:rsidRDefault="008E01C5" w:rsidP="00DA6969">
      <w:pPr>
        <w:pStyle w:val="BodyText"/>
        <w:numPr>
          <w:ilvl w:val="0"/>
          <w:numId w:val="10"/>
        </w:numPr>
        <w:rPr>
          <w:rFonts w:ascii="Calibri Light" w:hAnsi="Calibri Light" w:cs="Calibri Light"/>
          <w:sz w:val="22"/>
          <w:szCs w:val="22"/>
          <w:lang w:val="it-IT"/>
        </w:rPr>
      </w:pPr>
      <w:r w:rsidRPr="008E01C5">
        <w:rPr>
          <w:rFonts w:ascii="Calibri Light" w:hAnsi="Calibri Light" w:cs="Calibri Light"/>
          <w:b/>
          <w:sz w:val="22"/>
          <w:szCs w:val="22"/>
          <w:lang w:val="it-IT"/>
        </w:rPr>
        <w:t>Valore limite:</w:t>
      </w:r>
      <w:r w:rsidRPr="008E01C5">
        <w:rPr>
          <w:rFonts w:ascii="Calibri Light" w:hAnsi="Calibri Light" w:cs="Calibri Light"/>
          <w:sz w:val="22"/>
          <w:szCs w:val="22"/>
          <w:lang w:val="it-IT"/>
        </w:rPr>
        <w:t xml:space="preserve"> Il valore limite del covenant (es. “40”, “70”) </w:t>
      </w:r>
    </w:p>
    <w:p w14:paraId="277E3143" w14:textId="6C13D9F0" w:rsidR="008E01C5" w:rsidRPr="008E01C5" w:rsidRDefault="008E01C5" w:rsidP="00DA6969">
      <w:pPr>
        <w:pStyle w:val="BodyText"/>
        <w:numPr>
          <w:ilvl w:val="0"/>
          <w:numId w:val="10"/>
        </w:numPr>
        <w:rPr>
          <w:rFonts w:ascii="Calibri Light" w:hAnsi="Calibri Light" w:cs="Calibri Light"/>
          <w:sz w:val="22"/>
          <w:szCs w:val="22"/>
          <w:lang w:val="it-IT"/>
        </w:rPr>
      </w:pPr>
      <w:r w:rsidRPr="008E01C5">
        <w:rPr>
          <w:rFonts w:ascii="Calibri Light" w:hAnsi="Calibri Light" w:cs="Calibri Light"/>
          <w:b/>
          <w:sz w:val="22"/>
          <w:szCs w:val="22"/>
          <w:lang w:val="it-IT"/>
        </w:rPr>
        <w:t>Status Monitoraggio:</w:t>
      </w:r>
      <w:r w:rsidRPr="008E01C5">
        <w:rPr>
          <w:rFonts w:ascii="Calibri Light" w:hAnsi="Calibri Light" w:cs="Calibri Light"/>
          <w:sz w:val="22"/>
          <w:szCs w:val="22"/>
          <w:lang w:val="it-IT"/>
        </w:rPr>
        <w:t xml:space="preserve"> Lo stato del monitoraggio </w:t>
      </w:r>
      <w:r w:rsidR="00F74A6E">
        <w:rPr>
          <w:rFonts w:ascii="Calibri Light" w:hAnsi="Calibri Light" w:cs="Calibri Light"/>
          <w:sz w:val="22"/>
          <w:szCs w:val="22"/>
          <w:lang w:val="it-IT"/>
        </w:rPr>
        <w:t>che dovrà seguire le seguenti logiche:</w:t>
      </w:r>
    </w:p>
    <w:p w14:paraId="5854AFBA" w14:textId="77777777" w:rsidR="00EE6803" w:rsidRDefault="009308F1" w:rsidP="00DA6969">
      <w:pPr>
        <w:pStyle w:val="BodyText"/>
        <w:numPr>
          <w:ilvl w:val="0"/>
          <w:numId w:val="10"/>
        </w:numPr>
        <w:rPr>
          <w:rFonts w:ascii="Calibri Light" w:hAnsi="Calibri Light" w:cs="Calibri Light"/>
          <w:sz w:val="22"/>
          <w:szCs w:val="22"/>
          <w:lang w:val="it-IT"/>
        </w:rPr>
      </w:pPr>
      <w:r>
        <w:rPr>
          <w:rFonts w:ascii="Calibri Light" w:hAnsi="Calibri Light" w:cs="Calibri Light"/>
          <w:sz w:val="22"/>
          <w:szCs w:val="22"/>
          <w:lang w:val="it-IT"/>
        </w:rPr>
        <w:t>Green – Monitoraggio Ok</w:t>
      </w:r>
      <w:r w:rsidR="000701D2">
        <w:rPr>
          <w:rFonts w:ascii="Calibri Light" w:hAnsi="Calibri Light" w:cs="Calibri Light"/>
          <w:sz w:val="22"/>
          <w:szCs w:val="22"/>
          <w:lang w:val="it-IT"/>
        </w:rPr>
        <w:t xml:space="preserve"> </w:t>
      </w:r>
      <w:r w:rsidR="000629BE">
        <w:rPr>
          <w:rFonts w:ascii="Calibri Light" w:hAnsi="Calibri Light" w:cs="Calibri Light"/>
          <w:sz w:val="22"/>
          <w:szCs w:val="22"/>
          <w:lang w:val="it-IT"/>
        </w:rPr>
        <w:t>–</w:t>
      </w:r>
      <w:r w:rsidR="000701D2" w:rsidRPr="000701D2">
        <w:rPr>
          <w:lang w:val="it-IT"/>
        </w:rPr>
        <w:t xml:space="preserve"> </w:t>
      </w:r>
      <w:r w:rsidR="003863FA">
        <w:rPr>
          <w:rFonts w:ascii="Calibri Light" w:hAnsi="Calibri Light" w:cs="Calibri Light"/>
          <w:sz w:val="22"/>
          <w:szCs w:val="22"/>
          <w:lang w:val="it-IT"/>
        </w:rPr>
        <w:t>tutti i monitoraggio</w:t>
      </w:r>
      <w:r w:rsidR="00C87693">
        <w:rPr>
          <w:rFonts w:ascii="Calibri Light" w:hAnsi="Calibri Light" w:cs="Calibri Light"/>
          <w:sz w:val="22"/>
          <w:szCs w:val="22"/>
          <w:lang w:val="it-IT"/>
        </w:rPr>
        <w:t xml:space="preserve"> risultano</w:t>
      </w:r>
      <w:r w:rsidR="000701D2" w:rsidRPr="000701D2">
        <w:rPr>
          <w:rFonts w:ascii="Calibri Light" w:hAnsi="Calibri Light" w:cs="Calibri Light"/>
          <w:sz w:val="22"/>
          <w:szCs w:val="22"/>
          <w:lang w:val="it-IT"/>
        </w:rPr>
        <w:t xml:space="preserve"> in linea alle regole estratte dal CdF (se il documento raccolto dopo la scadenza il check sullo stato viene fatto solo su valore soglia)</w:t>
      </w:r>
    </w:p>
    <w:p w14:paraId="269135BC" w14:textId="61CB8907" w:rsidR="00EE6803" w:rsidDel="00EE6803" w:rsidRDefault="00EE6803" w:rsidP="00DA6969">
      <w:pPr>
        <w:pStyle w:val="BodyText"/>
        <w:numPr>
          <w:ilvl w:val="0"/>
          <w:numId w:val="10"/>
        </w:numPr>
        <w:rPr>
          <w:rFonts w:ascii="Calibri Light" w:hAnsi="Calibri Light" w:cs="Calibri Light"/>
          <w:sz w:val="22"/>
          <w:szCs w:val="22"/>
          <w:lang w:val="it-IT"/>
        </w:rPr>
      </w:pPr>
      <w:r w:rsidDel="00EE6803">
        <w:rPr>
          <w:rFonts w:ascii="Calibri Light" w:hAnsi="Calibri Light" w:cs="Calibri Light"/>
          <w:sz w:val="22"/>
          <w:szCs w:val="22"/>
          <w:lang w:val="it-IT"/>
        </w:rPr>
        <w:t>Mettiamo quello inserito nella macchina stati</w:t>
      </w:r>
    </w:p>
    <w:p w14:paraId="526BDC62" w14:textId="7F41F219" w:rsidR="009308F1" w:rsidRDefault="002C7C2E" w:rsidP="00F74A6E">
      <w:pPr>
        <w:pStyle w:val="BodyText"/>
        <w:numPr>
          <w:ilvl w:val="1"/>
          <w:numId w:val="10"/>
        </w:numPr>
        <w:rPr>
          <w:rFonts w:ascii="Calibri Light" w:hAnsi="Calibri Light" w:cs="Calibri Light"/>
          <w:sz w:val="22"/>
          <w:szCs w:val="22"/>
          <w:lang w:val="it-IT"/>
        </w:rPr>
      </w:pPr>
      <w:r>
        <w:rPr>
          <w:rFonts w:ascii="Calibri Light" w:hAnsi="Calibri Light" w:cs="Calibri Light"/>
          <w:sz w:val="22"/>
          <w:szCs w:val="22"/>
          <w:lang w:val="it-IT"/>
        </w:rPr>
        <w:t>Yellow – Monitoraggio in Scadenza</w:t>
      </w:r>
      <w:r w:rsidR="00385D51">
        <w:rPr>
          <w:rFonts w:ascii="Calibri Light" w:hAnsi="Calibri Light" w:cs="Calibri Light"/>
          <w:sz w:val="22"/>
          <w:szCs w:val="22"/>
          <w:lang w:val="it-IT"/>
        </w:rPr>
        <w:t xml:space="preserve"> </w:t>
      </w:r>
      <w:r w:rsidR="007B4967">
        <w:rPr>
          <w:rFonts w:ascii="Calibri Light" w:hAnsi="Calibri Light" w:cs="Calibri Light"/>
          <w:sz w:val="22"/>
          <w:szCs w:val="22"/>
          <w:lang w:val="it-IT"/>
        </w:rPr>
        <w:t xml:space="preserve">– almeno un monitoraggio risulta Yellow - </w:t>
      </w:r>
      <w:r w:rsidR="00385D51" w:rsidRPr="00385D51">
        <w:rPr>
          <w:lang w:val="it-IT"/>
        </w:rPr>
        <w:t xml:space="preserve"> </w:t>
      </w:r>
      <w:r w:rsidR="00523A07" w:rsidRPr="00523A07">
        <w:rPr>
          <w:rFonts w:ascii="Calibri Light" w:hAnsi="Calibri Light" w:cs="Calibri Light"/>
          <w:sz w:val="22"/>
          <w:szCs w:val="22"/>
          <w:lang w:val="it-IT"/>
        </w:rPr>
        <w:t>Data Scadenza Monitoraggio &lt; 7gg rispetto al Today</w:t>
      </w:r>
    </w:p>
    <w:p w14:paraId="05A9B530" w14:textId="31649111" w:rsidR="00242A34" w:rsidRPr="00242A34" w:rsidRDefault="00385D51" w:rsidP="00242A34">
      <w:pPr>
        <w:pStyle w:val="BodyText"/>
        <w:numPr>
          <w:ilvl w:val="1"/>
          <w:numId w:val="10"/>
        </w:numPr>
        <w:rPr>
          <w:rFonts w:ascii="Calibri Light" w:hAnsi="Calibri Light" w:cs="Calibri Light"/>
          <w:sz w:val="22"/>
          <w:szCs w:val="22"/>
          <w:lang w:val="it-IT"/>
        </w:rPr>
      </w:pPr>
      <w:r>
        <w:rPr>
          <w:rFonts w:ascii="Calibri Light" w:hAnsi="Calibri Light" w:cs="Calibri Light"/>
          <w:sz w:val="22"/>
          <w:szCs w:val="22"/>
          <w:lang w:val="it-IT"/>
        </w:rPr>
        <w:t>Yellow – Valore soglia da attenzionare</w:t>
      </w:r>
      <w:r w:rsidR="00242A34">
        <w:rPr>
          <w:rFonts w:ascii="Calibri Light" w:hAnsi="Calibri Light" w:cs="Calibri Light"/>
          <w:sz w:val="22"/>
          <w:szCs w:val="22"/>
          <w:lang w:val="it-IT"/>
        </w:rPr>
        <w:t xml:space="preserve"> </w:t>
      </w:r>
      <w:r w:rsidR="007B4967">
        <w:rPr>
          <w:rFonts w:ascii="Calibri Light" w:hAnsi="Calibri Light" w:cs="Calibri Light"/>
          <w:sz w:val="22"/>
          <w:szCs w:val="22"/>
          <w:lang w:val="it-IT"/>
        </w:rPr>
        <w:t>–</w:t>
      </w:r>
      <w:r w:rsidR="00242A34" w:rsidRPr="008F345A">
        <w:rPr>
          <w:rFonts w:ascii="Times New Roman" w:eastAsia="Times New Roman" w:hAnsi="Times New Roman" w:cs="Times New Roman"/>
          <w:lang w:val="it-IT" w:eastAsia="it-IT"/>
        </w:rPr>
        <w:t xml:space="preserve"> </w:t>
      </w:r>
      <w:r w:rsidR="00242A34" w:rsidRPr="008F345A">
        <w:rPr>
          <w:rFonts w:ascii="Calibri Light" w:hAnsi="Calibri Light" w:cs="Calibri Light"/>
          <w:sz w:val="22"/>
          <w:szCs w:val="22"/>
          <w:lang w:val="it-IT"/>
        </w:rPr>
        <w:t>Q</w:t>
      </w:r>
      <w:r w:rsidR="00C51794">
        <w:rPr>
          <w:rFonts w:ascii="Calibri Light" w:hAnsi="Calibri Light" w:cs="Calibri Light"/>
          <w:sz w:val="22"/>
          <w:szCs w:val="22"/>
          <w:lang w:val="it-IT"/>
        </w:rPr>
        <w:t xml:space="preserve">uando </w:t>
      </w:r>
      <w:r w:rsidR="007B4967">
        <w:rPr>
          <w:rFonts w:ascii="Calibri Light" w:hAnsi="Calibri Light" w:cs="Calibri Light"/>
          <w:sz w:val="22"/>
          <w:szCs w:val="22"/>
          <w:lang w:val="it-IT"/>
        </w:rPr>
        <w:t>a</w:t>
      </w:r>
      <w:r w:rsidR="00E40156">
        <w:rPr>
          <w:rFonts w:ascii="Calibri Light" w:hAnsi="Calibri Light" w:cs="Calibri Light"/>
          <w:sz w:val="22"/>
          <w:szCs w:val="22"/>
          <w:lang w:val="it-IT"/>
        </w:rPr>
        <w:t xml:space="preserve">lmeno un monitoraggio </w:t>
      </w:r>
      <w:r w:rsidR="00C51794">
        <w:rPr>
          <w:rFonts w:ascii="Calibri Light" w:hAnsi="Calibri Light" w:cs="Calibri Light"/>
          <w:sz w:val="22"/>
          <w:szCs w:val="22"/>
          <w:lang w:val="it-IT"/>
        </w:rPr>
        <w:t>ha</w:t>
      </w:r>
      <w:r w:rsidR="00242A34" w:rsidRPr="00242A34">
        <w:rPr>
          <w:rFonts w:ascii="Calibri Light" w:hAnsi="Calibri Light" w:cs="Calibri Light"/>
          <w:sz w:val="22"/>
          <w:szCs w:val="22"/>
          <w:lang w:val="it-IT"/>
        </w:rPr>
        <w:t xml:space="preserve"> il valore per il covenant numerico ha un valore che si discosta di un 10% dalla soglia di rottura del covenant</w:t>
      </w:r>
      <w:r w:rsidR="008F345A">
        <w:rPr>
          <w:rFonts w:ascii="Calibri Light" w:hAnsi="Calibri Light" w:cs="Calibri Light"/>
          <w:sz w:val="22"/>
          <w:szCs w:val="22"/>
          <w:lang w:val="it-IT"/>
        </w:rPr>
        <w:t xml:space="preserve"> oppure </w:t>
      </w:r>
      <w:r w:rsidR="00242A34" w:rsidRPr="00242A34">
        <w:rPr>
          <w:rFonts w:ascii="Calibri Light" w:hAnsi="Calibri Light" w:cs="Calibri Light"/>
          <w:sz w:val="22"/>
          <w:szCs w:val="22"/>
          <w:lang w:val="it-IT"/>
        </w:rPr>
        <w:t>Quando il valore per il covenant numerico ha un valore che si discosta di un 30% dalla soglia di rottura del covenant ed è differito del 40% rispetto alla rilevazione precedente (avvicinandosi al valore soglia);</w:t>
      </w:r>
    </w:p>
    <w:p w14:paraId="04554002" w14:textId="346F1826" w:rsidR="002C7C2E" w:rsidRDefault="002C7C2E" w:rsidP="00F74A6E">
      <w:pPr>
        <w:pStyle w:val="BodyText"/>
        <w:numPr>
          <w:ilvl w:val="1"/>
          <w:numId w:val="10"/>
        </w:numPr>
        <w:rPr>
          <w:rFonts w:ascii="Calibri Light" w:hAnsi="Calibri Light" w:cs="Calibri Light"/>
          <w:sz w:val="22"/>
          <w:szCs w:val="22"/>
          <w:lang w:val="it-IT"/>
        </w:rPr>
      </w:pPr>
      <w:r>
        <w:rPr>
          <w:rFonts w:ascii="Calibri Light" w:hAnsi="Calibri Light" w:cs="Calibri Light"/>
          <w:sz w:val="22"/>
          <w:szCs w:val="22"/>
          <w:lang w:val="it-IT"/>
        </w:rPr>
        <w:t>Red – Fuori Soglia</w:t>
      </w:r>
      <w:r w:rsidR="000B70AB">
        <w:rPr>
          <w:rFonts w:ascii="Calibri Light" w:hAnsi="Calibri Light" w:cs="Calibri Light"/>
          <w:sz w:val="22"/>
          <w:szCs w:val="22"/>
          <w:lang w:val="it-IT"/>
        </w:rPr>
        <w:t xml:space="preserve"> -</w:t>
      </w:r>
      <w:r w:rsidR="000B70AB" w:rsidRPr="000B70AB">
        <w:rPr>
          <w:lang w:val="it-IT"/>
        </w:rPr>
        <w:t xml:space="preserve"> </w:t>
      </w:r>
      <w:r w:rsidR="000B70AB" w:rsidRPr="000B70AB">
        <w:rPr>
          <w:rFonts w:ascii="Calibri Light" w:hAnsi="Calibri Light" w:cs="Calibri Light"/>
          <w:sz w:val="22"/>
          <w:szCs w:val="22"/>
          <w:lang w:val="it-IT"/>
        </w:rPr>
        <w:t xml:space="preserve">Valore </w:t>
      </w:r>
      <w:r w:rsidR="00C51794">
        <w:rPr>
          <w:rFonts w:ascii="Calibri Light" w:hAnsi="Calibri Light" w:cs="Calibri Light"/>
          <w:sz w:val="22"/>
          <w:szCs w:val="22"/>
          <w:lang w:val="it-IT"/>
        </w:rPr>
        <w:t>di almeno un monitoraggio</w:t>
      </w:r>
      <w:r w:rsidR="000B70AB" w:rsidRPr="000B70AB">
        <w:rPr>
          <w:rFonts w:ascii="Calibri Light" w:hAnsi="Calibri Light" w:cs="Calibri Light"/>
          <w:sz w:val="22"/>
          <w:szCs w:val="22"/>
          <w:lang w:val="it-IT"/>
        </w:rPr>
        <w:t xml:space="preserve"> non rispetta le regole estratte dal CdF (se il documento raccolto dopo la scadenza il check sullo stato viene fatto solo su valore soglia)</w:t>
      </w:r>
    </w:p>
    <w:p w14:paraId="026C7A9B" w14:textId="7DC18432" w:rsidR="002C7C2E" w:rsidRPr="008E01C5" w:rsidRDefault="00EC2CEF" w:rsidP="00F74A6E">
      <w:pPr>
        <w:pStyle w:val="BodyText"/>
        <w:numPr>
          <w:ilvl w:val="1"/>
          <w:numId w:val="10"/>
        </w:numPr>
        <w:rPr>
          <w:rFonts w:ascii="Calibri Light" w:hAnsi="Calibri Light" w:cs="Calibri Light"/>
          <w:sz w:val="22"/>
          <w:szCs w:val="22"/>
          <w:lang w:val="it-IT"/>
        </w:rPr>
      </w:pPr>
      <w:r>
        <w:rPr>
          <w:rFonts w:ascii="Calibri Light" w:hAnsi="Calibri Light" w:cs="Calibri Light"/>
          <w:sz w:val="22"/>
          <w:szCs w:val="22"/>
          <w:lang w:val="it-IT"/>
        </w:rPr>
        <w:t>Red – Monitoraggio Scaduto</w:t>
      </w:r>
      <w:r w:rsidR="00517AB4">
        <w:rPr>
          <w:rFonts w:ascii="Calibri Light" w:hAnsi="Calibri Light" w:cs="Calibri Light"/>
          <w:sz w:val="22"/>
          <w:szCs w:val="22"/>
          <w:lang w:val="it-IT"/>
        </w:rPr>
        <w:t xml:space="preserve"> </w:t>
      </w:r>
      <w:r w:rsidR="00C51794">
        <w:rPr>
          <w:rFonts w:ascii="Calibri Light" w:hAnsi="Calibri Light" w:cs="Calibri Light"/>
          <w:sz w:val="22"/>
          <w:szCs w:val="22"/>
          <w:lang w:val="it-IT"/>
        </w:rPr>
        <w:t>–</w:t>
      </w:r>
      <w:r w:rsidR="00517AB4">
        <w:rPr>
          <w:rFonts w:ascii="Calibri Light" w:hAnsi="Calibri Light" w:cs="Calibri Light"/>
          <w:sz w:val="22"/>
          <w:szCs w:val="22"/>
          <w:lang w:val="it-IT"/>
        </w:rPr>
        <w:t xml:space="preserve"> </w:t>
      </w:r>
      <w:r w:rsidR="00C51794">
        <w:rPr>
          <w:rFonts w:ascii="Calibri Light" w:hAnsi="Calibri Light" w:cs="Calibri Light"/>
          <w:sz w:val="22"/>
          <w:szCs w:val="22"/>
          <w:lang w:val="it-IT"/>
        </w:rPr>
        <w:t>Almeno un monitoraggio ha</w:t>
      </w:r>
      <w:r w:rsidR="00517AB4">
        <w:rPr>
          <w:rFonts w:ascii="Calibri Light" w:hAnsi="Calibri Light" w:cs="Calibri Light"/>
          <w:sz w:val="22"/>
          <w:szCs w:val="22"/>
          <w:lang w:val="it-IT"/>
        </w:rPr>
        <w:t xml:space="preserve"> </w:t>
      </w:r>
      <w:r w:rsidR="00517AB4" w:rsidRPr="00517AB4">
        <w:rPr>
          <w:rFonts w:ascii="Calibri Light" w:hAnsi="Calibri Light" w:cs="Calibri Light"/>
          <w:sz w:val="22"/>
          <w:szCs w:val="22"/>
          <w:lang w:val="it-IT"/>
        </w:rPr>
        <w:t>Data Scadenza Monitoraggio &gt; Today</w:t>
      </w:r>
    </w:p>
    <w:p w14:paraId="32D61CA7" w14:textId="3D0E45F0" w:rsidR="00572636" w:rsidRPr="008E01C5" w:rsidRDefault="00572636" w:rsidP="00F74A6E">
      <w:pPr>
        <w:pStyle w:val="BodyText"/>
        <w:numPr>
          <w:ilvl w:val="1"/>
          <w:numId w:val="10"/>
        </w:numPr>
        <w:rPr>
          <w:rFonts w:ascii="Calibri Light" w:hAnsi="Calibri Light" w:cs="Calibri Light"/>
          <w:sz w:val="22"/>
          <w:szCs w:val="22"/>
          <w:lang w:val="it-IT"/>
        </w:rPr>
      </w:pPr>
      <w:r>
        <w:rPr>
          <w:rFonts w:ascii="Calibri Light" w:hAnsi="Calibri Light" w:cs="Calibri Light"/>
          <w:sz w:val="22"/>
          <w:szCs w:val="22"/>
          <w:lang w:val="it-IT"/>
        </w:rPr>
        <w:t>Gli status Red</w:t>
      </w:r>
      <w:r w:rsidR="00A33832">
        <w:rPr>
          <w:rFonts w:ascii="Calibri Light" w:hAnsi="Calibri Light" w:cs="Calibri Light"/>
          <w:sz w:val="22"/>
          <w:szCs w:val="22"/>
          <w:lang w:val="it-IT"/>
        </w:rPr>
        <w:t xml:space="preserve"> hanno la priorità nel determinare lo status monitoraggio del covenant rispetto agli status Yellow</w:t>
      </w:r>
    </w:p>
    <w:p w14:paraId="2F3498FA" w14:textId="77777777" w:rsidR="008E01C5" w:rsidRPr="008E01C5" w:rsidRDefault="008E01C5" w:rsidP="00DA6969">
      <w:pPr>
        <w:pStyle w:val="BodyText"/>
        <w:numPr>
          <w:ilvl w:val="0"/>
          <w:numId w:val="10"/>
        </w:numPr>
        <w:rPr>
          <w:rFonts w:ascii="Calibri Light" w:hAnsi="Calibri Light" w:cs="Calibri Light"/>
          <w:sz w:val="22"/>
          <w:szCs w:val="22"/>
          <w:lang w:val="it-IT"/>
        </w:rPr>
      </w:pPr>
      <w:r w:rsidRPr="008E01C5">
        <w:rPr>
          <w:rFonts w:ascii="Calibri Light" w:hAnsi="Calibri Light" w:cs="Calibri Light"/>
          <w:b/>
          <w:sz w:val="22"/>
          <w:szCs w:val="22"/>
          <w:lang w:val="it-IT"/>
        </w:rPr>
        <w:t>Prossimo Monitoraggio:</w:t>
      </w:r>
      <w:r w:rsidRPr="008E01C5">
        <w:rPr>
          <w:rFonts w:ascii="Calibri Light" w:hAnsi="Calibri Light" w:cs="Calibri Light"/>
          <w:sz w:val="22"/>
          <w:szCs w:val="22"/>
          <w:lang w:val="it-IT"/>
        </w:rPr>
        <w:t xml:space="preserve"> Un link “Salta Monitoraggio” che consente all’utente di richiedere un’eccezione</w:t>
      </w:r>
    </w:p>
    <w:p w14:paraId="0FDD8D29" w14:textId="77777777" w:rsidR="008E01C5" w:rsidRPr="008E01C5" w:rsidRDefault="008E01C5" w:rsidP="008E01C5">
      <w:pPr>
        <w:pStyle w:val="BodyText"/>
        <w:rPr>
          <w:rFonts w:ascii="Calibri Light" w:hAnsi="Calibri Light" w:cs="Calibri Light"/>
          <w:b/>
          <w:sz w:val="22"/>
          <w:szCs w:val="22"/>
          <w:lang w:val="it-IT"/>
        </w:rPr>
      </w:pPr>
    </w:p>
    <w:p w14:paraId="417D054F" w14:textId="77777777" w:rsidR="008E01C5" w:rsidRPr="008E01C5" w:rsidRDefault="008E01C5" w:rsidP="008E01C5">
      <w:pPr>
        <w:pStyle w:val="BodyText"/>
        <w:rPr>
          <w:rFonts w:ascii="Calibri Light" w:hAnsi="Calibri Light" w:cs="Calibri Light"/>
          <w:sz w:val="22"/>
          <w:szCs w:val="22"/>
          <w:lang w:val="it-IT"/>
        </w:rPr>
      </w:pPr>
    </w:p>
    <w:p w14:paraId="74417001" w14:textId="77777777" w:rsidR="008E01C5" w:rsidRPr="008E01C5" w:rsidRDefault="008E01C5" w:rsidP="008E01C5">
      <w:pPr>
        <w:pStyle w:val="Heading3"/>
        <w:rPr>
          <w:rFonts w:ascii="Calibri Light" w:hAnsi="Calibri Light" w:cs="Calibri Light"/>
          <w:sz w:val="22"/>
          <w:szCs w:val="22"/>
          <w:lang w:val="it-IT"/>
        </w:rPr>
      </w:pPr>
      <w:bookmarkStart w:id="499" w:name="_Toc227849757"/>
      <w:r w:rsidRPr="008E01C5">
        <w:rPr>
          <w:rFonts w:ascii="Calibri Light" w:hAnsi="Calibri Light" w:cs="Calibri Light"/>
          <w:sz w:val="22"/>
          <w:szCs w:val="22"/>
          <w:lang w:val="it-IT"/>
        </w:rPr>
        <w:t>3.3 Dettaglio Covenant Singolo (ISP)</w:t>
      </w:r>
      <w:bookmarkEnd w:id="499"/>
    </w:p>
    <w:p w14:paraId="0D72BB12" w14:textId="77777777" w:rsidR="008E01C5" w:rsidRPr="008E01C5" w:rsidRDefault="008E01C5" w:rsidP="008E01C5">
      <w:pPr>
        <w:pStyle w:val="Heading4"/>
        <w:rPr>
          <w:rFonts w:ascii="Calibri Light" w:hAnsi="Calibri Light" w:cs="Calibri Light"/>
          <w:sz w:val="22"/>
          <w:szCs w:val="22"/>
          <w:lang w:val="it-IT"/>
        </w:rPr>
      </w:pPr>
      <w:r w:rsidRPr="008E01C5">
        <w:rPr>
          <w:rFonts w:ascii="Calibri Light" w:hAnsi="Calibri Light" w:cs="Calibri Light"/>
          <w:sz w:val="22"/>
          <w:szCs w:val="22"/>
          <w:lang w:val="it-IT"/>
        </w:rPr>
        <w:t>3.3.1 Pagina Dettaglio Covenant - Analisi Approfondita</w:t>
      </w:r>
    </w:p>
    <w:p w14:paraId="057F59D0" w14:textId="77777777" w:rsidR="008E01C5" w:rsidRPr="008E01C5" w:rsidRDefault="008E01C5" w:rsidP="008E01C5">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Quando l’utente ISP clicca su un covenant specifico, che sia dalla tabella dei monitoraggi scaduti, in scadenza, o dalla tabella “Tutti i Covenant”, accede a una pagina dedicata al dettaglio di quel covenant. Questa pagina fornisce un’analisi approfondita dello stato del covenant e della cronologia dei monitoraggi.</w:t>
      </w:r>
    </w:p>
    <w:p w14:paraId="01A543DA" w14:textId="234D9A2B"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Titolo Pagina:</w:t>
      </w:r>
      <w:r w:rsidRPr="008E01C5">
        <w:rPr>
          <w:rFonts w:ascii="Calibri Light" w:hAnsi="Calibri Light" w:cs="Calibri Light"/>
          <w:sz w:val="22"/>
          <w:szCs w:val="22"/>
          <w:lang w:val="it-IT"/>
        </w:rPr>
        <w:t xml:space="preserve"> “Dettaglio Pratica XXX | Covenant YYY” (es. “Dettaglio Pratica </w:t>
      </w:r>
      <w:r w:rsidR="00C21A07">
        <w:rPr>
          <w:rFonts w:ascii="Calibri Light" w:hAnsi="Calibri Light" w:cs="Calibri Light"/>
          <w:sz w:val="22"/>
          <w:szCs w:val="22"/>
          <w:lang w:val="it-IT"/>
        </w:rPr>
        <w:t>M</w:t>
      </w:r>
      <w:r w:rsidRPr="008E01C5">
        <w:rPr>
          <w:rFonts w:ascii="Calibri Light" w:hAnsi="Calibri Light" w:cs="Calibri Light"/>
          <w:sz w:val="22"/>
          <w:szCs w:val="22"/>
          <w:lang w:val="it-IT"/>
        </w:rPr>
        <w:t xml:space="preserve">2 | Covenant </w:t>
      </w:r>
      <w:r w:rsidR="00C21A07">
        <w:rPr>
          <w:rFonts w:ascii="Calibri Light" w:hAnsi="Calibri Light" w:cs="Calibri Light"/>
          <w:sz w:val="22"/>
          <w:szCs w:val="22"/>
          <w:lang w:val="it-IT"/>
        </w:rPr>
        <w:t>C</w:t>
      </w:r>
      <w:r w:rsidRPr="008E01C5">
        <w:rPr>
          <w:rFonts w:ascii="Calibri Light" w:hAnsi="Calibri Light" w:cs="Calibri Light"/>
          <w:sz w:val="22"/>
          <w:szCs w:val="22"/>
          <w:lang w:val="it-IT"/>
        </w:rPr>
        <w:t>4”)</w:t>
      </w:r>
    </w:p>
    <w:p w14:paraId="3C28BA04"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Pulsante Torna Dashboard:</w:t>
      </w:r>
      <w:r w:rsidRPr="008E01C5">
        <w:rPr>
          <w:rFonts w:ascii="Calibri Light" w:hAnsi="Calibri Light" w:cs="Calibri Light"/>
          <w:sz w:val="22"/>
          <w:szCs w:val="22"/>
          <w:lang w:val="it-IT"/>
        </w:rPr>
        <w:t xml:space="preserve"> Un pulsante “Torna alla dashboard” che consente di tornare alla pratica principale</w:t>
      </w:r>
    </w:p>
    <w:p w14:paraId="017511A9" w14:textId="23DDA161"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Sezione Stato Avanzamento:</w:t>
      </w:r>
      <w:r w:rsidRPr="008E01C5">
        <w:rPr>
          <w:rFonts w:ascii="Calibri Light" w:hAnsi="Calibri Light" w:cs="Calibri Light"/>
          <w:sz w:val="22"/>
          <w:szCs w:val="22"/>
          <w:lang w:val="it-IT"/>
        </w:rPr>
        <w:t xml:space="preserve"> Una card che mostra: - </w:t>
      </w:r>
      <w:r w:rsidRPr="008E01C5">
        <w:rPr>
          <w:rFonts w:ascii="Calibri Light" w:hAnsi="Calibri Light" w:cs="Calibri Light"/>
          <w:b/>
          <w:sz w:val="22"/>
          <w:szCs w:val="22"/>
          <w:lang w:val="it-IT"/>
        </w:rPr>
        <w:t>Tipologia Covenant:</w:t>
      </w:r>
      <w:r w:rsidRPr="008E01C5">
        <w:rPr>
          <w:rFonts w:ascii="Calibri Light" w:hAnsi="Calibri Light" w:cs="Calibri Light"/>
          <w:sz w:val="22"/>
          <w:szCs w:val="22"/>
          <w:lang w:val="it-IT"/>
        </w:rPr>
        <w:t xml:space="preserve"> Il tipo di covenant (es. “Loan to Value”) - </w:t>
      </w:r>
      <w:r w:rsidRPr="008E01C5">
        <w:rPr>
          <w:rFonts w:ascii="Calibri Light" w:hAnsi="Calibri Light" w:cs="Calibri Light"/>
          <w:b/>
          <w:sz w:val="22"/>
          <w:szCs w:val="22"/>
          <w:lang w:val="it-IT"/>
        </w:rPr>
        <w:t>Valore limite covenant:</w:t>
      </w:r>
      <w:r w:rsidRPr="008E01C5">
        <w:rPr>
          <w:rFonts w:ascii="Calibri Light" w:hAnsi="Calibri Light" w:cs="Calibri Light"/>
          <w:sz w:val="22"/>
          <w:szCs w:val="22"/>
          <w:lang w:val="it-IT"/>
        </w:rPr>
        <w:t xml:space="preserve"> Il valore limite (es. “&lt; 70”) - </w:t>
      </w:r>
      <w:r w:rsidRPr="008E01C5">
        <w:rPr>
          <w:rFonts w:ascii="Calibri Light" w:hAnsi="Calibri Light" w:cs="Calibri Light"/>
          <w:b/>
          <w:sz w:val="22"/>
          <w:szCs w:val="22"/>
          <w:lang w:val="it-IT"/>
        </w:rPr>
        <w:t>Covenant Variabile:</w:t>
      </w:r>
      <w:r w:rsidRPr="008E01C5">
        <w:rPr>
          <w:rFonts w:ascii="Calibri Light" w:hAnsi="Calibri Light" w:cs="Calibri Light"/>
          <w:sz w:val="22"/>
          <w:szCs w:val="22"/>
          <w:lang w:val="it-IT"/>
        </w:rPr>
        <w:t xml:space="preserve"> Se il covenant è variabile (SI/NO) </w:t>
      </w:r>
      <w:del w:id="500" w:author="Boles, Giorgio" w:date="2026-04-24T18:11:00Z" w16du:dateUtc="2026-04-24T16:11:00Z">
        <w:r w:rsidRPr="008E01C5" w:rsidDel="00B23C03">
          <w:rPr>
            <w:rFonts w:ascii="Calibri Light" w:hAnsi="Calibri Light" w:cs="Calibri Light"/>
            <w:sz w:val="22"/>
            <w:szCs w:val="22"/>
            <w:lang w:val="it-IT"/>
          </w:rPr>
          <w:delText>-</w:delText>
        </w:r>
      </w:del>
      <w:ins w:id="501" w:author="Boles, Giorgio" w:date="2026-04-24T18:11:00Z" w16du:dateUtc="2026-04-24T16:11:00Z">
        <w:r w:rsidR="00B23C03">
          <w:rPr>
            <w:rFonts w:ascii="Calibri Light" w:hAnsi="Calibri Light" w:cs="Calibri Light"/>
            <w:sz w:val="22"/>
            <w:szCs w:val="22"/>
            <w:lang w:val="it-IT"/>
          </w:rPr>
          <w:t>–</w:t>
        </w:r>
      </w:ins>
      <w:r w:rsidRPr="008E01C5">
        <w:rPr>
          <w:rFonts w:ascii="Calibri Light" w:hAnsi="Calibri Light" w:cs="Calibri Light"/>
          <w:sz w:val="22"/>
          <w:szCs w:val="22"/>
          <w:lang w:val="it-IT"/>
        </w:rPr>
        <w:t xml:space="preserve"> </w:t>
      </w:r>
      <w:ins w:id="502" w:author="Boles, Giorgio" w:date="2026-04-24T18:11:00Z" w16du:dateUtc="2026-04-24T16:11:00Z">
        <w:r w:rsidR="00B23C03" w:rsidRPr="00B90B4A">
          <w:rPr>
            <w:rFonts w:ascii="Calibri Light" w:hAnsi="Calibri Light" w:cs="Calibri Light"/>
            <w:b/>
            <w:bCs/>
            <w:sz w:val="22"/>
            <w:szCs w:val="22"/>
            <w:lang w:val="it-IT"/>
            <w:rPrChange w:id="503" w:author="Boles, Giorgio" w:date="2026-04-24T18:11:00Z" w16du:dateUtc="2026-04-24T16:11:00Z">
              <w:rPr>
                <w:rFonts w:ascii="Calibri Light" w:hAnsi="Calibri Light" w:cs="Calibri Light"/>
                <w:sz w:val="22"/>
                <w:szCs w:val="22"/>
                <w:lang w:val="it-IT"/>
              </w:rPr>
            </w:rPrChange>
          </w:rPr>
          <w:t>Note</w:t>
        </w:r>
        <w:r w:rsidR="00B23C03">
          <w:rPr>
            <w:rFonts w:ascii="Calibri Light" w:hAnsi="Calibri Light" w:cs="Calibri Light"/>
            <w:sz w:val="22"/>
            <w:szCs w:val="22"/>
            <w:lang w:val="it-IT"/>
          </w:rPr>
          <w:t xml:space="preserve"> - </w:t>
        </w:r>
      </w:ins>
      <w:r w:rsidRPr="00C97C47">
        <w:rPr>
          <w:rFonts w:ascii="Calibri Light" w:hAnsi="Calibri Light" w:cs="Calibri Light"/>
          <w:b/>
          <w:sz w:val="22"/>
          <w:szCs w:val="22"/>
          <w:lang w:val="it-IT"/>
        </w:rPr>
        <w:t>Monitoraggi da svolgere:</w:t>
      </w:r>
      <w:r w:rsidRPr="00C97C47">
        <w:rPr>
          <w:rFonts w:ascii="Calibri Light" w:hAnsi="Calibri Light" w:cs="Calibri Light"/>
          <w:sz w:val="22"/>
          <w:szCs w:val="22"/>
          <w:lang w:val="it-IT"/>
        </w:rPr>
        <w:t xml:space="preserve"> Il numero di monitoraggi ancora da completare (es. “5/8”)</w:t>
      </w:r>
    </w:p>
    <w:p w14:paraId="0333360C" w14:textId="5B755C9D"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Indicatori Circolari</w:t>
      </w:r>
      <w:r w:rsidR="00353370">
        <w:rPr>
          <w:rFonts w:ascii="Calibri Light" w:hAnsi="Calibri Light" w:cs="Calibri Light"/>
          <w:b/>
          <w:sz w:val="22"/>
          <w:szCs w:val="22"/>
          <w:lang w:val="it-IT"/>
        </w:rPr>
        <w:t>/Semaforo</w:t>
      </w:r>
      <w:r w:rsidRPr="008E01C5">
        <w:rPr>
          <w:rFonts w:ascii="Calibri Light" w:hAnsi="Calibri Light" w:cs="Calibri Light"/>
          <w:b/>
          <w:sz w:val="22"/>
          <w:szCs w:val="22"/>
          <w:lang w:val="it-IT"/>
        </w:rPr>
        <w:t>:</w:t>
      </w:r>
      <w:r w:rsidRPr="008E01C5">
        <w:rPr>
          <w:rFonts w:ascii="Calibri Light" w:hAnsi="Calibri Light" w:cs="Calibri Light"/>
          <w:sz w:val="22"/>
          <w:szCs w:val="22"/>
          <w:lang w:val="it-IT"/>
        </w:rPr>
        <w:t xml:space="preserve"> Tre indicatori circolari colorati che mostrano il conteggio dei monitoraggi per stato: - Verde (</w:t>
      </w:r>
      <w:r w:rsidRPr="008E01C5">
        <w:rPr>
          <w:rFonts w:ascii="Calibri Light" w:hAnsi="Calibri Light" w:cs="Calibri Light"/>
          <w:color w:val="00B050"/>
          <w:sz w:val="22"/>
          <w:szCs w:val="22"/>
          <w:lang w:val="it-IT"/>
        </w:rPr>
        <w:t>●</w:t>
      </w:r>
      <w:r w:rsidRPr="008E01C5">
        <w:rPr>
          <w:rFonts w:ascii="Calibri Light" w:hAnsi="Calibri Light" w:cs="Calibri Light"/>
          <w:sz w:val="22"/>
          <w:szCs w:val="22"/>
          <w:lang w:val="it-IT"/>
        </w:rPr>
        <w:t xml:space="preserve">) con numero di </w:t>
      </w:r>
      <w:r w:rsidR="00C21A07">
        <w:rPr>
          <w:rFonts w:ascii="Calibri Light" w:hAnsi="Calibri Light" w:cs="Calibri Light"/>
          <w:sz w:val="22"/>
          <w:szCs w:val="22"/>
          <w:lang w:val="it-IT"/>
        </w:rPr>
        <w:t xml:space="preserve">eventi di </w:t>
      </w:r>
      <w:r w:rsidRPr="008E01C5">
        <w:rPr>
          <w:rFonts w:ascii="Calibri Light" w:hAnsi="Calibri Light" w:cs="Calibri Light"/>
          <w:sz w:val="22"/>
          <w:szCs w:val="22"/>
          <w:lang w:val="it-IT"/>
        </w:rPr>
        <w:t>monitoraggi OK - Giallo (</w:t>
      </w:r>
      <w:r w:rsidRPr="008E01C5">
        <w:rPr>
          <w:rFonts w:ascii="Calibri Light" w:hAnsi="Calibri Light" w:cs="Calibri Light"/>
          <w:color w:val="FFC000"/>
          <w:sz w:val="22"/>
          <w:szCs w:val="22"/>
          <w:lang w:val="it-IT"/>
        </w:rPr>
        <w:t>●</w:t>
      </w:r>
      <w:r w:rsidRPr="008E01C5">
        <w:rPr>
          <w:rFonts w:ascii="Calibri Light" w:hAnsi="Calibri Light" w:cs="Calibri Light"/>
          <w:sz w:val="22"/>
          <w:szCs w:val="22"/>
          <w:lang w:val="it-IT"/>
        </w:rPr>
        <w:t xml:space="preserve">) con numero di </w:t>
      </w:r>
      <w:r w:rsidR="00C21A07">
        <w:rPr>
          <w:rFonts w:ascii="Calibri Light" w:hAnsi="Calibri Light" w:cs="Calibri Light"/>
          <w:sz w:val="22"/>
          <w:szCs w:val="22"/>
          <w:lang w:val="it-IT"/>
        </w:rPr>
        <w:t xml:space="preserve">eventi di </w:t>
      </w:r>
      <w:r w:rsidRPr="008E01C5">
        <w:rPr>
          <w:rFonts w:ascii="Calibri Light" w:hAnsi="Calibri Light" w:cs="Calibri Light"/>
          <w:sz w:val="22"/>
          <w:szCs w:val="22"/>
          <w:lang w:val="it-IT"/>
        </w:rPr>
        <w:t>monitoraggi in scadenza</w:t>
      </w:r>
      <w:r w:rsidR="0034384F">
        <w:rPr>
          <w:rFonts w:ascii="Calibri Light" w:hAnsi="Calibri Light" w:cs="Calibri Light"/>
          <w:sz w:val="22"/>
          <w:szCs w:val="22"/>
          <w:lang w:val="it-IT"/>
        </w:rPr>
        <w:t>/da attenzionare</w:t>
      </w:r>
      <w:r w:rsidRPr="008E01C5">
        <w:rPr>
          <w:rFonts w:ascii="Calibri Light" w:hAnsi="Calibri Light" w:cs="Calibri Light"/>
          <w:sz w:val="22"/>
          <w:szCs w:val="22"/>
          <w:lang w:val="it-IT"/>
        </w:rPr>
        <w:t xml:space="preserve"> - Rosso (</w:t>
      </w:r>
      <w:r w:rsidRPr="008E01C5">
        <w:rPr>
          <w:rFonts w:ascii="Calibri Light" w:hAnsi="Calibri Light" w:cs="Calibri Light"/>
          <w:color w:val="C00000"/>
          <w:sz w:val="22"/>
          <w:szCs w:val="22"/>
          <w:lang w:val="it-IT"/>
        </w:rPr>
        <w:t>●</w:t>
      </w:r>
      <w:r w:rsidRPr="008E01C5">
        <w:rPr>
          <w:rFonts w:ascii="Calibri Light" w:hAnsi="Calibri Light" w:cs="Calibri Light"/>
          <w:sz w:val="22"/>
          <w:szCs w:val="22"/>
          <w:lang w:val="it-IT"/>
        </w:rPr>
        <w:t xml:space="preserve">) con numero di </w:t>
      </w:r>
      <w:r w:rsidR="00C21A07">
        <w:rPr>
          <w:rFonts w:ascii="Calibri Light" w:hAnsi="Calibri Light" w:cs="Calibri Light"/>
          <w:sz w:val="22"/>
          <w:szCs w:val="22"/>
          <w:lang w:val="it-IT"/>
        </w:rPr>
        <w:t xml:space="preserve">eventi di </w:t>
      </w:r>
      <w:r w:rsidRPr="008E01C5">
        <w:rPr>
          <w:rFonts w:ascii="Calibri Light" w:hAnsi="Calibri Light" w:cs="Calibri Light"/>
          <w:sz w:val="22"/>
          <w:szCs w:val="22"/>
          <w:lang w:val="it-IT"/>
        </w:rPr>
        <w:t>monitoraggi scaduti/fuori soglia</w:t>
      </w:r>
    </w:p>
    <w:p w14:paraId="5EAD1FEF"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Sezione Scadenziere Monitoraggi:</w:t>
      </w:r>
      <w:r w:rsidRPr="008E01C5">
        <w:rPr>
          <w:rFonts w:ascii="Calibri Light" w:hAnsi="Calibri Light" w:cs="Calibri Light"/>
          <w:sz w:val="22"/>
          <w:szCs w:val="22"/>
          <w:lang w:val="it-IT"/>
        </w:rPr>
        <w:t xml:space="preserve"> Una tabella completa che mostra tutti gli eventi di monitoraggio del covenant, con colonne: </w:t>
      </w:r>
    </w:p>
    <w:p w14:paraId="32AEF44B" w14:textId="7515ABA4" w:rsidR="008E01C5" w:rsidRPr="008E01C5" w:rsidRDefault="008E01C5" w:rsidP="00DA6969">
      <w:pPr>
        <w:pStyle w:val="BodyText"/>
        <w:numPr>
          <w:ilvl w:val="0"/>
          <w:numId w:val="9"/>
        </w:numPr>
        <w:rPr>
          <w:rFonts w:ascii="Calibri Light" w:hAnsi="Calibri Light" w:cs="Calibri Light"/>
          <w:sz w:val="22"/>
          <w:szCs w:val="22"/>
          <w:lang w:val="it-IT"/>
        </w:rPr>
      </w:pPr>
      <w:r w:rsidRPr="008E01C5">
        <w:rPr>
          <w:rFonts w:ascii="Calibri Light" w:hAnsi="Calibri Light" w:cs="Calibri Light"/>
          <w:b/>
          <w:sz w:val="22"/>
          <w:szCs w:val="22"/>
          <w:lang w:val="it-IT"/>
        </w:rPr>
        <w:t>ID Evento di Monitoraggi</w:t>
      </w:r>
      <w:r w:rsidR="00C21A07">
        <w:rPr>
          <w:rFonts w:ascii="Calibri Light" w:hAnsi="Calibri Light" w:cs="Calibri Light"/>
          <w:b/>
          <w:sz w:val="22"/>
          <w:szCs w:val="22"/>
          <w:lang w:val="it-IT"/>
        </w:rPr>
        <w:t>o</w:t>
      </w:r>
      <w:r w:rsidRPr="008E01C5">
        <w:rPr>
          <w:rFonts w:ascii="Calibri Light" w:hAnsi="Calibri Light" w:cs="Calibri Light"/>
          <w:sz w:val="22"/>
          <w:szCs w:val="22"/>
          <w:lang w:val="it-IT"/>
        </w:rPr>
        <w:t xml:space="preserve"> </w:t>
      </w:r>
    </w:p>
    <w:p w14:paraId="7CDEB204" w14:textId="77777777" w:rsidR="008E01C5" w:rsidRPr="008E01C5" w:rsidRDefault="008E01C5" w:rsidP="00DA6969">
      <w:pPr>
        <w:pStyle w:val="BodyText"/>
        <w:numPr>
          <w:ilvl w:val="0"/>
          <w:numId w:val="9"/>
        </w:numPr>
        <w:rPr>
          <w:rFonts w:ascii="Calibri Light" w:hAnsi="Calibri Light" w:cs="Calibri Light"/>
          <w:sz w:val="22"/>
          <w:szCs w:val="22"/>
          <w:lang w:val="it-IT"/>
        </w:rPr>
      </w:pPr>
      <w:r w:rsidRPr="008E01C5">
        <w:rPr>
          <w:rFonts w:ascii="Calibri Light" w:hAnsi="Calibri Light" w:cs="Calibri Light"/>
          <w:b/>
          <w:sz w:val="22"/>
          <w:szCs w:val="22"/>
          <w:lang w:val="it-IT"/>
        </w:rPr>
        <w:t>Data di riferimento</w:t>
      </w:r>
      <w:r w:rsidRPr="008E01C5">
        <w:rPr>
          <w:rFonts w:ascii="Calibri Light" w:hAnsi="Calibri Light" w:cs="Calibri Light"/>
          <w:sz w:val="22"/>
          <w:szCs w:val="22"/>
          <w:lang w:val="it-IT"/>
        </w:rPr>
        <w:t xml:space="preserve"> </w:t>
      </w:r>
    </w:p>
    <w:p w14:paraId="06603C51" w14:textId="11FB68FB" w:rsidR="008E01C5" w:rsidRPr="008E01C5" w:rsidRDefault="008E01C5" w:rsidP="00DA6969">
      <w:pPr>
        <w:pStyle w:val="BodyText"/>
        <w:numPr>
          <w:ilvl w:val="0"/>
          <w:numId w:val="9"/>
        </w:numPr>
        <w:rPr>
          <w:rFonts w:ascii="Calibri Light" w:hAnsi="Calibri Light" w:cs="Calibri Light"/>
          <w:sz w:val="22"/>
          <w:szCs w:val="22"/>
          <w:lang w:val="it-IT"/>
        </w:rPr>
      </w:pPr>
      <w:r w:rsidRPr="008E01C5">
        <w:rPr>
          <w:rFonts w:ascii="Calibri Light" w:hAnsi="Calibri Light" w:cs="Calibri Light"/>
          <w:b/>
          <w:sz w:val="22"/>
          <w:szCs w:val="22"/>
          <w:lang w:val="it-IT"/>
        </w:rPr>
        <w:t>Scadenza monitoraggi</w:t>
      </w:r>
      <w:r w:rsidR="00920DAE">
        <w:rPr>
          <w:rFonts w:ascii="Calibri Light" w:hAnsi="Calibri Light" w:cs="Calibri Light"/>
          <w:b/>
          <w:sz w:val="22"/>
          <w:szCs w:val="22"/>
          <w:lang w:val="it-IT"/>
        </w:rPr>
        <w:t>o</w:t>
      </w:r>
      <w:r w:rsidRPr="008E01C5">
        <w:rPr>
          <w:rFonts w:ascii="Calibri Light" w:hAnsi="Calibri Light" w:cs="Calibri Light"/>
          <w:sz w:val="22"/>
          <w:szCs w:val="22"/>
          <w:lang w:val="it-IT"/>
        </w:rPr>
        <w:t xml:space="preserve"> </w:t>
      </w:r>
    </w:p>
    <w:p w14:paraId="34F6A274" w14:textId="0C63F589" w:rsidR="008E01C5" w:rsidRPr="008E01C5" w:rsidRDefault="008E01C5" w:rsidP="00DA6969">
      <w:pPr>
        <w:pStyle w:val="BodyText"/>
        <w:numPr>
          <w:ilvl w:val="0"/>
          <w:numId w:val="9"/>
        </w:numPr>
        <w:rPr>
          <w:rFonts w:ascii="Calibri Light" w:hAnsi="Calibri Light" w:cs="Calibri Light"/>
          <w:sz w:val="22"/>
          <w:szCs w:val="22"/>
          <w:lang w:val="it-IT"/>
        </w:rPr>
      </w:pPr>
      <w:r w:rsidRPr="008E01C5">
        <w:rPr>
          <w:rFonts w:ascii="Calibri Light" w:hAnsi="Calibri Light" w:cs="Calibri Light"/>
          <w:b/>
          <w:sz w:val="22"/>
          <w:szCs w:val="22"/>
          <w:lang w:val="it-IT"/>
        </w:rPr>
        <w:t>Giorni al prossimo monitoraggi</w:t>
      </w:r>
      <w:r w:rsidR="00920DAE">
        <w:rPr>
          <w:rFonts w:ascii="Calibri Light" w:hAnsi="Calibri Light" w:cs="Calibri Light"/>
          <w:b/>
          <w:sz w:val="22"/>
          <w:szCs w:val="22"/>
          <w:lang w:val="it-IT"/>
        </w:rPr>
        <w:t>o</w:t>
      </w:r>
      <w:r w:rsidR="00EB6653">
        <w:rPr>
          <w:rFonts w:ascii="Calibri Light" w:hAnsi="Calibri Light" w:cs="Calibri Light"/>
          <w:b/>
          <w:sz w:val="22"/>
          <w:szCs w:val="22"/>
          <w:lang w:val="it-IT"/>
        </w:rPr>
        <w:t xml:space="preserve"> </w:t>
      </w:r>
      <w:r w:rsidR="00EB6653">
        <w:rPr>
          <w:rFonts w:ascii="Calibri Light" w:hAnsi="Calibri Light" w:cs="Calibri Light"/>
          <w:bCs/>
          <w:sz w:val="22"/>
          <w:szCs w:val="22"/>
          <w:lang w:val="it-IT"/>
        </w:rPr>
        <w:t>[calcolata c</w:t>
      </w:r>
      <w:r w:rsidR="00BE6A2C">
        <w:rPr>
          <w:rFonts w:ascii="Calibri Light" w:hAnsi="Calibri Light" w:cs="Calibri Light"/>
          <w:bCs/>
          <w:sz w:val="22"/>
          <w:szCs w:val="22"/>
          <w:lang w:val="it-IT"/>
        </w:rPr>
        <w:t>ome differenza tra il giorno corrente e la “Scadenza Monitoraggio”]</w:t>
      </w:r>
      <w:r w:rsidRPr="008E01C5">
        <w:rPr>
          <w:rFonts w:ascii="Calibri Light" w:hAnsi="Calibri Light" w:cs="Calibri Light"/>
          <w:sz w:val="22"/>
          <w:szCs w:val="22"/>
          <w:lang w:val="it-IT"/>
        </w:rPr>
        <w:t xml:space="preserve"> </w:t>
      </w:r>
    </w:p>
    <w:p w14:paraId="74C30A5D" w14:textId="3FB40CAE" w:rsidR="008E01C5" w:rsidRPr="008E01C5" w:rsidRDefault="008E01C5" w:rsidP="00DA6969">
      <w:pPr>
        <w:pStyle w:val="BodyText"/>
        <w:numPr>
          <w:ilvl w:val="0"/>
          <w:numId w:val="9"/>
        </w:numPr>
        <w:rPr>
          <w:rFonts w:ascii="Calibri Light" w:hAnsi="Calibri Light" w:cs="Calibri Light"/>
          <w:sz w:val="22"/>
          <w:szCs w:val="22"/>
          <w:lang w:val="it-IT"/>
        </w:rPr>
      </w:pPr>
      <w:r w:rsidRPr="008E01C5">
        <w:rPr>
          <w:rFonts w:ascii="Calibri Light" w:hAnsi="Calibri Light" w:cs="Calibri Light"/>
          <w:b/>
          <w:sz w:val="22"/>
          <w:szCs w:val="22"/>
          <w:lang w:val="it-IT"/>
        </w:rPr>
        <w:t>Data avvenuto monitoraggi</w:t>
      </w:r>
      <w:r w:rsidRPr="00BE6A2C">
        <w:rPr>
          <w:rFonts w:ascii="Calibri Light" w:hAnsi="Calibri Light" w:cs="Calibri Light"/>
          <w:b/>
          <w:bCs/>
          <w:sz w:val="22"/>
          <w:szCs w:val="22"/>
          <w:lang w:val="it-IT"/>
        </w:rPr>
        <w:t>o</w:t>
      </w:r>
      <w:r w:rsidR="00BE6A2C">
        <w:rPr>
          <w:rFonts w:ascii="Calibri Light" w:hAnsi="Calibri Light" w:cs="Calibri Light"/>
          <w:sz w:val="22"/>
          <w:szCs w:val="22"/>
          <w:lang w:val="it-IT"/>
        </w:rPr>
        <w:t xml:space="preserve"> [Data in cui </w:t>
      </w:r>
      <w:r w:rsidR="00432410">
        <w:rPr>
          <w:rFonts w:ascii="Calibri Light" w:hAnsi="Calibri Light" w:cs="Calibri Light"/>
          <w:sz w:val="22"/>
          <w:szCs w:val="22"/>
          <w:lang w:val="it-IT"/>
        </w:rPr>
        <w:t xml:space="preserve">Deloitte preme il pulsante “Concludi Assegnazione” </w:t>
      </w:r>
      <w:r w:rsidR="001E3EE0">
        <w:rPr>
          <w:rFonts w:ascii="Calibri Light" w:hAnsi="Calibri Light" w:cs="Calibri Light"/>
          <w:sz w:val="22"/>
          <w:szCs w:val="22"/>
          <w:lang w:val="it-IT"/>
        </w:rPr>
        <w:t>per l’evento di moitoraggio]</w:t>
      </w:r>
      <w:r w:rsidR="00BE6A2C">
        <w:rPr>
          <w:rFonts w:ascii="Calibri Light" w:hAnsi="Calibri Light" w:cs="Calibri Light"/>
          <w:sz w:val="22"/>
          <w:szCs w:val="22"/>
          <w:lang w:val="it-IT"/>
        </w:rPr>
        <w:t xml:space="preserve"> </w:t>
      </w:r>
    </w:p>
    <w:p w14:paraId="797183E6" w14:textId="77777777" w:rsidR="008E01C5" w:rsidRPr="008E01C5" w:rsidRDefault="008E01C5" w:rsidP="00DA6969">
      <w:pPr>
        <w:pStyle w:val="BodyText"/>
        <w:numPr>
          <w:ilvl w:val="0"/>
          <w:numId w:val="9"/>
        </w:numPr>
        <w:rPr>
          <w:rFonts w:ascii="Calibri Light" w:hAnsi="Calibri Light" w:cs="Calibri Light"/>
          <w:sz w:val="22"/>
          <w:szCs w:val="22"/>
          <w:lang w:val="it-IT"/>
        </w:rPr>
      </w:pPr>
      <w:r w:rsidRPr="008E01C5">
        <w:rPr>
          <w:rFonts w:ascii="Calibri Light" w:hAnsi="Calibri Light" w:cs="Calibri Light"/>
          <w:b/>
          <w:sz w:val="22"/>
          <w:szCs w:val="22"/>
          <w:lang w:val="it-IT"/>
        </w:rPr>
        <w:t>Segno Valore Limite</w:t>
      </w:r>
      <w:r w:rsidRPr="008E01C5">
        <w:rPr>
          <w:rFonts w:ascii="Calibri Light" w:hAnsi="Calibri Light" w:cs="Calibri Light"/>
          <w:sz w:val="22"/>
          <w:szCs w:val="22"/>
          <w:lang w:val="it-IT"/>
        </w:rPr>
        <w:t xml:space="preserve"> </w:t>
      </w:r>
    </w:p>
    <w:p w14:paraId="12DE00F9" w14:textId="77777777" w:rsidR="008E01C5" w:rsidRPr="008E01C5" w:rsidRDefault="008E01C5" w:rsidP="00DA6969">
      <w:pPr>
        <w:pStyle w:val="BodyText"/>
        <w:numPr>
          <w:ilvl w:val="0"/>
          <w:numId w:val="9"/>
        </w:numPr>
        <w:rPr>
          <w:rFonts w:ascii="Calibri Light" w:hAnsi="Calibri Light" w:cs="Calibri Light"/>
          <w:sz w:val="22"/>
          <w:szCs w:val="22"/>
          <w:lang w:val="it-IT"/>
        </w:rPr>
      </w:pPr>
      <w:r w:rsidRPr="008E01C5">
        <w:rPr>
          <w:rFonts w:ascii="Calibri Light" w:hAnsi="Calibri Light" w:cs="Calibri Light"/>
          <w:b/>
          <w:sz w:val="22"/>
          <w:szCs w:val="22"/>
          <w:lang w:val="it-IT"/>
        </w:rPr>
        <w:t>Valore limite</w:t>
      </w:r>
      <w:r w:rsidRPr="008E01C5">
        <w:rPr>
          <w:rFonts w:ascii="Calibri Light" w:hAnsi="Calibri Light" w:cs="Calibri Light"/>
          <w:sz w:val="22"/>
          <w:szCs w:val="22"/>
          <w:lang w:val="it-IT"/>
        </w:rPr>
        <w:t xml:space="preserve"> </w:t>
      </w:r>
    </w:p>
    <w:p w14:paraId="69D81204" w14:textId="13B738F9" w:rsidR="008E01C5" w:rsidRPr="008E01C5" w:rsidRDefault="008E01C5" w:rsidP="00DA6969">
      <w:pPr>
        <w:pStyle w:val="BodyText"/>
        <w:numPr>
          <w:ilvl w:val="0"/>
          <w:numId w:val="9"/>
        </w:numPr>
        <w:rPr>
          <w:rFonts w:ascii="Calibri Light" w:hAnsi="Calibri Light" w:cs="Calibri Light"/>
          <w:sz w:val="22"/>
          <w:szCs w:val="22"/>
          <w:lang w:val="it-IT"/>
        </w:rPr>
      </w:pPr>
      <w:r w:rsidRPr="008E01C5">
        <w:rPr>
          <w:rFonts w:ascii="Calibri Light" w:hAnsi="Calibri Light" w:cs="Calibri Light"/>
          <w:b/>
          <w:sz w:val="22"/>
          <w:szCs w:val="22"/>
          <w:lang w:val="it-IT"/>
        </w:rPr>
        <w:t>Valore nel momento del monitoraggi</w:t>
      </w:r>
      <w:r w:rsidR="001E3EE0">
        <w:rPr>
          <w:rFonts w:ascii="Calibri Light" w:hAnsi="Calibri Light" w:cs="Calibri Light"/>
          <w:b/>
          <w:sz w:val="22"/>
          <w:szCs w:val="22"/>
          <w:lang w:val="it-IT"/>
        </w:rPr>
        <w:t xml:space="preserve">o </w:t>
      </w:r>
      <w:r w:rsidR="001E3EE0">
        <w:rPr>
          <w:rFonts w:ascii="Calibri Light" w:hAnsi="Calibri Light" w:cs="Calibri Light"/>
          <w:bCs/>
          <w:sz w:val="22"/>
          <w:szCs w:val="22"/>
          <w:lang w:val="it-IT"/>
        </w:rPr>
        <w:t>[Valore estratto dal Compliance Certificate e associato all’evento di monitoraggio confermando l’operaz</w:t>
      </w:r>
      <w:r w:rsidR="002B557F">
        <w:rPr>
          <w:rFonts w:ascii="Calibri Light" w:hAnsi="Calibri Light" w:cs="Calibri Light"/>
          <w:bCs/>
          <w:sz w:val="22"/>
          <w:szCs w:val="22"/>
          <w:lang w:val="it-IT"/>
        </w:rPr>
        <w:t>i</w:t>
      </w:r>
      <w:r w:rsidR="001E3EE0">
        <w:rPr>
          <w:rFonts w:ascii="Calibri Light" w:hAnsi="Calibri Light" w:cs="Calibri Light"/>
          <w:bCs/>
          <w:sz w:val="22"/>
          <w:szCs w:val="22"/>
          <w:lang w:val="it-IT"/>
        </w:rPr>
        <w:t>one mediante il pulsante</w:t>
      </w:r>
      <w:r w:rsidRPr="008E01C5">
        <w:rPr>
          <w:rFonts w:ascii="Calibri Light" w:hAnsi="Calibri Light" w:cs="Calibri Light"/>
          <w:sz w:val="22"/>
          <w:szCs w:val="22"/>
          <w:lang w:val="it-IT"/>
        </w:rPr>
        <w:t xml:space="preserve"> </w:t>
      </w:r>
      <w:r w:rsidR="001E3EE0">
        <w:rPr>
          <w:rFonts w:ascii="Calibri Light" w:hAnsi="Calibri Light" w:cs="Calibri Light"/>
          <w:sz w:val="22"/>
          <w:szCs w:val="22"/>
          <w:lang w:val="it-IT"/>
        </w:rPr>
        <w:t>“Concludi Assegnazione”]</w:t>
      </w:r>
    </w:p>
    <w:p w14:paraId="2138212F" w14:textId="2D2B0CBD" w:rsidR="008E01C5" w:rsidRPr="008E01C5" w:rsidRDefault="008E01C5" w:rsidP="00DA6969">
      <w:pPr>
        <w:pStyle w:val="BodyText"/>
        <w:numPr>
          <w:ilvl w:val="0"/>
          <w:numId w:val="9"/>
        </w:numPr>
        <w:rPr>
          <w:rFonts w:ascii="Calibri Light" w:hAnsi="Calibri Light" w:cs="Calibri Light"/>
          <w:sz w:val="22"/>
          <w:szCs w:val="22"/>
          <w:lang w:val="it-IT"/>
        </w:rPr>
      </w:pPr>
      <w:r w:rsidRPr="008E01C5">
        <w:rPr>
          <w:rFonts w:ascii="Calibri Light" w:hAnsi="Calibri Light" w:cs="Calibri Light"/>
          <w:b/>
          <w:sz w:val="22"/>
          <w:szCs w:val="22"/>
          <w:lang w:val="it-IT"/>
        </w:rPr>
        <w:t>Status</w:t>
      </w:r>
      <w:r w:rsidRPr="008E01C5">
        <w:rPr>
          <w:rFonts w:ascii="Calibri Light" w:hAnsi="Calibri Light" w:cs="Calibri Light"/>
          <w:sz w:val="22"/>
          <w:szCs w:val="22"/>
          <w:lang w:val="it-IT"/>
        </w:rPr>
        <w:t xml:space="preserve"> (con indicatore colorato)</w:t>
      </w:r>
      <w:r w:rsidR="00380297">
        <w:rPr>
          <w:rFonts w:ascii="Calibri Light" w:hAnsi="Calibri Light" w:cs="Calibri Light"/>
          <w:sz w:val="22"/>
          <w:szCs w:val="22"/>
          <w:lang w:val="it-IT"/>
        </w:rPr>
        <w:t>:</w:t>
      </w:r>
    </w:p>
    <w:p w14:paraId="61888E68" w14:textId="77777777" w:rsidR="00380297" w:rsidRPr="008E01C5" w:rsidRDefault="00380297" w:rsidP="00380297">
      <w:pPr>
        <w:pStyle w:val="BodyText"/>
        <w:numPr>
          <w:ilvl w:val="1"/>
          <w:numId w:val="33"/>
        </w:numPr>
        <w:rPr>
          <w:rFonts w:ascii="Calibri Light" w:hAnsi="Calibri Light" w:cs="Calibri Light"/>
          <w:sz w:val="22"/>
          <w:szCs w:val="22"/>
          <w:lang w:val="it-IT"/>
        </w:rPr>
      </w:pPr>
      <w:r w:rsidRPr="00380297">
        <w:rPr>
          <w:rFonts w:ascii="Calibri Light" w:hAnsi="Calibri Light" w:cs="Calibri Light"/>
          <w:b/>
          <w:bCs/>
          <w:sz w:val="22"/>
          <w:szCs w:val="22"/>
          <w:lang w:val="it-IT"/>
        </w:rPr>
        <w:t>Green – Monitoraggio Ok</w:t>
      </w:r>
      <w:r>
        <w:rPr>
          <w:rFonts w:ascii="Calibri Light" w:hAnsi="Calibri Light" w:cs="Calibri Light"/>
          <w:sz w:val="22"/>
          <w:szCs w:val="22"/>
          <w:lang w:val="it-IT"/>
        </w:rPr>
        <w:t xml:space="preserve"> -</w:t>
      </w:r>
      <w:r w:rsidRPr="000701D2">
        <w:rPr>
          <w:lang w:val="it-IT"/>
        </w:rPr>
        <w:t xml:space="preserve"> </w:t>
      </w:r>
      <w:r w:rsidRPr="000701D2">
        <w:rPr>
          <w:rFonts w:ascii="Calibri Light" w:hAnsi="Calibri Light" w:cs="Calibri Light"/>
          <w:sz w:val="22"/>
          <w:szCs w:val="22"/>
          <w:lang w:val="it-IT"/>
        </w:rPr>
        <w:t>Valore Covenant in linea alle regole estratte dal CdF (se il documento raccolto dopo la scadenza il check sullo stato viene fatto solo su valore soglia)</w:t>
      </w:r>
    </w:p>
    <w:p w14:paraId="4ECC0DB6" w14:textId="22C50324" w:rsidR="00380297" w:rsidRDefault="00380297" w:rsidP="00380297">
      <w:pPr>
        <w:pStyle w:val="BodyText"/>
        <w:numPr>
          <w:ilvl w:val="1"/>
          <w:numId w:val="33"/>
        </w:numPr>
        <w:rPr>
          <w:rFonts w:ascii="Calibri Light" w:hAnsi="Calibri Light" w:cs="Calibri Light"/>
          <w:sz w:val="22"/>
          <w:szCs w:val="22"/>
          <w:lang w:val="it-IT"/>
        </w:rPr>
      </w:pPr>
      <w:r w:rsidRPr="00303099">
        <w:rPr>
          <w:rFonts w:ascii="Calibri Light" w:hAnsi="Calibri Light" w:cs="Calibri Light"/>
          <w:b/>
          <w:bCs/>
          <w:sz w:val="22"/>
          <w:szCs w:val="22"/>
          <w:lang w:val="it-IT"/>
        </w:rPr>
        <w:t>Yellow – Monitoraggio in Scadenza</w:t>
      </w:r>
      <w:r>
        <w:rPr>
          <w:rFonts w:ascii="Calibri Light" w:hAnsi="Calibri Light" w:cs="Calibri Light"/>
          <w:sz w:val="22"/>
          <w:szCs w:val="22"/>
          <w:lang w:val="it-IT"/>
        </w:rPr>
        <w:t xml:space="preserve"> -</w:t>
      </w:r>
      <w:r w:rsidRPr="00385D51">
        <w:rPr>
          <w:lang w:val="it-IT"/>
        </w:rPr>
        <w:t xml:space="preserve"> </w:t>
      </w:r>
      <w:r w:rsidR="00F56BC0" w:rsidRPr="00523A07">
        <w:rPr>
          <w:rFonts w:ascii="Calibri Light" w:hAnsi="Calibri Light" w:cs="Calibri Light"/>
          <w:sz w:val="22"/>
          <w:szCs w:val="22"/>
          <w:lang w:val="it-IT"/>
        </w:rPr>
        <w:t>Data Scadenza Monitoraggio &lt; 7gg rispetto al Today</w:t>
      </w:r>
    </w:p>
    <w:p w14:paraId="0536E878" w14:textId="77777777" w:rsidR="00380297" w:rsidRPr="00242A34" w:rsidRDefault="00380297" w:rsidP="00380297">
      <w:pPr>
        <w:pStyle w:val="BodyText"/>
        <w:numPr>
          <w:ilvl w:val="1"/>
          <w:numId w:val="33"/>
        </w:numPr>
        <w:rPr>
          <w:rFonts w:ascii="Calibri Light" w:hAnsi="Calibri Light" w:cs="Calibri Light"/>
          <w:sz w:val="22"/>
          <w:szCs w:val="22"/>
          <w:lang w:val="it-IT"/>
        </w:rPr>
      </w:pPr>
      <w:r w:rsidRPr="00303099">
        <w:rPr>
          <w:rFonts w:ascii="Calibri Light" w:hAnsi="Calibri Light" w:cs="Calibri Light"/>
          <w:b/>
          <w:bCs/>
          <w:sz w:val="22"/>
          <w:szCs w:val="22"/>
          <w:lang w:val="it-IT"/>
        </w:rPr>
        <w:t>Yellow – Valore soglia da attenzionare</w:t>
      </w:r>
      <w:r>
        <w:rPr>
          <w:rFonts w:ascii="Calibri Light" w:hAnsi="Calibri Light" w:cs="Calibri Light"/>
          <w:sz w:val="22"/>
          <w:szCs w:val="22"/>
          <w:lang w:val="it-IT"/>
        </w:rPr>
        <w:t xml:space="preserve"> -</w:t>
      </w:r>
      <w:r w:rsidRPr="00242A34">
        <w:rPr>
          <w:rFonts w:ascii="Times New Roman" w:eastAsia="Times New Roman" w:hAnsi="Times New Roman" w:cs="Times New Roman"/>
          <w:lang w:val="it-IT" w:eastAsia="it-IT"/>
        </w:rPr>
        <w:t xml:space="preserve"> </w:t>
      </w:r>
      <w:r w:rsidRPr="00242A34">
        <w:rPr>
          <w:rFonts w:ascii="Calibri Light" w:hAnsi="Calibri Light" w:cs="Calibri Light"/>
          <w:sz w:val="22"/>
          <w:szCs w:val="22"/>
          <w:lang w:val="it-IT"/>
        </w:rPr>
        <w:t>Quando il valore per il covenant numerico ha un valore che si discosta di un 10% dalla soglia di rottura del covenant</w:t>
      </w:r>
      <w:r>
        <w:rPr>
          <w:rFonts w:ascii="Calibri Light" w:hAnsi="Calibri Light" w:cs="Calibri Light"/>
          <w:sz w:val="22"/>
          <w:szCs w:val="22"/>
          <w:lang w:val="it-IT"/>
        </w:rPr>
        <w:t xml:space="preserve"> oppure </w:t>
      </w:r>
      <w:r w:rsidRPr="00242A34">
        <w:rPr>
          <w:rFonts w:ascii="Calibri Light" w:hAnsi="Calibri Light" w:cs="Calibri Light"/>
          <w:sz w:val="22"/>
          <w:szCs w:val="22"/>
          <w:lang w:val="it-IT"/>
        </w:rPr>
        <w:t>Quando il valore per il covenant numerico ha un valore che si discosta di un 30% dalla soglia di rottura del covenant ed è differito del 40% rispetto alla rilevazione precedente (avvicinandosi al valore soglia);</w:t>
      </w:r>
    </w:p>
    <w:p w14:paraId="268105E8" w14:textId="77777777" w:rsidR="00380297" w:rsidRDefault="00380297" w:rsidP="00380297">
      <w:pPr>
        <w:pStyle w:val="BodyText"/>
        <w:numPr>
          <w:ilvl w:val="1"/>
          <w:numId w:val="33"/>
        </w:numPr>
        <w:rPr>
          <w:rFonts w:ascii="Calibri Light" w:hAnsi="Calibri Light" w:cs="Calibri Light"/>
          <w:sz w:val="22"/>
          <w:szCs w:val="22"/>
          <w:lang w:val="it-IT"/>
        </w:rPr>
      </w:pPr>
      <w:r w:rsidRPr="00303099">
        <w:rPr>
          <w:rFonts w:ascii="Calibri Light" w:hAnsi="Calibri Light" w:cs="Calibri Light"/>
          <w:b/>
          <w:bCs/>
          <w:sz w:val="22"/>
          <w:szCs w:val="22"/>
          <w:lang w:val="it-IT"/>
        </w:rPr>
        <w:t>Red – Fuori Soglia</w:t>
      </w:r>
      <w:r>
        <w:rPr>
          <w:rFonts w:ascii="Calibri Light" w:hAnsi="Calibri Light" w:cs="Calibri Light"/>
          <w:sz w:val="22"/>
          <w:szCs w:val="22"/>
          <w:lang w:val="it-IT"/>
        </w:rPr>
        <w:t xml:space="preserve"> -</w:t>
      </w:r>
      <w:r w:rsidRPr="000B70AB">
        <w:rPr>
          <w:lang w:val="it-IT"/>
        </w:rPr>
        <w:t xml:space="preserve"> </w:t>
      </w:r>
      <w:r w:rsidRPr="000B70AB">
        <w:rPr>
          <w:rFonts w:ascii="Calibri Light" w:hAnsi="Calibri Light" w:cs="Calibri Light"/>
          <w:sz w:val="22"/>
          <w:szCs w:val="22"/>
          <w:lang w:val="it-IT"/>
        </w:rPr>
        <w:t>Valore Covenant non rispetta le regole estratte dal CdF (se il documento raccolto dopo la scadenza il check sullo stato viene fatto solo su valore soglia)</w:t>
      </w:r>
    </w:p>
    <w:p w14:paraId="44433657" w14:textId="52574BE6" w:rsidR="00380297" w:rsidRPr="00380297" w:rsidRDefault="00380297" w:rsidP="00380297">
      <w:pPr>
        <w:pStyle w:val="BodyText"/>
        <w:numPr>
          <w:ilvl w:val="1"/>
          <w:numId w:val="33"/>
        </w:numPr>
        <w:rPr>
          <w:rFonts w:ascii="Calibri Light" w:hAnsi="Calibri Light" w:cs="Calibri Light"/>
          <w:sz w:val="22"/>
          <w:szCs w:val="22"/>
          <w:lang w:val="it-IT"/>
        </w:rPr>
      </w:pPr>
      <w:r w:rsidRPr="00303099">
        <w:rPr>
          <w:rFonts w:ascii="Calibri Light" w:hAnsi="Calibri Light" w:cs="Calibri Light"/>
          <w:b/>
          <w:bCs/>
          <w:sz w:val="22"/>
          <w:szCs w:val="22"/>
          <w:lang w:val="it-IT"/>
        </w:rPr>
        <w:t>Red – Monitoraggio Scaduto</w:t>
      </w:r>
      <w:r>
        <w:rPr>
          <w:rFonts w:ascii="Calibri Light" w:hAnsi="Calibri Light" w:cs="Calibri Light"/>
          <w:sz w:val="22"/>
          <w:szCs w:val="22"/>
          <w:lang w:val="it-IT"/>
        </w:rPr>
        <w:t xml:space="preserve"> - </w:t>
      </w:r>
      <w:r w:rsidRPr="00517AB4">
        <w:rPr>
          <w:rFonts w:ascii="Calibri Light" w:hAnsi="Calibri Light" w:cs="Calibri Light"/>
          <w:sz w:val="22"/>
          <w:szCs w:val="22"/>
          <w:lang w:val="it-IT"/>
        </w:rPr>
        <w:t>Data Scadenza Monitoraggio &gt; Today</w:t>
      </w:r>
    </w:p>
    <w:p w14:paraId="015DD9FA" w14:textId="77777777" w:rsidR="008E01C5" w:rsidRPr="008E01C5" w:rsidRDefault="008E01C5" w:rsidP="00DA6969">
      <w:pPr>
        <w:pStyle w:val="BodyText"/>
        <w:numPr>
          <w:ilvl w:val="0"/>
          <w:numId w:val="9"/>
        </w:numPr>
        <w:rPr>
          <w:rFonts w:ascii="Calibri Light" w:hAnsi="Calibri Light" w:cs="Calibri Light"/>
          <w:sz w:val="22"/>
          <w:szCs w:val="22"/>
          <w:lang w:val="it-IT"/>
        </w:rPr>
      </w:pPr>
      <w:r w:rsidRPr="008E01C5">
        <w:rPr>
          <w:rFonts w:ascii="Calibri Light" w:hAnsi="Calibri Light" w:cs="Calibri Light"/>
          <w:b/>
          <w:sz w:val="22"/>
          <w:szCs w:val="22"/>
          <w:lang w:val="it-IT"/>
        </w:rPr>
        <w:t>Compliance certificate</w:t>
      </w:r>
      <w:r w:rsidRPr="008E01C5">
        <w:rPr>
          <w:rFonts w:ascii="Calibri Light" w:hAnsi="Calibri Light" w:cs="Calibri Light"/>
          <w:sz w:val="22"/>
          <w:szCs w:val="22"/>
          <w:lang w:val="it-IT"/>
        </w:rPr>
        <w:t xml:space="preserve"> (con link “Download”)</w:t>
      </w:r>
    </w:p>
    <w:p w14:paraId="087FED64" w14:textId="77777777" w:rsidR="008E01C5" w:rsidRPr="008E01C5" w:rsidRDefault="008E01C5" w:rsidP="00DA6969">
      <w:pPr>
        <w:pStyle w:val="BodyText"/>
        <w:numPr>
          <w:ilvl w:val="0"/>
          <w:numId w:val="9"/>
        </w:numPr>
        <w:rPr>
          <w:rFonts w:ascii="Calibri Light" w:hAnsi="Calibri Light" w:cs="Calibri Light"/>
          <w:sz w:val="22"/>
          <w:szCs w:val="22"/>
          <w:lang w:val="it-IT"/>
        </w:rPr>
      </w:pPr>
      <w:r w:rsidRPr="008E01C5">
        <w:rPr>
          <w:rFonts w:ascii="Calibri Light" w:hAnsi="Calibri Light" w:cs="Calibri Light"/>
          <w:b/>
          <w:sz w:val="22"/>
          <w:szCs w:val="22"/>
          <w:lang w:val="it-IT"/>
        </w:rPr>
        <w:t>Azioni</w:t>
      </w:r>
      <w:r w:rsidRPr="008E01C5">
        <w:rPr>
          <w:rFonts w:ascii="Calibri Light" w:hAnsi="Calibri Light" w:cs="Calibri Light"/>
          <w:sz w:val="22"/>
          <w:szCs w:val="22"/>
          <w:lang w:val="it-IT"/>
        </w:rPr>
        <w:t xml:space="preserve"> (“Salta Monitoraggio”, “Ignora Soglia” o “Visualizza Eccezione” se il monitoraggio è già stato gestito)</w:t>
      </w:r>
    </w:p>
    <w:p w14:paraId="2EC2D731" w14:textId="343A8485" w:rsidR="008E01C5" w:rsidRPr="008E01C5" w:rsidRDefault="008E01C5" w:rsidP="00DA6969">
      <w:pPr>
        <w:pStyle w:val="BodyText"/>
        <w:numPr>
          <w:ilvl w:val="1"/>
          <w:numId w:val="9"/>
        </w:numPr>
        <w:rPr>
          <w:rFonts w:ascii="Calibri Light" w:hAnsi="Calibri Light" w:cs="Calibri Light"/>
          <w:sz w:val="22"/>
          <w:szCs w:val="22"/>
          <w:lang w:val="it-IT"/>
        </w:rPr>
      </w:pPr>
      <w:r w:rsidRPr="008E01C5">
        <w:rPr>
          <w:rFonts w:ascii="Calibri Light" w:hAnsi="Calibri Light" w:cs="Calibri Light"/>
          <w:sz w:val="22"/>
          <w:szCs w:val="22"/>
          <w:lang w:val="it-IT"/>
        </w:rPr>
        <w:t xml:space="preserve">L’azione “Salta Monitoraggio sarà presente solo per monitoraggi senza un compliance certificate e con data </w:t>
      </w:r>
      <w:r w:rsidR="000C0CEB">
        <w:rPr>
          <w:rFonts w:ascii="Calibri Light" w:hAnsi="Calibri Light" w:cs="Calibri Light"/>
          <w:sz w:val="22"/>
          <w:szCs w:val="22"/>
          <w:lang w:val="it-IT"/>
        </w:rPr>
        <w:t xml:space="preserve">di </w:t>
      </w:r>
      <w:r w:rsidRPr="008E01C5">
        <w:rPr>
          <w:rFonts w:ascii="Calibri Light" w:hAnsi="Calibri Light" w:cs="Calibri Light"/>
          <w:sz w:val="22"/>
          <w:szCs w:val="22"/>
          <w:lang w:val="it-IT"/>
        </w:rPr>
        <w:t>avvenuto monitoraggio assente e data scadenza monitoraggio nel passato</w:t>
      </w:r>
    </w:p>
    <w:p w14:paraId="03C64B2F" w14:textId="77777777" w:rsidR="008E01C5" w:rsidRPr="008E01C5" w:rsidRDefault="008E01C5" w:rsidP="00DA6969">
      <w:pPr>
        <w:pStyle w:val="BodyText"/>
        <w:numPr>
          <w:ilvl w:val="1"/>
          <w:numId w:val="9"/>
        </w:numPr>
        <w:rPr>
          <w:rFonts w:ascii="Calibri Light" w:hAnsi="Calibri Light" w:cs="Calibri Light"/>
          <w:sz w:val="22"/>
          <w:szCs w:val="22"/>
          <w:lang w:val="it-IT"/>
        </w:rPr>
      </w:pPr>
      <w:r w:rsidRPr="008E01C5">
        <w:rPr>
          <w:rFonts w:ascii="Calibri Light" w:hAnsi="Calibri Light" w:cs="Calibri Light"/>
          <w:sz w:val="22"/>
          <w:szCs w:val="22"/>
          <w:lang w:val="it-IT"/>
        </w:rPr>
        <w:t xml:space="preserve">L’azione “Ignora Soglia” sarà presente solo per monitoraggi passati la cui soglia è stata sforata </w:t>
      </w:r>
    </w:p>
    <w:p w14:paraId="434D04F5" w14:textId="7D09240C" w:rsidR="008E01C5" w:rsidRPr="008E01C5" w:rsidRDefault="008E01C5" w:rsidP="00DA6969">
      <w:pPr>
        <w:pStyle w:val="BodyText"/>
        <w:numPr>
          <w:ilvl w:val="1"/>
          <w:numId w:val="9"/>
        </w:numPr>
        <w:rPr>
          <w:rFonts w:ascii="Calibri Light" w:hAnsi="Calibri Light" w:cs="Calibri Light"/>
          <w:sz w:val="22"/>
          <w:szCs w:val="22"/>
          <w:lang w:val="it-IT"/>
        </w:rPr>
      </w:pPr>
      <w:r w:rsidRPr="008E01C5">
        <w:rPr>
          <w:rFonts w:ascii="Calibri Light" w:hAnsi="Calibri Light" w:cs="Calibri Light"/>
          <w:sz w:val="22"/>
          <w:szCs w:val="22"/>
          <w:lang w:val="it-IT"/>
        </w:rPr>
        <w:t>L’azione “Visualizza Eccezione” sarà presente solo per monitoraggi (ora verdi) che hanno registrato un</w:t>
      </w:r>
      <w:r w:rsidR="002A0BF0">
        <w:rPr>
          <w:rFonts w:ascii="Calibri Light" w:hAnsi="Calibri Light" w:cs="Calibri Light"/>
          <w:sz w:val="22"/>
          <w:szCs w:val="22"/>
          <w:lang w:val="it-IT"/>
        </w:rPr>
        <w:t>’</w:t>
      </w:r>
      <w:r w:rsidRPr="008E01C5">
        <w:rPr>
          <w:rFonts w:ascii="Calibri Light" w:hAnsi="Calibri Light" w:cs="Calibri Light"/>
          <w:sz w:val="22"/>
          <w:szCs w:val="22"/>
          <w:lang w:val="it-IT"/>
        </w:rPr>
        <w:t>eccezione gestita con il flusso dettagliato nel capitolo succes</w:t>
      </w:r>
      <w:r w:rsidR="001E5E9A">
        <w:rPr>
          <w:rFonts w:ascii="Calibri Light" w:hAnsi="Calibri Light" w:cs="Calibri Light"/>
          <w:sz w:val="22"/>
          <w:szCs w:val="22"/>
          <w:lang w:val="it-IT"/>
        </w:rPr>
        <w:t>s</w:t>
      </w:r>
      <w:r w:rsidRPr="008E01C5">
        <w:rPr>
          <w:rFonts w:ascii="Calibri Light" w:hAnsi="Calibri Light" w:cs="Calibri Light"/>
          <w:sz w:val="22"/>
          <w:szCs w:val="22"/>
          <w:lang w:val="it-IT"/>
        </w:rPr>
        <w:t>ivo</w:t>
      </w:r>
    </w:p>
    <w:p w14:paraId="7CC40B35" w14:textId="77777777" w:rsidR="008E01C5" w:rsidRPr="008E01C5" w:rsidRDefault="008E01C5" w:rsidP="008E01C5">
      <w:pPr>
        <w:pStyle w:val="BodyText"/>
        <w:rPr>
          <w:rFonts w:ascii="Calibri Light" w:hAnsi="Calibri Light" w:cs="Calibri Light"/>
          <w:sz w:val="22"/>
          <w:szCs w:val="22"/>
          <w:lang w:val="it-IT"/>
        </w:rPr>
      </w:pPr>
    </w:p>
    <w:p w14:paraId="70B24BE0" w14:textId="0F20AB15" w:rsidR="008E01C5" w:rsidRPr="008E01C5" w:rsidRDefault="008E01C5" w:rsidP="008E01C5">
      <w:pPr>
        <w:pStyle w:val="Heading3"/>
        <w:rPr>
          <w:rFonts w:ascii="Calibri Light" w:hAnsi="Calibri Light" w:cs="Calibri Light"/>
          <w:sz w:val="22"/>
          <w:szCs w:val="22"/>
          <w:lang w:val="it-IT"/>
        </w:rPr>
      </w:pPr>
      <w:bookmarkStart w:id="504" w:name="_Toc227849758"/>
      <w:r w:rsidRPr="008E01C5">
        <w:rPr>
          <w:rFonts w:ascii="Calibri Light" w:hAnsi="Calibri Light" w:cs="Calibri Light"/>
          <w:sz w:val="22"/>
          <w:szCs w:val="22"/>
          <w:lang w:val="it-IT"/>
        </w:rPr>
        <w:t>3.</w:t>
      </w:r>
      <w:r w:rsidR="00556642">
        <w:rPr>
          <w:rFonts w:ascii="Calibri Light" w:hAnsi="Calibri Light" w:cs="Calibri Light"/>
          <w:sz w:val="22"/>
          <w:szCs w:val="22"/>
          <w:lang w:val="it-IT"/>
        </w:rPr>
        <w:t>4</w:t>
      </w:r>
      <w:r w:rsidRPr="008E01C5">
        <w:rPr>
          <w:rFonts w:ascii="Calibri Light" w:hAnsi="Calibri Light" w:cs="Calibri Light"/>
          <w:sz w:val="22"/>
          <w:szCs w:val="22"/>
          <w:lang w:val="it-IT"/>
        </w:rPr>
        <w:t xml:space="preserve"> Richiesta di Eccezione al Monitoraggio (ISP)</w:t>
      </w:r>
      <w:bookmarkEnd w:id="504"/>
    </w:p>
    <w:p w14:paraId="0315BF7F" w14:textId="1D021BDD" w:rsidR="008E01C5" w:rsidRPr="008E01C5" w:rsidRDefault="008E01C5" w:rsidP="008E01C5">
      <w:pPr>
        <w:pStyle w:val="Heading4"/>
        <w:rPr>
          <w:rFonts w:ascii="Calibri Light" w:hAnsi="Calibri Light" w:cs="Calibri Light"/>
          <w:sz w:val="22"/>
          <w:szCs w:val="22"/>
          <w:lang w:val="it-IT"/>
        </w:rPr>
      </w:pPr>
      <w:r w:rsidRPr="008E01C5">
        <w:rPr>
          <w:rFonts w:ascii="Calibri Light" w:hAnsi="Calibri Light" w:cs="Calibri Light"/>
          <w:sz w:val="22"/>
          <w:szCs w:val="22"/>
          <w:lang w:val="it-IT"/>
        </w:rPr>
        <w:t>3.</w:t>
      </w:r>
      <w:r w:rsidR="00556642">
        <w:rPr>
          <w:rFonts w:ascii="Calibri Light" w:hAnsi="Calibri Light" w:cs="Calibri Light"/>
          <w:sz w:val="22"/>
          <w:szCs w:val="22"/>
          <w:lang w:val="it-IT"/>
        </w:rPr>
        <w:t>4</w:t>
      </w:r>
      <w:r w:rsidRPr="008E01C5">
        <w:rPr>
          <w:rFonts w:ascii="Calibri Light" w:hAnsi="Calibri Light" w:cs="Calibri Light"/>
          <w:sz w:val="22"/>
          <w:szCs w:val="22"/>
          <w:lang w:val="it-IT"/>
        </w:rPr>
        <w:t>.1 Richiesta Eccezione - Processo di Deroga</w:t>
      </w:r>
    </w:p>
    <w:p w14:paraId="74602CFF" w14:textId="3C00E07A" w:rsidR="008E01C5" w:rsidRPr="008E01C5" w:rsidRDefault="008E01C5" w:rsidP="008E01C5">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Quando l’utente ISP clicca sulla frase di azione “Salta Monitoraggio” o “Ignora Soglia” si apre un modal intitolato “Richiesta di Eccezione al Monitoraggio”. Questo modal consente all’utente di richiedere una deroga al monitoraggio quando non è possibile completarlo entro la scadenza.</w:t>
      </w:r>
    </w:p>
    <w:p w14:paraId="28AB25E1"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Titolo e Descrizione:</w:t>
      </w:r>
      <w:r w:rsidRPr="008E01C5">
        <w:rPr>
          <w:rFonts w:ascii="Calibri Light" w:hAnsi="Calibri Light" w:cs="Calibri Light"/>
          <w:sz w:val="22"/>
          <w:szCs w:val="22"/>
          <w:lang w:val="it-IT"/>
        </w:rPr>
        <w:t xml:space="preserve"> Il modal è intitolato “Richiesta di Eccezione al Monitoraggio” e include una descrizione: “Descrivi le motivazioni a supporto della richiesta di saltare il monitoraggio/ignorare la soglia”</w:t>
      </w:r>
    </w:p>
    <w:p w14:paraId="48D9013A" w14:textId="70BAC79E"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Campo Testo Motivazione:</w:t>
      </w:r>
      <w:r w:rsidRPr="008E01C5">
        <w:rPr>
          <w:rFonts w:ascii="Calibri Light" w:hAnsi="Calibri Light" w:cs="Calibri Light"/>
          <w:sz w:val="22"/>
          <w:szCs w:val="22"/>
          <w:lang w:val="it-IT"/>
        </w:rPr>
        <w:t xml:space="preserve"> Un’area di testo libera dove l’utente può inserire la motivazione della richiesta di eccezione. Il campo ha i seguenti vincoli: - </w:t>
      </w:r>
      <w:r w:rsidRPr="008E01C5">
        <w:rPr>
          <w:rFonts w:ascii="Calibri Light" w:hAnsi="Calibri Light" w:cs="Calibri Light"/>
          <w:b/>
          <w:sz w:val="22"/>
          <w:szCs w:val="22"/>
          <w:lang w:val="it-IT"/>
        </w:rPr>
        <w:t>Minimo:</w:t>
      </w:r>
      <w:r w:rsidRPr="008E01C5">
        <w:rPr>
          <w:rFonts w:ascii="Calibri Light" w:hAnsi="Calibri Light" w:cs="Calibri Light"/>
          <w:sz w:val="22"/>
          <w:szCs w:val="22"/>
          <w:lang w:val="it-IT"/>
        </w:rPr>
        <w:t xml:space="preserve"> </w:t>
      </w:r>
      <w:r w:rsidR="00AB6C90">
        <w:rPr>
          <w:rFonts w:ascii="Calibri Light" w:hAnsi="Calibri Light" w:cs="Calibri Light"/>
          <w:sz w:val="22"/>
          <w:szCs w:val="22"/>
          <w:lang w:val="it-IT"/>
        </w:rPr>
        <w:t>2</w:t>
      </w:r>
      <w:r w:rsidRPr="008E01C5">
        <w:rPr>
          <w:rFonts w:ascii="Calibri Light" w:hAnsi="Calibri Light" w:cs="Calibri Light"/>
          <w:sz w:val="22"/>
          <w:szCs w:val="22"/>
          <w:lang w:val="it-IT"/>
        </w:rPr>
        <w:t xml:space="preserve"> caratteri - </w:t>
      </w:r>
      <w:r w:rsidRPr="008E01C5">
        <w:rPr>
          <w:rFonts w:ascii="Calibri Light" w:hAnsi="Calibri Light" w:cs="Calibri Light"/>
          <w:b/>
          <w:sz w:val="22"/>
          <w:szCs w:val="22"/>
          <w:lang w:val="it-IT"/>
        </w:rPr>
        <w:t>Massimo:</w:t>
      </w:r>
      <w:r w:rsidRPr="008E01C5">
        <w:rPr>
          <w:rFonts w:ascii="Calibri Light" w:hAnsi="Calibri Light" w:cs="Calibri Light"/>
          <w:sz w:val="22"/>
          <w:szCs w:val="22"/>
          <w:lang w:val="it-IT"/>
        </w:rPr>
        <w:t xml:space="preserve"> 2000 caratteri - </w:t>
      </w:r>
      <w:r w:rsidRPr="008E01C5">
        <w:rPr>
          <w:rFonts w:ascii="Calibri Light" w:hAnsi="Calibri Light" w:cs="Calibri Light"/>
          <w:b/>
          <w:sz w:val="22"/>
          <w:szCs w:val="22"/>
          <w:lang w:val="it-IT"/>
        </w:rPr>
        <w:t>Contatore Caratteri:</w:t>
      </w:r>
      <w:r w:rsidRPr="008E01C5">
        <w:rPr>
          <w:rFonts w:ascii="Calibri Light" w:hAnsi="Calibri Light" w:cs="Calibri Light"/>
          <w:sz w:val="22"/>
          <w:szCs w:val="22"/>
          <w:lang w:val="it-IT"/>
        </w:rPr>
        <w:t xml:space="preserve"> Sotto il campo è visualizzato un contatore “X/2000 caratteri” che aggiorna in tempo reale mentre l’utente digita</w:t>
      </w:r>
    </w:p>
    <w:p w14:paraId="4810FBC4" w14:textId="045B553A"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Sezione Upload Documentazione:</w:t>
      </w:r>
      <w:r w:rsidRPr="008E01C5">
        <w:rPr>
          <w:rFonts w:ascii="Calibri Light" w:hAnsi="Calibri Light" w:cs="Calibri Light"/>
          <w:sz w:val="22"/>
          <w:szCs w:val="22"/>
          <w:lang w:val="it-IT"/>
        </w:rPr>
        <w:t xml:space="preserve"> Una sezione intitolata “Carica eventuale documentazione a supporto” che consente all’utente di caricare file di supporto per la richiesta di eccezione</w:t>
      </w:r>
      <w:r w:rsidR="00955425">
        <w:rPr>
          <w:rFonts w:ascii="Calibri Light" w:hAnsi="Calibri Light" w:cs="Calibri Light"/>
          <w:sz w:val="22"/>
          <w:szCs w:val="22"/>
          <w:lang w:val="it-IT"/>
        </w:rPr>
        <w:t xml:space="preserve"> (caricamento opzionale)</w:t>
      </w:r>
      <w:r w:rsidRPr="008E01C5">
        <w:rPr>
          <w:rFonts w:ascii="Calibri Light" w:hAnsi="Calibri Light" w:cs="Calibri Light"/>
          <w:sz w:val="22"/>
          <w:szCs w:val="22"/>
          <w:lang w:val="it-IT"/>
        </w:rPr>
        <w:t>.</w:t>
      </w:r>
    </w:p>
    <w:p w14:paraId="4E97650B"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Area Upload:</w:t>
      </w:r>
      <w:r w:rsidRPr="008E01C5">
        <w:rPr>
          <w:rFonts w:ascii="Calibri Light" w:hAnsi="Calibri Light" w:cs="Calibri Light"/>
          <w:sz w:val="22"/>
          <w:szCs w:val="22"/>
          <w:lang w:val="it-IT"/>
        </w:rPr>
        <w:t xml:space="preserve"> Un’area drag &amp; drop per caricare file, con le seguenti caratteristiche: - </w:t>
      </w:r>
      <w:r w:rsidRPr="008E01C5">
        <w:rPr>
          <w:rFonts w:ascii="Calibri Light" w:hAnsi="Calibri Light" w:cs="Calibri Light"/>
          <w:b/>
          <w:sz w:val="22"/>
          <w:szCs w:val="22"/>
          <w:lang w:val="it-IT"/>
        </w:rPr>
        <w:t>Formati Accettati:</w:t>
      </w:r>
      <w:r w:rsidRPr="008E01C5">
        <w:rPr>
          <w:rFonts w:ascii="Calibri Light" w:hAnsi="Calibri Light" w:cs="Calibri Light"/>
          <w:sz w:val="22"/>
          <w:szCs w:val="22"/>
          <w:lang w:val="it-IT"/>
        </w:rPr>
        <w:t xml:space="preserve"> .pdf, .xlsx, .xls, .doc, .docx, .msg, .p7m - </w:t>
      </w:r>
      <w:r w:rsidRPr="008E01C5">
        <w:rPr>
          <w:rFonts w:ascii="Calibri Light" w:hAnsi="Calibri Light" w:cs="Calibri Light"/>
          <w:b/>
          <w:sz w:val="22"/>
          <w:szCs w:val="22"/>
          <w:lang w:val="it-IT"/>
        </w:rPr>
        <w:t>Dimensione Massima:</w:t>
      </w:r>
      <w:r w:rsidRPr="008E01C5">
        <w:rPr>
          <w:rFonts w:ascii="Calibri Light" w:hAnsi="Calibri Light" w:cs="Calibri Light"/>
          <w:sz w:val="22"/>
          <w:szCs w:val="22"/>
          <w:lang w:val="it-IT"/>
        </w:rPr>
        <w:t xml:space="preserve"> 3 MB per file - </w:t>
      </w:r>
      <w:r w:rsidRPr="008E01C5">
        <w:rPr>
          <w:rFonts w:ascii="Calibri Light" w:hAnsi="Calibri Light" w:cs="Calibri Light"/>
          <w:b/>
          <w:sz w:val="22"/>
          <w:szCs w:val="22"/>
          <w:lang w:val="it-IT"/>
        </w:rPr>
        <w:t>Upload Multiplo:</w:t>
      </w:r>
      <w:r w:rsidRPr="008E01C5">
        <w:rPr>
          <w:rFonts w:ascii="Calibri Light" w:hAnsi="Calibri Light" w:cs="Calibri Light"/>
          <w:sz w:val="22"/>
          <w:szCs w:val="22"/>
          <w:lang w:val="it-IT"/>
        </w:rPr>
        <w:t xml:space="preserve"> L’utente può caricare più file</w:t>
      </w:r>
    </w:p>
    <w:p w14:paraId="210C44D8" w14:textId="3AEB7E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Pulsanti di Azione:</w:t>
      </w:r>
      <w:r w:rsidRPr="008E01C5">
        <w:rPr>
          <w:rFonts w:ascii="Calibri Light" w:hAnsi="Calibri Light" w:cs="Calibri Light"/>
          <w:sz w:val="22"/>
          <w:szCs w:val="22"/>
          <w:lang w:val="it-IT"/>
        </w:rPr>
        <w:t xml:space="preserve"> - </w:t>
      </w:r>
      <w:r w:rsidRPr="008E01C5">
        <w:rPr>
          <w:rFonts w:ascii="Calibri Light" w:hAnsi="Calibri Light" w:cs="Calibri Light"/>
          <w:b/>
          <w:sz w:val="22"/>
          <w:szCs w:val="22"/>
          <w:lang w:val="it-IT"/>
        </w:rPr>
        <w:t>Pulsante “Annulla”:</w:t>
      </w:r>
      <w:r w:rsidRPr="008E01C5">
        <w:rPr>
          <w:rFonts w:ascii="Calibri Light" w:hAnsi="Calibri Light" w:cs="Calibri Light"/>
          <w:sz w:val="22"/>
          <w:szCs w:val="22"/>
          <w:lang w:val="it-IT"/>
        </w:rPr>
        <w:t xml:space="preserve"> Chiude il modal senza salvare la richiesta - </w:t>
      </w:r>
      <w:r w:rsidRPr="008E01C5">
        <w:rPr>
          <w:rFonts w:ascii="Calibri Light" w:hAnsi="Calibri Light" w:cs="Calibri Light"/>
          <w:b/>
          <w:sz w:val="22"/>
          <w:szCs w:val="22"/>
          <w:lang w:val="it-IT"/>
        </w:rPr>
        <w:t>Pulsante “Invia”:</w:t>
      </w:r>
      <w:r w:rsidRPr="008E01C5">
        <w:rPr>
          <w:rFonts w:ascii="Calibri Light" w:hAnsi="Calibri Light" w:cs="Calibri Light"/>
          <w:sz w:val="22"/>
          <w:szCs w:val="22"/>
          <w:lang w:val="it-IT"/>
        </w:rPr>
        <w:t xml:space="preserve"> Sottomette la richiesta di eccezione. Il pulsante è disabilitato se il campo testo </w:t>
      </w:r>
      <w:r w:rsidR="00DC6223">
        <w:rPr>
          <w:rFonts w:ascii="Calibri Light" w:hAnsi="Calibri Light" w:cs="Calibri Light"/>
          <w:sz w:val="22"/>
          <w:szCs w:val="22"/>
          <w:lang w:val="it-IT"/>
        </w:rPr>
        <w:t>Motivazione</w:t>
      </w:r>
      <w:r w:rsidRPr="008E01C5">
        <w:rPr>
          <w:rFonts w:ascii="Calibri Light" w:hAnsi="Calibri Light" w:cs="Calibri Light"/>
          <w:sz w:val="22"/>
          <w:szCs w:val="22"/>
          <w:lang w:val="it-IT"/>
        </w:rPr>
        <w:t xml:space="preserve"> è vuoto o contiene meno di </w:t>
      </w:r>
      <w:r w:rsidR="00CB51A2">
        <w:rPr>
          <w:rFonts w:ascii="Calibri Light" w:hAnsi="Calibri Light" w:cs="Calibri Light"/>
          <w:sz w:val="22"/>
          <w:szCs w:val="22"/>
          <w:lang w:val="it-IT"/>
        </w:rPr>
        <w:t>2</w:t>
      </w:r>
      <w:r w:rsidRPr="008E01C5">
        <w:rPr>
          <w:rFonts w:ascii="Calibri Light" w:hAnsi="Calibri Light" w:cs="Calibri Light"/>
          <w:sz w:val="22"/>
          <w:szCs w:val="22"/>
          <w:lang w:val="it-IT"/>
        </w:rPr>
        <w:t xml:space="preserve"> caratteri</w:t>
      </w:r>
      <w:r w:rsidR="00DC6223">
        <w:rPr>
          <w:rFonts w:ascii="Calibri Light" w:hAnsi="Calibri Light" w:cs="Calibri Light"/>
          <w:sz w:val="22"/>
          <w:szCs w:val="22"/>
          <w:lang w:val="it-IT"/>
        </w:rPr>
        <w:t xml:space="preserve"> (non è necessario caricare un documento per inviare</w:t>
      </w:r>
      <w:r w:rsidR="004B7F0F">
        <w:rPr>
          <w:rFonts w:ascii="Calibri Light" w:hAnsi="Calibri Light" w:cs="Calibri Light"/>
          <w:sz w:val="22"/>
          <w:szCs w:val="22"/>
          <w:lang w:val="it-IT"/>
        </w:rPr>
        <w:t>)</w:t>
      </w:r>
    </w:p>
    <w:p w14:paraId="6EB9D0E2"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Notifiche:</w:t>
      </w:r>
      <w:r w:rsidRPr="008E01C5">
        <w:rPr>
          <w:rFonts w:ascii="Calibri Light" w:hAnsi="Calibri Light" w:cs="Calibri Light"/>
          <w:sz w:val="22"/>
          <w:szCs w:val="22"/>
          <w:lang w:val="it-IT"/>
        </w:rPr>
        <w:t xml:space="preserve"> - </w:t>
      </w:r>
      <w:r w:rsidRPr="008E01C5">
        <w:rPr>
          <w:rFonts w:ascii="Calibri Light" w:hAnsi="Calibri Light" w:cs="Calibri Light"/>
          <w:b/>
          <w:sz w:val="22"/>
          <w:szCs w:val="22"/>
          <w:lang w:val="it-IT"/>
        </w:rPr>
        <w:t>Notifica di Successo:</w:t>
      </w:r>
      <w:r w:rsidRPr="008E01C5">
        <w:rPr>
          <w:rFonts w:ascii="Calibri Light" w:hAnsi="Calibri Light" w:cs="Calibri Light"/>
          <w:sz w:val="22"/>
          <w:szCs w:val="22"/>
          <w:lang w:val="it-IT"/>
        </w:rPr>
        <w:t xml:space="preserve"> Dopo l’invio, mostra “Eccezione gestita con successo” </w:t>
      </w:r>
      <w:r w:rsidRPr="008E01C5">
        <w:rPr>
          <w:rFonts w:ascii="Calibri Light" w:hAnsi="Calibri Light" w:cs="Calibri Light"/>
          <w:b/>
          <w:sz w:val="22"/>
          <w:szCs w:val="22"/>
          <w:lang w:val="it-IT"/>
        </w:rPr>
        <w:t>Notifica di Errore:</w:t>
      </w:r>
      <w:r w:rsidRPr="008E01C5">
        <w:rPr>
          <w:rFonts w:ascii="Calibri Light" w:hAnsi="Calibri Light" w:cs="Calibri Light"/>
          <w:sz w:val="22"/>
          <w:szCs w:val="22"/>
          <w:lang w:val="it-IT"/>
        </w:rPr>
        <w:t xml:space="preserve"> Se l’invio fallisce, mostra un messaggio di errore specifico</w:t>
      </w:r>
    </w:p>
    <w:p w14:paraId="698F53B4" w14:textId="45FFA8FD"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Logica di Invio:</w:t>
      </w:r>
      <w:r w:rsidRPr="008E01C5">
        <w:rPr>
          <w:rFonts w:ascii="Calibri Light" w:hAnsi="Calibri Light" w:cs="Calibri Light"/>
          <w:sz w:val="22"/>
          <w:szCs w:val="22"/>
          <w:lang w:val="it-IT"/>
        </w:rPr>
        <w:t xml:space="preserve"> 1. L’utente inserisce la motivazione e carica eventuali documenti di supporto 2. Clicca “Invia” 3. Il sistema valida: - La motivazione non è vuota -I file (se caricati) hanno formato e dimensione corretti 4. Se la validazione è OK: - La richiesta di eccezione viene salvata con successo, l’azione contestuale su ogni riga di quel monitoraggio presente in piattaforma diventa “Visualizza Eccezione”</w:t>
      </w:r>
      <w:r w:rsidR="00AC594B">
        <w:rPr>
          <w:rFonts w:ascii="Calibri Light" w:hAnsi="Calibri Light" w:cs="Calibri Light"/>
          <w:sz w:val="22"/>
          <w:szCs w:val="22"/>
          <w:lang w:val="it-IT"/>
        </w:rPr>
        <w:t>.</w:t>
      </w:r>
    </w:p>
    <w:p w14:paraId="5C4DA5AE" w14:textId="4608688A" w:rsidR="002E1E60" w:rsidRDefault="00A11591" w:rsidP="008E01C5">
      <w:pPr>
        <w:pStyle w:val="BodyText"/>
        <w:rPr>
          <w:rFonts w:ascii="Calibri Light" w:hAnsi="Calibri Light" w:cs="Calibri Light"/>
          <w:sz w:val="22"/>
          <w:szCs w:val="22"/>
          <w:lang w:val="it-IT"/>
        </w:rPr>
      </w:pPr>
      <w:ins w:id="505" w:author="Deloitte" w:date="2026-04-22T10:56:00Z" w16du:dateUtc="2026-04-22T08:56:00Z">
        <w:r>
          <w:rPr>
            <w:rFonts w:ascii="Calibri Light" w:hAnsi="Calibri Light" w:cs="Calibri Light"/>
            <w:sz w:val="22"/>
            <w:szCs w:val="22"/>
            <w:lang w:val="it-IT"/>
          </w:rPr>
          <w:t xml:space="preserve">N.B. </w:t>
        </w:r>
      </w:ins>
      <w:ins w:id="506" w:author="Deloitte" w:date="2026-04-22T10:53:00Z" w16du:dateUtc="2026-04-22T08:53:00Z">
        <w:r w:rsidR="002E1E60">
          <w:rPr>
            <w:rFonts w:ascii="Calibri Light" w:hAnsi="Calibri Light" w:cs="Calibri Light"/>
            <w:sz w:val="22"/>
            <w:szCs w:val="22"/>
            <w:lang w:val="it-IT"/>
          </w:rPr>
          <w:t xml:space="preserve">La </w:t>
        </w:r>
        <w:r w:rsidR="002E1E60" w:rsidRPr="00A11591">
          <w:rPr>
            <w:rFonts w:ascii="Calibri Light" w:hAnsi="Calibri Light" w:cs="Calibri Light"/>
            <w:b/>
            <w:bCs/>
            <w:sz w:val="22"/>
            <w:szCs w:val="22"/>
            <w:lang w:val="it-IT"/>
            <w:rPrChange w:id="507" w:author="Deloitte" w:date="2026-04-22T10:56:00Z" w16du:dateUtc="2026-04-22T08:56:00Z">
              <w:rPr>
                <w:rFonts w:ascii="Calibri Light" w:hAnsi="Calibri Light" w:cs="Calibri Light"/>
                <w:sz w:val="22"/>
                <w:szCs w:val="22"/>
                <w:lang w:val="it-IT"/>
              </w:rPr>
            </w:rPrChange>
          </w:rPr>
          <w:t>richiesta</w:t>
        </w:r>
        <w:r w:rsidR="002E1E60">
          <w:rPr>
            <w:rFonts w:ascii="Calibri Light" w:hAnsi="Calibri Light" w:cs="Calibri Light"/>
            <w:sz w:val="22"/>
            <w:szCs w:val="22"/>
            <w:lang w:val="it-IT"/>
          </w:rPr>
          <w:t xml:space="preserve"> di </w:t>
        </w:r>
        <w:r w:rsidR="002E1E60" w:rsidRPr="00A11591">
          <w:rPr>
            <w:rFonts w:ascii="Calibri Light" w:hAnsi="Calibri Light" w:cs="Calibri Light"/>
            <w:b/>
            <w:bCs/>
            <w:sz w:val="22"/>
            <w:szCs w:val="22"/>
            <w:lang w:val="it-IT"/>
            <w:rPrChange w:id="508" w:author="Deloitte" w:date="2026-04-22T10:56:00Z" w16du:dateUtc="2026-04-22T08:56:00Z">
              <w:rPr>
                <w:rFonts w:ascii="Calibri Light" w:hAnsi="Calibri Light" w:cs="Calibri Light"/>
                <w:sz w:val="22"/>
                <w:szCs w:val="22"/>
                <w:lang w:val="it-IT"/>
              </w:rPr>
            </w:rPrChange>
          </w:rPr>
          <w:t>eccezione</w:t>
        </w:r>
        <w:r w:rsidR="00BF3C4B">
          <w:rPr>
            <w:rFonts w:ascii="Calibri Light" w:hAnsi="Calibri Light" w:cs="Calibri Light"/>
            <w:sz w:val="22"/>
            <w:szCs w:val="22"/>
            <w:lang w:val="it-IT"/>
          </w:rPr>
          <w:t xml:space="preserve"> da parte dell’Utente ISP, se confermata, </w:t>
        </w:r>
      </w:ins>
      <w:ins w:id="509" w:author="Deloitte" w:date="2026-04-22T10:54:00Z" w16du:dateUtc="2026-04-22T08:54:00Z">
        <w:r w:rsidR="00F673C2" w:rsidRPr="00A11591">
          <w:rPr>
            <w:rFonts w:ascii="Calibri Light" w:hAnsi="Calibri Light" w:cs="Calibri Light"/>
            <w:b/>
            <w:bCs/>
            <w:sz w:val="22"/>
            <w:szCs w:val="22"/>
            <w:lang w:val="it-IT"/>
            <w:rPrChange w:id="510" w:author="Deloitte" w:date="2026-04-22T10:56:00Z" w16du:dateUtc="2026-04-22T08:56:00Z">
              <w:rPr>
                <w:rFonts w:ascii="Calibri Light" w:hAnsi="Calibri Light" w:cs="Calibri Light"/>
                <w:sz w:val="22"/>
                <w:szCs w:val="22"/>
                <w:lang w:val="it-IT"/>
              </w:rPr>
            </w:rPrChange>
          </w:rPr>
          <w:t>genera un cambio di stato</w:t>
        </w:r>
        <w:r w:rsidR="00F673C2">
          <w:rPr>
            <w:rFonts w:ascii="Calibri Light" w:hAnsi="Calibri Light" w:cs="Calibri Light"/>
            <w:sz w:val="22"/>
            <w:szCs w:val="22"/>
            <w:lang w:val="it-IT"/>
          </w:rPr>
          <w:t xml:space="preserve"> per l’evento di monitoraggio, il quale </w:t>
        </w:r>
        <w:r w:rsidR="0075744E">
          <w:rPr>
            <w:rFonts w:ascii="Calibri Light" w:hAnsi="Calibri Light" w:cs="Calibri Light"/>
            <w:sz w:val="22"/>
            <w:szCs w:val="22"/>
            <w:lang w:val="it-IT"/>
          </w:rPr>
          <w:t>passerà allo status “green”</w:t>
        </w:r>
      </w:ins>
      <w:ins w:id="511" w:author="Deloitte" w:date="2026-04-23T17:49:00Z" w16du:dateUtc="2026-04-23T15:49:00Z">
        <w:r w:rsidR="00A6337D">
          <w:rPr>
            <w:rFonts w:ascii="Calibri Light" w:hAnsi="Calibri Light" w:cs="Calibri Light"/>
            <w:sz w:val="22"/>
            <w:szCs w:val="22"/>
            <w:lang w:val="it-IT"/>
          </w:rPr>
          <w:t xml:space="preserve"> (cfr. Allegato “Macchina stati”)</w:t>
        </w:r>
      </w:ins>
    </w:p>
    <w:p w14:paraId="3A8B05EB" w14:textId="61468EF1" w:rsidR="008E01C5" w:rsidRPr="008E01C5" w:rsidRDefault="008E01C5" w:rsidP="008E01C5">
      <w:pPr>
        <w:pStyle w:val="Heading3"/>
        <w:rPr>
          <w:rFonts w:ascii="Calibri Light" w:hAnsi="Calibri Light" w:cs="Calibri Light"/>
          <w:sz w:val="22"/>
          <w:szCs w:val="22"/>
          <w:lang w:val="it-IT"/>
        </w:rPr>
      </w:pPr>
      <w:bookmarkStart w:id="512" w:name="_Toc227849759"/>
      <w:r w:rsidRPr="008E01C5">
        <w:rPr>
          <w:rFonts w:ascii="Calibri Light" w:hAnsi="Calibri Light" w:cs="Calibri Light"/>
          <w:sz w:val="22"/>
          <w:szCs w:val="22"/>
          <w:lang w:val="it-IT"/>
        </w:rPr>
        <w:t>3.</w:t>
      </w:r>
      <w:r w:rsidR="00556642">
        <w:rPr>
          <w:rFonts w:ascii="Calibri Light" w:hAnsi="Calibri Light" w:cs="Calibri Light"/>
          <w:sz w:val="22"/>
          <w:szCs w:val="22"/>
          <w:lang w:val="it-IT"/>
        </w:rPr>
        <w:t>5</w:t>
      </w:r>
      <w:r w:rsidRPr="008E01C5">
        <w:rPr>
          <w:rFonts w:ascii="Calibri Light" w:hAnsi="Calibri Light" w:cs="Calibri Light"/>
          <w:sz w:val="22"/>
          <w:szCs w:val="22"/>
          <w:lang w:val="it-IT"/>
        </w:rPr>
        <w:t xml:space="preserve"> Sezione Spread (ISP)</w:t>
      </w:r>
      <w:bookmarkEnd w:id="512"/>
    </w:p>
    <w:p w14:paraId="026EE6EF" w14:textId="11836CFF" w:rsidR="008E01C5" w:rsidRPr="008E01C5" w:rsidRDefault="008E01C5" w:rsidP="008E01C5">
      <w:pPr>
        <w:pStyle w:val="Heading4"/>
        <w:rPr>
          <w:rFonts w:ascii="Calibri Light" w:hAnsi="Calibri Light" w:cs="Calibri Light"/>
          <w:sz w:val="22"/>
          <w:szCs w:val="22"/>
          <w:lang w:val="it-IT"/>
        </w:rPr>
      </w:pPr>
      <w:r w:rsidRPr="008E01C5">
        <w:rPr>
          <w:rFonts w:ascii="Calibri Light" w:hAnsi="Calibri Light" w:cs="Calibri Light"/>
          <w:sz w:val="22"/>
          <w:szCs w:val="22"/>
          <w:lang w:val="it-IT"/>
        </w:rPr>
        <w:t>3.</w:t>
      </w:r>
      <w:r w:rsidR="00556642">
        <w:rPr>
          <w:rFonts w:ascii="Calibri Light" w:hAnsi="Calibri Light" w:cs="Calibri Light"/>
          <w:sz w:val="22"/>
          <w:szCs w:val="22"/>
          <w:lang w:val="it-IT"/>
        </w:rPr>
        <w:t>5</w:t>
      </w:r>
      <w:r w:rsidRPr="008E01C5">
        <w:rPr>
          <w:rFonts w:ascii="Calibri Light" w:hAnsi="Calibri Light" w:cs="Calibri Light"/>
          <w:sz w:val="22"/>
          <w:szCs w:val="22"/>
          <w:lang w:val="it-IT"/>
        </w:rPr>
        <w:t xml:space="preserve">.1 Pagina Spread </w:t>
      </w:r>
    </w:p>
    <w:p w14:paraId="1426FD86" w14:textId="1E1120A9" w:rsidR="001B7A00" w:rsidRPr="008E01C5" w:rsidRDefault="001B7A00" w:rsidP="001B7A00">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 xml:space="preserve">Quando l’utente </w:t>
      </w:r>
      <w:r w:rsidR="00F967F6">
        <w:rPr>
          <w:rFonts w:ascii="Calibri Light" w:hAnsi="Calibri Light" w:cs="Calibri Light"/>
          <w:sz w:val="22"/>
          <w:szCs w:val="22"/>
          <w:lang w:val="it-IT"/>
        </w:rPr>
        <w:t>ISP</w:t>
      </w:r>
      <w:r w:rsidRPr="008E01C5">
        <w:rPr>
          <w:rFonts w:ascii="Calibri Light" w:hAnsi="Calibri Light" w:cs="Calibri Light"/>
          <w:sz w:val="22"/>
          <w:szCs w:val="22"/>
          <w:lang w:val="it-IT"/>
        </w:rPr>
        <w:t xml:space="preserve"> accede alla scheda “Spread”, </w:t>
      </w:r>
      <w:r>
        <w:rPr>
          <w:rFonts w:ascii="Calibri Light" w:hAnsi="Calibri Light" w:cs="Calibri Light"/>
          <w:sz w:val="22"/>
          <w:szCs w:val="22"/>
          <w:lang w:val="it-IT"/>
        </w:rPr>
        <w:t>dopo aver consolidato la tabella, sarà possibile visualizzare la tabella e lo storico delle variazioni dello spread.</w:t>
      </w:r>
    </w:p>
    <w:p w14:paraId="36D8AC83" w14:textId="77777777" w:rsidR="001B7A00" w:rsidRPr="008E01C5" w:rsidRDefault="001B7A00" w:rsidP="001B7A00">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Titolo Pagina:</w:t>
      </w:r>
      <w:r w:rsidRPr="008E01C5">
        <w:rPr>
          <w:rFonts w:ascii="Calibri Light" w:hAnsi="Calibri Light" w:cs="Calibri Light"/>
          <w:sz w:val="22"/>
          <w:szCs w:val="22"/>
          <w:lang w:val="it-IT"/>
        </w:rPr>
        <w:t xml:space="preserve"> “Dettaglio Pratica XXX | Spread” (es. “Dettaglio Pratica 002 | Spread”)</w:t>
      </w:r>
    </w:p>
    <w:p w14:paraId="315EE539" w14:textId="77777777" w:rsidR="001B7A00" w:rsidRPr="008E01C5" w:rsidRDefault="001B7A00" w:rsidP="001B7A00">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Sezione Tabella Spread:</w:t>
      </w:r>
    </w:p>
    <w:p w14:paraId="208C8810" w14:textId="77777777" w:rsidR="001B7A00" w:rsidRPr="008E01C5" w:rsidRDefault="001B7A00" w:rsidP="001B7A00">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Una sezione che mostra la tabella di spread creata da Deloitte.</w:t>
      </w:r>
    </w:p>
    <w:p w14:paraId="4A4C84CF" w14:textId="77777777" w:rsidR="001B7A00" w:rsidRPr="008E01C5" w:rsidRDefault="001B7A00" w:rsidP="001B7A00">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Tabella Spread:</w:t>
      </w:r>
    </w:p>
    <w:p w14:paraId="748FDF79" w14:textId="77777777" w:rsidR="001B7A00" w:rsidRPr="008E01C5" w:rsidRDefault="001B7A00" w:rsidP="001B7A00">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La tabella contiene le seguenti colonne:</w:t>
      </w:r>
    </w:p>
    <w:p w14:paraId="4E7D22D6" w14:textId="77777777" w:rsidR="001B7A00" w:rsidRPr="008E01C5" w:rsidRDefault="001B7A00" w:rsidP="001B7A00">
      <w:pPr>
        <w:pStyle w:val="FirstParagraph"/>
        <w:rPr>
          <w:rFonts w:ascii="Calibri Light" w:hAnsi="Calibri Light" w:cs="Calibri Light"/>
          <w:sz w:val="22"/>
          <w:szCs w:val="22"/>
        </w:rPr>
      </w:pPr>
      <w:r w:rsidRPr="008E01C5">
        <w:rPr>
          <w:rFonts w:ascii="Calibri Light" w:hAnsi="Calibri Light" w:cs="Calibri Light"/>
          <w:b/>
          <w:sz w:val="22"/>
          <w:szCs w:val="22"/>
        </w:rPr>
        <w:t>Esempio di Tabella Spread:</w:t>
      </w:r>
    </w:p>
    <w:tbl>
      <w:tblPr>
        <w:tblStyle w:val="Table"/>
        <w:tblW w:w="0" w:type="auto"/>
        <w:tblLook w:val="0020" w:firstRow="1" w:lastRow="0" w:firstColumn="0" w:lastColumn="0" w:noHBand="0" w:noVBand="0"/>
      </w:tblPr>
      <w:tblGrid>
        <w:gridCol w:w="839"/>
        <w:gridCol w:w="1520"/>
        <w:gridCol w:w="1869"/>
        <w:gridCol w:w="956"/>
      </w:tblGrid>
      <w:tr w:rsidR="001B7A00" w:rsidRPr="000E3193" w14:paraId="54FD5DD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31AE4B94" w14:textId="77777777" w:rsidR="001B7A00" w:rsidRPr="008E01C5" w:rsidRDefault="001B7A00">
            <w:pPr>
              <w:pStyle w:val="Compact"/>
              <w:rPr>
                <w:rFonts w:ascii="Calibri Light" w:hAnsi="Calibri Light" w:cs="Calibri Light"/>
                <w:sz w:val="22"/>
                <w:szCs w:val="22"/>
              </w:rPr>
            </w:pPr>
            <w:r w:rsidRPr="008E01C5">
              <w:rPr>
                <w:rFonts w:ascii="Calibri Light" w:hAnsi="Calibri Light" w:cs="Calibri Light"/>
                <w:sz w:val="22"/>
                <w:szCs w:val="22"/>
              </w:rPr>
              <w:t>Cluster</w:t>
            </w:r>
          </w:p>
        </w:tc>
        <w:tc>
          <w:tcPr>
            <w:tcW w:w="0" w:type="auto"/>
          </w:tcPr>
          <w:p w14:paraId="06962C75" w14:textId="77777777" w:rsidR="001B7A00" w:rsidRPr="008E01C5" w:rsidRDefault="001B7A00">
            <w:pPr>
              <w:pStyle w:val="Compact"/>
              <w:rPr>
                <w:rFonts w:ascii="Calibri Light" w:hAnsi="Calibri Light" w:cs="Calibri Light"/>
                <w:sz w:val="22"/>
                <w:szCs w:val="22"/>
              </w:rPr>
            </w:pPr>
            <w:r w:rsidRPr="008E01C5">
              <w:rPr>
                <w:rFonts w:ascii="Calibri Light" w:hAnsi="Calibri Light" w:cs="Calibri Light"/>
                <w:sz w:val="22"/>
                <w:szCs w:val="22"/>
              </w:rPr>
              <w:t>Sottostante</w:t>
            </w:r>
          </w:p>
        </w:tc>
        <w:tc>
          <w:tcPr>
            <w:tcW w:w="0" w:type="auto"/>
          </w:tcPr>
          <w:p w14:paraId="4A34471D" w14:textId="77777777" w:rsidR="001B7A00" w:rsidRPr="008E01C5" w:rsidRDefault="001B7A00">
            <w:pPr>
              <w:pStyle w:val="Compact"/>
              <w:rPr>
                <w:rFonts w:ascii="Calibri Light" w:hAnsi="Calibri Light" w:cs="Calibri Light"/>
                <w:sz w:val="22"/>
                <w:szCs w:val="22"/>
              </w:rPr>
            </w:pPr>
            <w:r w:rsidRPr="008E01C5">
              <w:rPr>
                <w:rFonts w:ascii="Calibri Light" w:hAnsi="Calibri Light" w:cs="Calibri Light"/>
                <w:sz w:val="22"/>
                <w:szCs w:val="22"/>
              </w:rPr>
              <w:t>Valore Sottostante</w:t>
            </w:r>
          </w:p>
        </w:tc>
        <w:tc>
          <w:tcPr>
            <w:tcW w:w="0" w:type="auto"/>
          </w:tcPr>
          <w:p w14:paraId="52990FBB" w14:textId="77777777" w:rsidR="001B7A00" w:rsidRPr="008E01C5" w:rsidRDefault="001B7A00">
            <w:pPr>
              <w:pStyle w:val="Compact"/>
              <w:rPr>
                <w:rFonts w:ascii="Calibri Light" w:hAnsi="Calibri Light" w:cs="Calibri Light"/>
                <w:sz w:val="22"/>
                <w:szCs w:val="22"/>
              </w:rPr>
            </w:pPr>
            <w:r w:rsidRPr="008E01C5">
              <w:rPr>
                <w:rFonts w:ascii="Calibri Light" w:hAnsi="Calibri Light" w:cs="Calibri Light"/>
                <w:sz w:val="22"/>
                <w:szCs w:val="22"/>
              </w:rPr>
              <w:t>Margine</w:t>
            </w:r>
          </w:p>
        </w:tc>
      </w:tr>
      <w:tr w:rsidR="001B7A00" w:rsidRPr="000E3193" w14:paraId="785DAC76" w14:textId="77777777">
        <w:tc>
          <w:tcPr>
            <w:tcW w:w="0" w:type="auto"/>
          </w:tcPr>
          <w:p w14:paraId="1706B477" w14:textId="77777777" w:rsidR="001B7A00" w:rsidRPr="008E01C5" w:rsidRDefault="001B7A00">
            <w:pPr>
              <w:pStyle w:val="Compact"/>
              <w:rPr>
                <w:rFonts w:ascii="Calibri Light" w:hAnsi="Calibri Light" w:cs="Calibri Light"/>
                <w:sz w:val="22"/>
                <w:szCs w:val="22"/>
              </w:rPr>
            </w:pPr>
            <w:r w:rsidRPr="008E01C5">
              <w:rPr>
                <w:rFonts w:ascii="Calibri Light" w:hAnsi="Calibri Light" w:cs="Calibri Light"/>
                <w:sz w:val="22"/>
                <w:szCs w:val="22"/>
              </w:rPr>
              <w:t>1</w:t>
            </w:r>
          </w:p>
        </w:tc>
        <w:tc>
          <w:tcPr>
            <w:tcW w:w="0" w:type="auto"/>
          </w:tcPr>
          <w:p w14:paraId="7745F026" w14:textId="77777777" w:rsidR="001B7A00" w:rsidRPr="008E01C5" w:rsidRDefault="001B7A00">
            <w:pPr>
              <w:pStyle w:val="Compact"/>
              <w:rPr>
                <w:rFonts w:ascii="Calibri Light" w:hAnsi="Calibri Light" w:cs="Calibri Light"/>
                <w:sz w:val="22"/>
                <w:szCs w:val="22"/>
              </w:rPr>
            </w:pPr>
            <w:r w:rsidRPr="008E01C5">
              <w:rPr>
                <w:rFonts w:ascii="Calibri Light" w:hAnsi="Calibri Light" w:cs="Calibri Light"/>
                <w:sz w:val="22"/>
                <w:szCs w:val="22"/>
              </w:rPr>
              <w:t>Leverage Ratio</w:t>
            </w:r>
          </w:p>
        </w:tc>
        <w:tc>
          <w:tcPr>
            <w:tcW w:w="0" w:type="auto"/>
          </w:tcPr>
          <w:p w14:paraId="511AE77A" w14:textId="77777777" w:rsidR="001B7A00" w:rsidRPr="008E01C5" w:rsidRDefault="001B7A00">
            <w:pPr>
              <w:pStyle w:val="Compact"/>
              <w:rPr>
                <w:rFonts w:ascii="Calibri Light" w:hAnsi="Calibri Light" w:cs="Calibri Light"/>
                <w:sz w:val="22"/>
                <w:szCs w:val="22"/>
              </w:rPr>
            </w:pPr>
            <w:r w:rsidRPr="008E01C5">
              <w:rPr>
                <w:rFonts w:ascii="Calibri Light" w:hAnsi="Calibri Light" w:cs="Calibri Light"/>
                <w:sz w:val="22"/>
                <w:szCs w:val="22"/>
              </w:rPr>
              <w:t>&lt; 0,5</w:t>
            </w:r>
          </w:p>
        </w:tc>
        <w:tc>
          <w:tcPr>
            <w:tcW w:w="0" w:type="auto"/>
          </w:tcPr>
          <w:p w14:paraId="102F0EF6" w14:textId="77777777" w:rsidR="001B7A00" w:rsidRPr="008E01C5" w:rsidRDefault="001B7A00">
            <w:pPr>
              <w:pStyle w:val="Compact"/>
              <w:rPr>
                <w:rFonts w:ascii="Calibri Light" w:hAnsi="Calibri Light" w:cs="Calibri Light"/>
                <w:sz w:val="22"/>
                <w:szCs w:val="22"/>
              </w:rPr>
            </w:pPr>
            <w:r w:rsidRPr="008E01C5">
              <w:rPr>
                <w:rFonts w:ascii="Calibri Light" w:hAnsi="Calibri Light" w:cs="Calibri Light"/>
                <w:sz w:val="22"/>
                <w:szCs w:val="22"/>
              </w:rPr>
              <w:t>2.20%</w:t>
            </w:r>
          </w:p>
        </w:tc>
      </w:tr>
      <w:tr w:rsidR="001B7A00" w:rsidRPr="000E3193" w14:paraId="0AA7F53D" w14:textId="77777777">
        <w:tc>
          <w:tcPr>
            <w:tcW w:w="0" w:type="auto"/>
          </w:tcPr>
          <w:p w14:paraId="3CAE1471" w14:textId="77777777" w:rsidR="001B7A00" w:rsidRPr="008E01C5" w:rsidRDefault="001B7A00">
            <w:pPr>
              <w:pStyle w:val="Compact"/>
              <w:rPr>
                <w:rFonts w:ascii="Calibri Light" w:hAnsi="Calibri Light" w:cs="Calibri Light"/>
                <w:sz w:val="22"/>
                <w:szCs w:val="22"/>
              </w:rPr>
            </w:pPr>
            <w:r w:rsidRPr="008E01C5">
              <w:rPr>
                <w:rFonts w:ascii="Calibri Light" w:hAnsi="Calibri Light" w:cs="Calibri Light"/>
                <w:sz w:val="22"/>
                <w:szCs w:val="22"/>
              </w:rPr>
              <w:t>2</w:t>
            </w:r>
          </w:p>
        </w:tc>
        <w:tc>
          <w:tcPr>
            <w:tcW w:w="0" w:type="auto"/>
          </w:tcPr>
          <w:p w14:paraId="7D530A57" w14:textId="77777777" w:rsidR="001B7A00" w:rsidRPr="008E01C5" w:rsidRDefault="001B7A00">
            <w:pPr>
              <w:pStyle w:val="Compact"/>
              <w:rPr>
                <w:rFonts w:ascii="Calibri Light" w:hAnsi="Calibri Light" w:cs="Calibri Light"/>
                <w:sz w:val="22"/>
                <w:szCs w:val="22"/>
              </w:rPr>
            </w:pPr>
            <w:r w:rsidRPr="008E01C5">
              <w:rPr>
                <w:rFonts w:ascii="Calibri Light" w:hAnsi="Calibri Light" w:cs="Calibri Light"/>
                <w:sz w:val="22"/>
                <w:szCs w:val="22"/>
              </w:rPr>
              <w:t>Leverage Ratio</w:t>
            </w:r>
          </w:p>
        </w:tc>
        <w:tc>
          <w:tcPr>
            <w:tcW w:w="0" w:type="auto"/>
          </w:tcPr>
          <w:p w14:paraId="75C09CE5" w14:textId="77777777" w:rsidR="001B7A00" w:rsidRPr="008E01C5" w:rsidRDefault="001B7A00">
            <w:pPr>
              <w:pStyle w:val="Compact"/>
              <w:rPr>
                <w:rFonts w:ascii="Calibri Light" w:hAnsi="Calibri Light" w:cs="Calibri Light"/>
                <w:sz w:val="22"/>
                <w:szCs w:val="22"/>
              </w:rPr>
            </w:pPr>
            <w:r w:rsidRPr="008E01C5">
              <w:rPr>
                <w:rFonts w:ascii="Calibri Light" w:hAnsi="Calibri Light" w:cs="Calibri Light"/>
                <w:sz w:val="22"/>
                <w:szCs w:val="22"/>
              </w:rPr>
              <w:t>tra 0,5 e 1</w:t>
            </w:r>
          </w:p>
        </w:tc>
        <w:tc>
          <w:tcPr>
            <w:tcW w:w="0" w:type="auto"/>
          </w:tcPr>
          <w:p w14:paraId="794FEF9B" w14:textId="77777777" w:rsidR="001B7A00" w:rsidRPr="008E01C5" w:rsidRDefault="001B7A00">
            <w:pPr>
              <w:pStyle w:val="Compact"/>
              <w:rPr>
                <w:rFonts w:ascii="Calibri Light" w:hAnsi="Calibri Light" w:cs="Calibri Light"/>
                <w:sz w:val="22"/>
                <w:szCs w:val="22"/>
              </w:rPr>
            </w:pPr>
            <w:r w:rsidRPr="008E01C5">
              <w:rPr>
                <w:rFonts w:ascii="Calibri Light" w:hAnsi="Calibri Light" w:cs="Calibri Light"/>
                <w:sz w:val="22"/>
                <w:szCs w:val="22"/>
              </w:rPr>
              <w:t>2.30%</w:t>
            </w:r>
          </w:p>
        </w:tc>
      </w:tr>
      <w:tr w:rsidR="001B7A00" w:rsidRPr="000E3193" w14:paraId="7C1AD4F6" w14:textId="77777777">
        <w:tc>
          <w:tcPr>
            <w:tcW w:w="0" w:type="auto"/>
            <w:tcBorders>
              <w:bottom w:val="single" w:sz="4" w:space="0" w:color="auto"/>
            </w:tcBorders>
          </w:tcPr>
          <w:p w14:paraId="6877D63C" w14:textId="77777777" w:rsidR="001B7A00" w:rsidRPr="008E01C5" w:rsidRDefault="001B7A00">
            <w:pPr>
              <w:pStyle w:val="Compact"/>
              <w:rPr>
                <w:rFonts w:ascii="Calibri Light" w:hAnsi="Calibri Light" w:cs="Calibri Light"/>
                <w:sz w:val="22"/>
                <w:szCs w:val="22"/>
              </w:rPr>
            </w:pPr>
            <w:r w:rsidRPr="008E01C5">
              <w:rPr>
                <w:rFonts w:ascii="Calibri Light" w:hAnsi="Calibri Light" w:cs="Calibri Light"/>
                <w:sz w:val="22"/>
                <w:szCs w:val="22"/>
              </w:rPr>
              <w:t>3</w:t>
            </w:r>
          </w:p>
        </w:tc>
        <w:tc>
          <w:tcPr>
            <w:tcW w:w="0" w:type="auto"/>
            <w:tcBorders>
              <w:bottom w:val="single" w:sz="4" w:space="0" w:color="auto"/>
            </w:tcBorders>
          </w:tcPr>
          <w:p w14:paraId="5862BB06" w14:textId="77777777" w:rsidR="001B7A00" w:rsidRPr="008E01C5" w:rsidRDefault="001B7A00">
            <w:pPr>
              <w:pStyle w:val="Compact"/>
              <w:rPr>
                <w:rFonts w:ascii="Calibri Light" w:hAnsi="Calibri Light" w:cs="Calibri Light"/>
                <w:sz w:val="22"/>
                <w:szCs w:val="22"/>
              </w:rPr>
            </w:pPr>
            <w:r w:rsidRPr="008E01C5">
              <w:rPr>
                <w:rFonts w:ascii="Calibri Light" w:hAnsi="Calibri Light" w:cs="Calibri Light"/>
                <w:sz w:val="22"/>
                <w:szCs w:val="22"/>
              </w:rPr>
              <w:t>Leverage Ratio</w:t>
            </w:r>
          </w:p>
        </w:tc>
        <w:tc>
          <w:tcPr>
            <w:tcW w:w="0" w:type="auto"/>
            <w:tcBorders>
              <w:bottom w:val="single" w:sz="4" w:space="0" w:color="auto"/>
            </w:tcBorders>
          </w:tcPr>
          <w:p w14:paraId="5EADBF5A" w14:textId="77777777" w:rsidR="001B7A00" w:rsidRPr="008E01C5" w:rsidRDefault="001B7A00">
            <w:pPr>
              <w:pStyle w:val="Compact"/>
              <w:rPr>
                <w:rFonts w:ascii="Calibri Light" w:hAnsi="Calibri Light" w:cs="Calibri Light"/>
                <w:sz w:val="22"/>
                <w:szCs w:val="22"/>
              </w:rPr>
            </w:pPr>
            <w:r w:rsidRPr="008E01C5">
              <w:rPr>
                <w:rFonts w:ascii="Calibri Light" w:hAnsi="Calibri Light" w:cs="Calibri Light"/>
                <w:sz w:val="22"/>
                <w:szCs w:val="22"/>
              </w:rPr>
              <w:t>tra 1 e 1,5</w:t>
            </w:r>
          </w:p>
        </w:tc>
        <w:tc>
          <w:tcPr>
            <w:tcW w:w="0" w:type="auto"/>
            <w:tcBorders>
              <w:bottom w:val="single" w:sz="4" w:space="0" w:color="auto"/>
            </w:tcBorders>
          </w:tcPr>
          <w:p w14:paraId="4A92C84B" w14:textId="77777777" w:rsidR="001B7A00" w:rsidRPr="008E01C5" w:rsidRDefault="001B7A00">
            <w:pPr>
              <w:pStyle w:val="Compact"/>
              <w:rPr>
                <w:rFonts w:ascii="Calibri Light" w:hAnsi="Calibri Light" w:cs="Calibri Light"/>
                <w:sz w:val="22"/>
                <w:szCs w:val="22"/>
              </w:rPr>
            </w:pPr>
            <w:r w:rsidRPr="008E01C5">
              <w:rPr>
                <w:rFonts w:ascii="Calibri Light" w:hAnsi="Calibri Light" w:cs="Calibri Light"/>
                <w:sz w:val="22"/>
                <w:szCs w:val="22"/>
              </w:rPr>
              <w:t>2.40%</w:t>
            </w:r>
          </w:p>
        </w:tc>
      </w:tr>
      <w:tr w:rsidR="001B7A00" w:rsidRPr="004D17B1" w14:paraId="78A3F588" w14:textId="77777777">
        <w:tc>
          <w:tcPr>
            <w:tcW w:w="0" w:type="auto"/>
            <w:tcBorders>
              <w:top w:val="single" w:sz="4" w:space="0" w:color="auto"/>
              <w:left w:val="single" w:sz="4" w:space="0" w:color="auto"/>
              <w:bottom w:val="single" w:sz="4" w:space="0" w:color="auto"/>
            </w:tcBorders>
            <w:shd w:val="clear" w:color="auto" w:fill="DAEEF3" w:themeFill="accent5" w:themeFillTint="33"/>
          </w:tcPr>
          <w:p w14:paraId="2C68DAE7" w14:textId="77777777" w:rsidR="001B7A00" w:rsidRPr="008E01C5" w:rsidRDefault="001B7A00">
            <w:pPr>
              <w:pStyle w:val="Compact"/>
              <w:rPr>
                <w:rFonts w:ascii="Calibri Light" w:hAnsi="Calibri Light" w:cs="Calibri Light"/>
                <w:sz w:val="22"/>
                <w:szCs w:val="22"/>
              </w:rPr>
            </w:pPr>
            <w:r w:rsidRPr="008E01C5">
              <w:rPr>
                <w:rFonts w:ascii="Calibri Light" w:hAnsi="Calibri Light" w:cs="Calibri Light"/>
                <w:sz w:val="22"/>
                <w:szCs w:val="22"/>
              </w:rPr>
              <w:t>4</w:t>
            </w:r>
          </w:p>
        </w:tc>
        <w:tc>
          <w:tcPr>
            <w:tcW w:w="0" w:type="auto"/>
            <w:tcBorders>
              <w:top w:val="single" w:sz="4" w:space="0" w:color="auto"/>
              <w:bottom w:val="single" w:sz="4" w:space="0" w:color="auto"/>
            </w:tcBorders>
            <w:shd w:val="clear" w:color="auto" w:fill="DAEEF3" w:themeFill="accent5" w:themeFillTint="33"/>
          </w:tcPr>
          <w:p w14:paraId="4DA29B5F" w14:textId="77777777" w:rsidR="001B7A00" w:rsidRPr="008E01C5" w:rsidRDefault="001B7A00">
            <w:pPr>
              <w:pStyle w:val="Compact"/>
              <w:rPr>
                <w:rFonts w:ascii="Calibri Light" w:hAnsi="Calibri Light" w:cs="Calibri Light"/>
                <w:sz w:val="22"/>
                <w:szCs w:val="22"/>
              </w:rPr>
            </w:pPr>
            <w:r w:rsidRPr="008E01C5">
              <w:rPr>
                <w:rFonts w:ascii="Calibri Light" w:hAnsi="Calibri Light" w:cs="Calibri Light"/>
                <w:sz w:val="22"/>
                <w:szCs w:val="22"/>
              </w:rPr>
              <w:t>Leverage Ratio</w:t>
            </w:r>
          </w:p>
        </w:tc>
        <w:tc>
          <w:tcPr>
            <w:tcW w:w="0" w:type="auto"/>
            <w:tcBorders>
              <w:top w:val="single" w:sz="4" w:space="0" w:color="auto"/>
              <w:bottom w:val="single" w:sz="4" w:space="0" w:color="auto"/>
            </w:tcBorders>
            <w:shd w:val="clear" w:color="auto" w:fill="DAEEF3" w:themeFill="accent5" w:themeFillTint="33"/>
          </w:tcPr>
          <w:p w14:paraId="722F61FA" w14:textId="77777777" w:rsidR="001B7A00" w:rsidRPr="008E01C5" w:rsidRDefault="001B7A00">
            <w:pPr>
              <w:pStyle w:val="Compact"/>
              <w:rPr>
                <w:rFonts w:ascii="Calibri Light" w:hAnsi="Calibri Light" w:cs="Calibri Light"/>
                <w:sz w:val="22"/>
                <w:szCs w:val="22"/>
              </w:rPr>
            </w:pPr>
            <w:r w:rsidRPr="008E01C5">
              <w:rPr>
                <w:rFonts w:ascii="Calibri Light" w:hAnsi="Calibri Light" w:cs="Calibri Light"/>
                <w:sz w:val="22"/>
                <w:szCs w:val="22"/>
              </w:rPr>
              <w:t>tra 1,5 e 2</w:t>
            </w:r>
          </w:p>
        </w:tc>
        <w:tc>
          <w:tcPr>
            <w:tcW w:w="0" w:type="auto"/>
            <w:tcBorders>
              <w:top w:val="single" w:sz="4" w:space="0" w:color="auto"/>
              <w:bottom w:val="single" w:sz="4" w:space="0" w:color="auto"/>
              <w:right w:val="single" w:sz="4" w:space="0" w:color="auto"/>
            </w:tcBorders>
            <w:shd w:val="clear" w:color="auto" w:fill="DAEEF3" w:themeFill="accent5" w:themeFillTint="33"/>
          </w:tcPr>
          <w:p w14:paraId="1ECEA530" w14:textId="77777777" w:rsidR="001B7A00" w:rsidRPr="008E01C5" w:rsidRDefault="001B7A00">
            <w:pPr>
              <w:pStyle w:val="Compact"/>
              <w:rPr>
                <w:rFonts w:ascii="Calibri Light" w:hAnsi="Calibri Light" w:cs="Calibri Light"/>
                <w:sz w:val="22"/>
                <w:szCs w:val="22"/>
              </w:rPr>
            </w:pPr>
            <w:r w:rsidRPr="008E01C5">
              <w:rPr>
                <w:rFonts w:ascii="Calibri Light" w:hAnsi="Calibri Light" w:cs="Calibri Light"/>
                <w:sz w:val="22"/>
                <w:szCs w:val="22"/>
              </w:rPr>
              <w:t>2.60%</w:t>
            </w:r>
          </w:p>
        </w:tc>
      </w:tr>
      <w:tr w:rsidR="001B7A00" w:rsidRPr="000E3193" w14:paraId="05C4E0E7" w14:textId="77777777">
        <w:tc>
          <w:tcPr>
            <w:tcW w:w="0" w:type="auto"/>
            <w:tcBorders>
              <w:top w:val="single" w:sz="4" w:space="0" w:color="auto"/>
            </w:tcBorders>
          </w:tcPr>
          <w:p w14:paraId="450F4D1B" w14:textId="77777777" w:rsidR="001B7A00" w:rsidRPr="008E01C5" w:rsidRDefault="001B7A00">
            <w:pPr>
              <w:pStyle w:val="Compact"/>
              <w:rPr>
                <w:rFonts w:ascii="Calibri Light" w:hAnsi="Calibri Light" w:cs="Calibri Light"/>
                <w:sz w:val="22"/>
                <w:szCs w:val="22"/>
              </w:rPr>
            </w:pPr>
            <w:r w:rsidRPr="008E01C5">
              <w:rPr>
                <w:rFonts w:ascii="Calibri Light" w:hAnsi="Calibri Light" w:cs="Calibri Light"/>
                <w:sz w:val="22"/>
                <w:szCs w:val="22"/>
              </w:rPr>
              <w:t>5</w:t>
            </w:r>
          </w:p>
        </w:tc>
        <w:tc>
          <w:tcPr>
            <w:tcW w:w="0" w:type="auto"/>
            <w:tcBorders>
              <w:top w:val="single" w:sz="4" w:space="0" w:color="auto"/>
            </w:tcBorders>
          </w:tcPr>
          <w:p w14:paraId="770DD175" w14:textId="77777777" w:rsidR="001B7A00" w:rsidRPr="008E01C5" w:rsidRDefault="001B7A00">
            <w:pPr>
              <w:pStyle w:val="Compact"/>
              <w:rPr>
                <w:rFonts w:ascii="Calibri Light" w:hAnsi="Calibri Light" w:cs="Calibri Light"/>
                <w:sz w:val="22"/>
                <w:szCs w:val="22"/>
              </w:rPr>
            </w:pPr>
            <w:r w:rsidRPr="008E01C5">
              <w:rPr>
                <w:rFonts w:ascii="Calibri Light" w:hAnsi="Calibri Light" w:cs="Calibri Light"/>
                <w:sz w:val="22"/>
                <w:szCs w:val="22"/>
              </w:rPr>
              <w:t>Leverage Ratio</w:t>
            </w:r>
          </w:p>
        </w:tc>
        <w:tc>
          <w:tcPr>
            <w:tcW w:w="0" w:type="auto"/>
            <w:tcBorders>
              <w:top w:val="single" w:sz="4" w:space="0" w:color="auto"/>
            </w:tcBorders>
          </w:tcPr>
          <w:p w14:paraId="68296EBC" w14:textId="77777777" w:rsidR="001B7A00" w:rsidRPr="008E01C5" w:rsidRDefault="001B7A00">
            <w:pPr>
              <w:pStyle w:val="Compact"/>
              <w:rPr>
                <w:rFonts w:ascii="Calibri Light" w:hAnsi="Calibri Light" w:cs="Calibri Light"/>
                <w:sz w:val="22"/>
                <w:szCs w:val="22"/>
              </w:rPr>
            </w:pPr>
            <w:r w:rsidRPr="008E01C5">
              <w:rPr>
                <w:rFonts w:ascii="Calibri Light" w:hAnsi="Calibri Light" w:cs="Calibri Light"/>
                <w:sz w:val="22"/>
                <w:szCs w:val="22"/>
              </w:rPr>
              <w:t>&gt; 2</w:t>
            </w:r>
          </w:p>
        </w:tc>
        <w:tc>
          <w:tcPr>
            <w:tcW w:w="0" w:type="auto"/>
            <w:tcBorders>
              <w:top w:val="single" w:sz="4" w:space="0" w:color="auto"/>
            </w:tcBorders>
          </w:tcPr>
          <w:p w14:paraId="188A1E9B" w14:textId="77777777" w:rsidR="001B7A00" w:rsidRPr="008E01C5" w:rsidRDefault="001B7A00">
            <w:pPr>
              <w:pStyle w:val="Compact"/>
              <w:rPr>
                <w:rFonts w:ascii="Calibri Light" w:hAnsi="Calibri Light" w:cs="Calibri Light"/>
                <w:sz w:val="22"/>
                <w:szCs w:val="22"/>
              </w:rPr>
            </w:pPr>
            <w:r w:rsidRPr="008E01C5">
              <w:rPr>
                <w:rFonts w:ascii="Calibri Light" w:hAnsi="Calibri Light" w:cs="Calibri Light"/>
                <w:sz w:val="22"/>
                <w:szCs w:val="22"/>
              </w:rPr>
              <w:t>2.80%</w:t>
            </w:r>
          </w:p>
        </w:tc>
      </w:tr>
    </w:tbl>
    <w:p w14:paraId="6CF4A10F" w14:textId="0DA90220" w:rsidR="001B7A00" w:rsidRPr="008E01C5" w:rsidRDefault="001B7A00" w:rsidP="001B7A00">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Comportamento:</w:t>
      </w:r>
      <w:r w:rsidRPr="008E01C5">
        <w:rPr>
          <w:rFonts w:ascii="Calibri Light" w:hAnsi="Calibri Light" w:cs="Calibri Light"/>
          <w:sz w:val="22"/>
          <w:szCs w:val="22"/>
          <w:lang w:val="it-IT"/>
        </w:rPr>
        <w:t xml:space="preserve"> - La tabella è di sola lettura per ISP </w:t>
      </w:r>
    </w:p>
    <w:p w14:paraId="7FD39D8D" w14:textId="77777777" w:rsidR="001B7A00" w:rsidRPr="008E01C5" w:rsidRDefault="001B7A00" w:rsidP="001B7A00">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 xml:space="preserve">Evidenziazione: </w:t>
      </w:r>
      <w:r w:rsidRPr="008E01C5">
        <w:rPr>
          <w:rFonts w:ascii="Calibri Light" w:hAnsi="Calibri Light" w:cs="Calibri Light"/>
          <w:sz w:val="22"/>
          <w:szCs w:val="22"/>
          <w:lang w:val="it-IT"/>
        </w:rPr>
        <w:t>Il Cluster correntemente attivo è evidenziato sulla tabella sia nella vista ISP che Deloitte</w:t>
      </w:r>
    </w:p>
    <w:p w14:paraId="74503A02" w14:textId="77777777" w:rsidR="001B7A00" w:rsidRPr="008E01C5" w:rsidRDefault="001B7A00" w:rsidP="001B7A00">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Nota Importante:</w:t>
      </w:r>
      <w:r w:rsidRPr="008E01C5">
        <w:rPr>
          <w:rFonts w:ascii="Calibri Light" w:hAnsi="Calibri Light" w:cs="Calibri Light"/>
          <w:sz w:val="22"/>
          <w:szCs w:val="22"/>
          <w:lang w:val="it-IT"/>
        </w:rPr>
        <w:t xml:space="preserve"> “Questa tabella è stata creata da Deloitte e rimane fissa. Le variazioni di spread sono tracciate nella sezione ‘Storico Spread’ sottostante.”</w:t>
      </w:r>
    </w:p>
    <w:p w14:paraId="39A43EA9" w14:textId="5441CBA2" w:rsidR="001B7A00" w:rsidRPr="008E01C5" w:rsidRDefault="003F5FAA" w:rsidP="001B7A00">
      <w:pPr>
        <w:pStyle w:val="Heading4"/>
        <w:rPr>
          <w:rFonts w:ascii="Calibri Light" w:hAnsi="Calibri Light" w:cs="Calibri Light"/>
          <w:sz w:val="22"/>
          <w:szCs w:val="22"/>
          <w:lang w:val="it-IT"/>
        </w:rPr>
      </w:pPr>
      <w:r>
        <w:rPr>
          <w:rFonts w:ascii="Calibri Light" w:hAnsi="Calibri Light" w:cs="Calibri Light"/>
          <w:sz w:val="22"/>
          <w:szCs w:val="22"/>
          <w:lang w:val="it-IT"/>
        </w:rPr>
        <w:t>3</w:t>
      </w:r>
      <w:r w:rsidR="001B7A00" w:rsidRPr="008E01C5">
        <w:rPr>
          <w:rFonts w:ascii="Calibri Light" w:hAnsi="Calibri Light" w:cs="Calibri Light"/>
          <w:sz w:val="22"/>
          <w:szCs w:val="22"/>
          <w:lang w:val="it-IT"/>
        </w:rPr>
        <w:t>.5.</w:t>
      </w:r>
      <w:r>
        <w:rPr>
          <w:rFonts w:ascii="Calibri Light" w:hAnsi="Calibri Light" w:cs="Calibri Light"/>
          <w:sz w:val="22"/>
          <w:szCs w:val="22"/>
          <w:lang w:val="it-IT"/>
        </w:rPr>
        <w:t>2</w:t>
      </w:r>
      <w:r w:rsidR="001B7A00" w:rsidRPr="008E01C5">
        <w:rPr>
          <w:rFonts w:ascii="Calibri Light" w:hAnsi="Calibri Light" w:cs="Calibri Light"/>
          <w:sz w:val="22"/>
          <w:szCs w:val="22"/>
          <w:lang w:val="it-IT"/>
        </w:rPr>
        <w:t xml:space="preserve"> Sezione Storico Spread</w:t>
      </w:r>
    </w:p>
    <w:p w14:paraId="6D04ABAA" w14:textId="77777777" w:rsidR="001B7A00" w:rsidRPr="008E01C5" w:rsidRDefault="001B7A00" w:rsidP="001B7A00">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Una sezione che mostra la cronologia di tutte le variazioni di spread nel tempo.</w:t>
      </w:r>
    </w:p>
    <w:p w14:paraId="673A8387" w14:textId="77777777" w:rsidR="001B7A00" w:rsidRPr="008E01C5" w:rsidRDefault="001B7A00" w:rsidP="001B7A00">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Titolo Sezione:</w:t>
      </w:r>
      <w:r w:rsidRPr="008E01C5">
        <w:rPr>
          <w:rFonts w:ascii="Calibri Light" w:hAnsi="Calibri Light" w:cs="Calibri Light"/>
          <w:sz w:val="22"/>
          <w:szCs w:val="22"/>
          <w:lang w:val="it-IT"/>
        </w:rPr>
        <w:t xml:space="preserve"> “Storico Spread”</w:t>
      </w:r>
    </w:p>
    <w:p w14:paraId="4AD4CC1A" w14:textId="77777777" w:rsidR="001B7A00" w:rsidRPr="008E01C5" w:rsidRDefault="001B7A00" w:rsidP="001B7A00">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Tabella Storico Spread:</w:t>
      </w:r>
    </w:p>
    <w:p w14:paraId="60A6D729" w14:textId="77777777" w:rsidR="001B7A00" w:rsidRPr="008E01C5" w:rsidRDefault="001B7A00" w:rsidP="001B7A00">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Una tabella che mostra tutte le variazioni di spread registrate nel sistema.</w:t>
      </w:r>
    </w:p>
    <w:p w14:paraId="7B99384D" w14:textId="77777777" w:rsidR="001B7A00" w:rsidRPr="008E01C5" w:rsidRDefault="001B7A00" w:rsidP="001B7A00">
      <w:pPr>
        <w:pStyle w:val="BodyText"/>
        <w:rPr>
          <w:rFonts w:ascii="Calibri Light" w:hAnsi="Calibri Light" w:cs="Calibri Light"/>
          <w:sz w:val="22"/>
          <w:szCs w:val="22"/>
        </w:rPr>
      </w:pPr>
      <w:r w:rsidRPr="008E01C5">
        <w:rPr>
          <w:rFonts w:ascii="Calibri Light" w:hAnsi="Calibri Light" w:cs="Calibri Light"/>
          <w:b/>
          <w:sz w:val="22"/>
          <w:szCs w:val="22"/>
        </w:rPr>
        <w:t>Colonne della Tabella:</w:t>
      </w:r>
    </w:p>
    <w:p w14:paraId="4011DE34" w14:textId="77777777" w:rsidR="001B7A00" w:rsidRPr="008E01C5" w:rsidRDefault="001B7A00" w:rsidP="001B7A00">
      <w:pPr>
        <w:pStyle w:val="Compact"/>
        <w:numPr>
          <w:ilvl w:val="0"/>
          <w:numId w:val="14"/>
        </w:numPr>
        <w:rPr>
          <w:rFonts w:ascii="Calibri Light" w:hAnsi="Calibri Light" w:cs="Calibri Light"/>
          <w:sz w:val="22"/>
          <w:szCs w:val="22"/>
          <w:lang w:val="it-IT"/>
        </w:rPr>
      </w:pPr>
      <w:r w:rsidRPr="008E01C5">
        <w:rPr>
          <w:rFonts w:ascii="Calibri Light" w:hAnsi="Calibri Light" w:cs="Calibri Light"/>
          <w:b/>
          <w:sz w:val="22"/>
          <w:szCs w:val="22"/>
          <w:lang w:val="it-IT"/>
        </w:rPr>
        <w:t>Data Variazione:</w:t>
      </w:r>
      <w:r w:rsidRPr="008E01C5">
        <w:rPr>
          <w:rFonts w:ascii="Calibri Light" w:hAnsi="Calibri Light" w:cs="Calibri Light"/>
          <w:sz w:val="22"/>
          <w:szCs w:val="22"/>
          <w:lang w:val="it-IT"/>
        </w:rPr>
        <w:t xml:space="preserve"> La data in cui la variazione di spread è stata registrata (es. “04/03/2026”)</w:t>
      </w:r>
    </w:p>
    <w:p w14:paraId="08865107" w14:textId="6E4AD384" w:rsidR="001B7A00" w:rsidRPr="008E01C5" w:rsidRDefault="001B7A00" w:rsidP="001B7A00">
      <w:pPr>
        <w:pStyle w:val="Compact"/>
        <w:numPr>
          <w:ilvl w:val="0"/>
          <w:numId w:val="14"/>
        </w:numPr>
        <w:rPr>
          <w:rFonts w:ascii="Calibri Light" w:hAnsi="Calibri Light" w:cs="Calibri Light"/>
          <w:sz w:val="22"/>
          <w:szCs w:val="22"/>
          <w:lang w:val="it-IT"/>
        </w:rPr>
      </w:pPr>
      <w:r w:rsidRPr="008E01C5">
        <w:rPr>
          <w:rFonts w:ascii="Calibri Light" w:hAnsi="Calibri Light" w:cs="Calibri Light"/>
          <w:b/>
          <w:sz w:val="22"/>
          <w:szCs w:val="22"/>
          <w:lang w:val="it-IT"/>
        </w:rPr>
        <w:t xml:space="preserve">Documento: </w:t>
      </w:r>
      <w:r w:rsidRPr="008E01C5">
        <w:rPr>
          <w:rFonts w:ascii="Calibri Light" w:hAnsi="Calibri Light" w:cs="Calibri Light"/>
          <w:sz w:val="22"/>
          <w:szCs w:val="22"/>
          <w:lang w:val="it-IT"/>
        </w:rPr>
        <w:t xml:space="preserve">Il documento in cui è presente la causa della variazione del </w:t>
      </w:r>
      <w:del w:id="513" w:author="Deloitte" w:date="2026-04-22T11:11:00Z" w16du:dateUtc="2026-04-22T09:11:00Z">
        <w:r w:rsidRPr="008E01C5">
          <w:rPr>
            <w:rFonts w:ascii="Calibri Light" w:hAnsi="Calibri Light" w:cs="Calibri Light"/>
            <w:sz w:val="22"/>
            <w:szCs w:val="22"/>
            <w:lang w:val="it-IT"/>
          </w:rPr>
          <w:delText xml:space="preserve">sottostante </w:delText>
        </w:r>
      </w:del>
      <w:ins w:id="514" w:author="Deloitte" w:date="2026-04-22T11:11:00Z" w16du:dateUtc="2026-04-22T09:11:00Z">
        <w:r w:rsidR="009E73BF">
          <w:rPr>
            <w:rFonts w:ascii="Calibri Light" w:hAnsi="Calibri Light" w:cs="Calibri Light"/>
            <w:sz w:val="22"/>
            <w:szCs w:val="22"/>
            <w:lang w:val="it-IT"/>
          </w:rPr>
          <w:t>cov</w:t>
        </w:r>
      </w:ins>
      <w:ins w:id="515" w:author="Deloitte" w:date="2026-04-22T11:12:00Z" w16du:dateUtc="2026-04-22T09:12:00Z">
        <w:r w:rsidR="009E73BF">
          <w:rPr>
            <w:rFonts w:ascii="Calibri Light" w:hAnsi="Calibri Light" w:cs="Calibri Light"/>
            <w:sz w:val="22"/>
            <w:szCs w:val="22"/>
            <w:lang w:val="it-IT"/>
          </w:rPr>
          <w:t>enant</w:t>
        </w:r>
      </w:ins>
      <w:ins w:id="516" w:author="Deloitte" w:date="2026-04-22T11:11:00Z" w16du:dateUtc="2026-04-22T09:11:00Z">
        <w:r w:rsidR="009E73BF" w:rsidRPr="008E01C5">
          <w:rPr>
            <w:rFonts w:ascii="Calibri Light" w:hAnsi="Calibri Light" w:cs="Calibri Light"/>
            <w:sz w:val="22"/>
            <w:szCs w:val="22"/>
            <w:lang w:val="it-IT"/>
          </w:rPr>
          <w:t xml:space="preserve"> </w:t>
        </w:r>
      </w:ins>
      <w:r w:rsidRPr="008E01C5">
        <w:rPr>
          <w:rFonts w:ascii="Calibri Light" w:hAnsi="Calibri Light" w:cs="Calibri Light"/>
          <w:sz w:val="22"/>
          <w:szCs w:val="22"/>
          <w:lang w:val="it-IT"/>
        </w:rPr>
        <w:t>che ha determinato una modifica dello spread (legato al covenant sottostante)</w:t>
      </w:r>
    </w:p>
    <w:p w14:paraId="23DF2EBE" w14:textId="211A6C48" w:rsidR="001B7A00" w:rsidRPr="008E01C5" w:rsidRDefault="001B7A00" w:rsidP="001B7A00">
      <w:pPr>
        <w:pStyle w:val="Compact"/>
        <w:numPr>
          <w:ilvl w:val="0"/>
          <w:numId w:val="14"/>
        </w:numPr>
        <w:rPr>
          <w:rFonts w:ascii="Calibri Light" w:hAnsi="Calibri Light" w:cs="Calibri Light"/>
          <w:sz w:val="22"/>
          <w:szCs w:val="22"/>
          <w:lang w:val="it-IT"/>
        </w:rPr>
      </w:pPr>
      <w:r w:rsidRPr="008E01C5">
        <w:rPr>
          <w:rFonts w:ascii="Calibri Light" w:hAnsi="Calibri Light" w:cs="Calibri Light"/>
          <w:b/>
          <w:sz w:val="22"/>
          <w:szCs w:val="22"/>
          <w:lang w:val="it-IT"/>
        </w:rPr>
        <w:t>Azione:</w:t>
      </w:r>
      <w:r w:rsidRPr="008E01C5">
        <w:rPr>
          <w:rFonts w:ascii="Calibri Light" w:hAnsi="Calibri Light" w:cs="Calibri Light"/>
          <w:sz w:val="22"/>
          <w:szCs w:val="22"/>
          <w:lang w:val="it-IT"/>
        </w:rPr>
        <w:t xml:space="preserve"> Scarica, che permette di scaricare e visualizzare il documento</w:t>
      </w:r>
      <w:r>
        <w:rPr>
          <w:rFonts w:ascii="Calibri Light" w:hAnsi="Calibri Light" w:cs="Calibri Light"/>
          <w:sz w:val="22"/>
          <w:szCs w:val="22"/>
          <w:lang w:val="it-IT"/>
        </w:rPr>
        <w:t xml:space="preserve"> di riferimento del monitoraggio del </w:t>
      </w:r>
      <w:del w:id="517" w:author="Deloitte" w:date="2026-04-22T11:12:00Z" w16du:dateUtc="2026-04-22T09:12:00Z">
        <w:r>
          <w:rPr>
            <w:rFonts w:ascii="Calibri Light" w:hAnsi="Calibri Light" w:cs="Calibri Light"/>
            <w:sz w:val="22"/>
            <w:szCs w:val="22"/>
            <w:lang w:val="it-IT"/>
          </w:rPr>
          <w:delText xml:space="preserve">sottostante </w:delText>
        </w:r>
      </w:del>
      <w:ins w:id="518" w:author="Deloitte" w:date="2026-04-22T11:12:00Z" w16du:dateUtc="2026-04-22T09:12:00Z">
        <w:r w:rsidR="009E73BF">
          <w:rPr>
            <w:rFonts w:ascii="Calibri Light" w:hAnsi="Calibri Light" w:cs="Calibri Light"/>
            <w:sz w:val="22"/>
            <w:szCs w:val="22"/>
            <w:lang w:val="it-IT"/>
          </w:rPr>
          <w:t xml:space="preserve">covenant </w:t>
        </w:r>
      </w:ins>
      <w:r>
        <w:rPr>
          <w:rFonts w:ascii="Calibri Light" w:hAnsi="Calibri Light" w:cs="Calibri Light"/>
          <w:sz w:val="22"/>
          <w:szCs w:val="22"/>
          <w:lang w:val="it-IT"/>
        </w:rPr>
        <w:t>(sia che abbia causato una variazione o meno)</w:t>
      </w:r>
    </w:p>
    <w:p w14:paraId="44110784" w14:textId="77777777" w:rsidR="001B7A00" w:rsidRPr="008E01C5" w:rsidRDefault="001B7A00" w:rsidP="001B7A00">
      <w:pPr>
        <w:pStyle w:val="Compact"/>
        <w:numPr>
          <w:ilvl w:val="0"/>
          <w:numId w:val="14"/>
        </w:numPr>
        <w:rPr>
          <w:rFonts w:ascii="Calibri Light" w:hAnsi="Calibri Light" w:cs="Calibri Light"/>
          <w:sz w:val="22"/>
          <w:szCs w:val="22"/>
          <w:lang w:val="it-IT"/>
        </w:rPr>
      </w:pPr>
      <w:r w:rsidRPr="008E01C5">
        <w:rPr>
          <w:rFonts w:ascii="Calibri Light" w:hAnsi="Calibri Light" w:cs="Calibri Light"/>
          <w:b/>
          <w:sz w:val="22"/>
          <w:szCs w:val="22"/>
          <w:lang w:val="it-IT"/>
        </w:rPr>
        <w:t>Cluster</w:t>
      </w:r>
      <w:r w:rsidRPr="008E01C5">
        <w:rPr>
          <w:rFonts w:ascii="Calibri Light" w:hAnsi="Calibri Light" w:cs="Calibri Light"/>
          <w:sz w:val="22"/>
          <w:szCs w:val="22"/>
          <w:lang w:val="it-IT"/>
        </w:rPr>
        <w:t>: il Cluster della tabella spread di riferimento per quella data variazione</w:t>
      </w:r>
    </w:p>
    <w:p w14:paraId="5C5A1A49" w14:textId="77777777" w:rsidR="001B7A00" w:rsidRPr="008E01C5" w:rsidRDefault="001B7A00" w:rsidP="001B7A00">
      <w:pPr>
        <w:pStyle w:val="FirstParagraph"/>
        <w:rPr>
          <w:rFonts w:ascii="Calibri Light" w:hAnsi="Calibri Light" w:cs="Calibri Light"/>
          <w:sz w:val="22"/>
          <w:szCs w:val="22"/>
        </w:rPr>
      </w:pPr>
      <w:r w:rsidRPr="008E01C5">
        <w:rPr>
          <w:rFonts w:ascii="Calibri Light" w:hAnsi="Calibri Light" w:cs="Calibri Light"/>
          <w:b/>
          <w:sz w:val="22"/>
          <w:szCs w:val="22"/>
        </w:rPr>
        <w:t>Comportamento:</w:t>
      </w:r>
    </w:p>
    <w:p w14:paraId="07AF395D" w14:textId="77777777" w:rsidR="001B7A00" w:rsidRPr="008E01C5" w:rsidRDefault="001B7A00" w:rsidP="001B7A00">
      <w:pPr>
        <w:pStyle w:val="Compact"/>
        <w:numPr>
          <w:ilvl w:val="0"/>
          <w:numId w:val="3"/>
        </w:numPr>
        <w:rPr>
          <w:rFonts w:ascii="Calibri Light" w:hAnsi="Calibri Light" w:cs="Calibri Light"/>
          <w:sz w:val="22"/>
          <w:szCs w:val="22"/>
          <w:lang w:val="it-IT"/>
        </w:rPr>
      </w:pPr>
      <w:r w:rsidRPr="008E01C5">
        <w:rPr>
          <w:rFonts w:ascii="Calibri Light" w:hAnsi="Calibri Light" w:cs="Calibri Light"/>
          <w:sz w:val="22"/>
          <w:szCs w:val="22"/>
          <w:lang w:val="it-IT"/>
        </w:rPr>
        <w:t>Le variazioni sono ordinate per data (più recenti in primo luogo)</w:t>
      </w:r>
    </w:p>
    <w:p w14:paraId="68386C44" w14:textId="77777777" w:rsidR="001B7A00" w:rsidRPr="008E01C5" w:rsidRDefault="001B7A00" w:rsidP="001B7A00">
      <w:pPr>
        <w:pStyle w:val="Compact"/>
        <w:numPr>
          <w:ilvl w:val="0"/>
          <w:numId w:val="3"/>
        </w:numPr>
        <w:rPr>
          <w:rFonts w:ascii="Calibri Light" w:hAnsi="Calibri Light" w:cs="Calibri Light"/>
          <w:sz w:val="22"/>
          <w:szCs w:val="22"/>
          <w:lang w:val="it-IT"/>
        </w:rPr>
      </w:pPr>
      <w:r w:rsidRPr="008E01C5">
        <w:rPr>
          <w:rFonts w:ascii="Calibri Light" w:hAnsi="Calibri Light" w:cs="Calibri Light"/>
          <w:sz w:val="22"/>
          <w:szCs w:val="22"/>
          <w:lang w:val="it-IT"/>
        </w:rPr>
        <w:t>Se non ci sono variazioni registrate, la tabella mostra un messaggio “Nessuna variazione di spread registrata”</w:t>
      </w:r>
    </w:p>
    <w:p w14:paraId="579E517B" w14:textId="77777777" w:rsidR="001B7A00" w:rsidRPr="008E01C5" w:rsidRDefault="001B7A00" w:rsidP="001B7A00">
      <w:pPr>
        <w:pStyle w:val="Compact"/>
        <w:numPr>
          <w:ilvl w:val="0"/>
          <w:numId w:val="3"/>
        </w:numPr>
        <w:rPr>
          <w:rFonts w:ascii="Calibri Light" w:hAnsi="Calibri Light" w:cs="Calibri Light"/>
          <w:sz w:val="22"/>
          <w:szCs w:val="22"/>
          <w:lang w:val="it-IT"/>
        </w:rPr>
      </w:pPr>
      <w:r w:rsidRPr="008E01C5">
        <w:rPr>
          <w:rFonts w:ascii="Calibri Light" w:hAnsi="Calibri Light" w:cs="Calibri Light"/>
          <w:sz w:val="22"/>
          <w:szCs w:val="22"/>
          <w:lang w:val="it-IT"/>
        </w:rPr>
        <w:t>La tabella mostra un massimo di 10 variazioni per pagina con controlli di paginazione</w:t>
      </w:r>
    </w:p>
    <w:p w14:paraId="6FA8C149" w14:textId="77777777" w:rsidR="001B7A00" w:rsidRPr="008E01C5" w:rsidRDefault="001B7A00" w:rsidP="001B7A00">
      <w:pPr>
        <w:pStyle w:val="Compact"/>
        <w:numPr>
          <w:ilvl w:val="0"/>
          <w:numId w:val="3"/>
        </w:numPr>
        <w:rPr>
          <w:rFonts w:ascii="Calibri Light" w:hAnsi="Calibri Light" w:cs="Calibri Light"/>
          <w:sz w:val="22"/>
          <w:szCs w:val="22"/>
          <w:lang w:val="it-IT"/>
        </w:rPr>
      </w:pPr>
      <w:r w:rsidRPr="008E01C5">
        <w:rPr>
          <w:rFonts w:ascii="Calibri Light" w:hAnsi="Calibri Light" w:cs="Calibri Light"/>
          <w:sz w:val="22"/>
          <w:szCs w:val="22"/>
          <w:lang w:val="it-IT"/>
        </w:rPr>
        <w:t>Sia ISP che Deloitte possono visualizzare lo storico</w:t>
      </w:r>
    </w:p>
    <w:p w14:paraId="380BF30C" w14:textId="77777777" w:rsidR="001B7A00" w:rsidRPr="008E01C5" w:rsidRDefault="001B7A00" w:rsidP="001B7A00">
      <w:pPr>
        <w:pStyle w:val="FirstParagraph"/>
        <w:rPr>
          <w:rFonts w:ascii="Calibri Light" w:hAnsi="Calibri Light" w:cs="Calibri Light"/>
          <w:sz w:val="22"/>
          <w:szCs w:val="22"/>
          <w:lang w:val="it-IT"/>
        </w:rPr>
      </w:pPr>
      <w:r w:rsidRPr="008E01C5">
        <w:rPr>
          <w:rFonts w:ascii="Calibri Light" w:hAnsi="Calibri Light" w:cs="Calibri Light"/>
          <w:b/>
          <w:sz w:val="22"/>
          <w:szCs w:val="22"/>
          <w:lang w:val="it-IT"/>
        </w:rPr>
        <w:t>Logica di Registrazione delle Variazioni:</w:t>
      </w:r>
    </w:p>
    <w:p w14:paraId="3D77F1FF" w14:textId="77777777" w:rsidR="001B7A00" w:rsidRPr="008E01C5" w:rsidRDefault="001B7A00" w:rsidP="001B7A00">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Le variazioni di spread sono registrate automaticamente quando: 1. Un monitoraggio di covenant è completato e il valore del covenant cambia 2. Il nuovo valore del covenant corrisponde a un range diverso nella tabella di spread 3. Lo spread applicato cambia di conseguenza 4. La variazione è tracciata nel sistema con data, causa e documento di supporto</w:t>
      </w:r>
    </w:p>
    <w:p w14:paraId="506CC7B4" w14:textId="29A8888E" w:rsidR="008E01C5" w:rsidRPr="008E01C5" w:rsidRDefault="008E01C5" w:rsidP="008E01C5">
      <w:pPr>
        <w:pStyle w:val="Heading3"/>
        <w:rPr>
          <w:rFonts w:ascii="Calibri Light" w:hAnsi="Calibri Light" w:cs="Calibri Light"/>
          <w:sz w:val="22"/>
          <w:szCs w:val="22"/>
          <w:lang w:val="it-IT"/>
        </w:rPr>
      </w:pPr>
      <w:bookmarkStart w:id="519" w:name="_Toc227849760"/>
      <w:r w:rsidRPr="008E01C5">
        <w:rPr>
          <w:rFonts w:ascii="Calibri Light" w:hAnsi="Calibri Light" w:cs="Calibri Light"/>
          <w:sz w:val="22"/>
          <w:szCs w:val="22"/>
          <w:lang w:val="it-IT"/>
        </w:rPr>
        <w:t>3.</w:t>
      </w:r>
      <w:r w:rsidR="00556642">
        <w:rPr>
          <w:rFonts w:ascii="Calibri Light" w:hAnsi="Calibri Light" w:cs="Calibri Light"/>
          <w:sz w:val="22"/>
          <w:szCs w:val="22"/>
          <w:lang w:val="it-IT"/>
        </w:rPr>
        <w:t>6</w:t>
      </w:r>
      <w:r w:rsidRPr="008E01C5">
        <w:rPr>
          <w:rFonts w:ascii="Calibri Light" w:hAnsi="Calibri Light" w:cs="Calibri Light"/>
          <w:sz w:val="22"/>
          <w:szCs w:val="22"/>
          <w:lang w:val="it-IT"/>
        </w:rPr>
        <w:t xml:space="preserve"> Sezione Scadenziere (ISP)</w:t>
      </w:r>
      <w:bookmarkEnd w:id="519"/>
    </w:p>
    <w:p w14:paraId="783611A4" w14:textId="068C0D59" w:rsidR="008E01C5" w:rsidRPr="008E01C5" w:rsidRDefault="008E01C5" w:rsidP="008E01C5">
      <w:pPr>
        <w:pStyle w:val="Heading4"/>
        <w:rPr>
          <w:rFonts w:ascii="Calibri Light" w:hAnsi="Calibri Light" w:cs="Calibri Light"/>
          <w:sz w:val="22"/>
          <w:szCs w:val="22"/>
          <w:lang w:val="it-IT"/>
        </w:rPr>
      </w:pPr>
      <w:r w:rsidRPr="008E01C5">
        <w:rPr>
          <w:rFonts w:ascii="Calibri Light" w:hAnsi="Calibri Light" w:cs="Calibri Light"/>
          <w:sz w:val="22"/>
          <w:szCs w:val="22"/>
          <w:lang w:val="it-IT"/>
        </w:rPr>
        <w:t>3.</w:t>
      </w:r>
      <w:r w:rsidR="00556642">
        <w:rPr>
          <w:rFonts w:ascii="Calibri Light" w:hAnsi="Calibri Light" w:cs="Calibri Light"/>
          <w:sz w:val="22"/>
          <w:szCs w:val="22"/>
          <w:lang w:val="it-IT"/>
        </w:rPr>
        <w:t>6</w:t>
      </w:r>
      <w:r w:rsidRPr="008E01C5">
        <w:rPr>
          <w:rFonts w:ascii="Calibri Light" w:hAnsi="Calibri Light" w:cs="Calibri Light"/>
          <w:sz w:val="22"/>
          <w:szCs w:val="22"/>
          <w:lang w:val="it-IT"/>
        </w:rPr>
        <w:t>.1 Pagina Scadenziere - Cronologia Consolidata</w:t>
      </w:r>
    </w:p>
    <w:p w14:paraId="4D4FB04C" w14:textId="7D500687" w:rsidR="008E01C5" w:rsidRPr="008E01C5" w:rsidRDefault="008E01C5" w:rsidP="008E01C5">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 xml:space="preserve">La sezione “Scadenziere” fornisce una vista consolidata di tutti gli eventi di </w:t>
      </w:r>
      <w:r w:rsidR="003E635A">
        <w:rPr>
          <w:rFonts w:ascii="Calibri Light" w:hAnsi="Calibri Light" w:cs="Calibri Light"/>
          <w:sz w:val="22"/>
          <w:szCs w:val="22"/>
          <w:lang w:val="it-IT"/>
        </w:rPr>
        <w:t>monitoraggio dei covenant del</w:t>
      </w:r>
      <w:r w:rsidRPr="008E01C5">
        <w:rPr>
          <w:rFonts w:ascii="Calibri Light" w:hAnsi="Calibri Light" w:cs="Calibri Light"/>
          <w:sz w:val="22"/>
          <w:szCs w:val="22"/>
          <w:lang w:val="it-IT"/>
        </w:rPr>
        <w:t>la pratica, ordinati cronologicamente.</w:t>
      </w:r>
    </w:p>
    <w:p w14:paraId="052B26DC"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Titolo Pagina:</w:t>
      </w:r>
      <w:r w:rsidRPr="008E01C5">
        <w:rPr>
          <w:rFonts w:ascii="Calibri Light" w:hAnsi="Calibri Light" w:cs="Calibri Light"/>
          <w:sz w:val="22"/>
          <w:szCs w:val="22"/>
          <w:lang w:val="it-IT"/>
        </w:rPr>
        <w:t xml:space="preserve"> “Scadenziere Pratica XXX”</w:t>
      </w:r>
    </w:p>
    <w:p w14:paraId="26832CE1" w14:textId="1B6A2BDE" w:rsidR="004D140A" w:rsidRDefault="008E01C5" w:rsidP="008E01C5">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 </w:t>
      </w:r>
      <w:r w:rsidRPr="008E01C5">
        <w:rPr>
          <w:rFonts w:ascii="Calibri Light" w:hAnsi="Calibri Light" w:cs="Calibri Light"/>
          <w:b/>
          <w:sz w:val="22"/>
          <w:szCs w:val="22"/>
          <w:lang w:val="it-IT"/>
        </w:rPr>
        <w:t>Filtro Tipologia:</w:t>
      </w:r>
      <w:r w:rsidRPr="008E01C5">
        <w:rPr>
          <w:rFonts w:ascii="Calibri Light" w:hAnsi="Calibri Light" w:cs="Calibri Light"/>
          <w:sz w:val="22"/>
          <w:szCs w:val="22"/>
          <w:lang w:val="it-IT"/>
        </w:rPr>
        <w:t xml:space="preserve"> Un dropdown che consente di filtrare per tipologia specifica (es. Gearing Ratio, </w:t>
      </w:r>
      <w:r w:rsidR="004D140A">
        <w:rPr>
          <w:rFonts w:ascii="Calibri Light" w:hAnsi="Calibri Light" w:cs="Calibri Light"/>
          <w:sz w:val="22"/>
          <w:szCs w:val="22"/>
          <w:lang w:val="it-IT"/>
        </w:rPr>
        <w:t>Leverage Ratio)</w:t>
      </w:r>
    </w:p>
    <w:p w14:paraId="637E71D4" w14:textId="0929E001"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 </w:t>
      </w:r>
      <w:r w:rsidRPr="008E01C5">
        <w:rPr>
          <w:rFonts w:ascii="Calibri Light" w:hAnsi="Calibri Light" w:cs="Calibri Light"/>
          <w:b/>
          <w:sz w:val="22"/>
          <w:szCs w:val="22"/>
          <w:lang w:val="it-IT"/>
        </w:rPr>
        <w:t>Pulsante “Applica filtri”:</w:t>
      </w:r>
      <w:r w:rsidRPr="008E01C5">
        <w:rPr>
          <w:rFonts w:ascii="Calibri Light" w:hAnsi="Calibri Light" w:cs="Calibri Light"/>
          <w:sz w:val="22"/>
          <w:szCs w:val="22"/>
          <w:lang w:val="it-IT"/>
        </w:rPr>
        <w:t xml:space="preserve"> Esegue la ricerca con i filtri selezionati</w:t>
      </w:r>
    </w:p>
    <w:p w14:paraId="1E8CF376" w14:textId="77777777" w:rsidR="004D140A"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Tabella Scadenziere:</w:t>
      </w:r>
      <w:r w:rsidRPr="008E01C5">
        <w:rPr>
          <w:rFonts w:ascii="Calibri Light" w:hAnsi="Calibri Light" w:cs="Calibri Light"/>
          <w:sz w:val="22"/>
          <w:szCs w:val="22"/>
          <w:lang w:val="it-IT"/>
        </w:rPr>
        <w:t xml:space="preserve"> Una tabella che mostra tutti gli eventi di monitoraggio, con colonne: </w:t>
      </w:r>
    </w:p>
    <w:p w14:paraId="509EF3B1" w14:textId="33655E7A" w:rsidR="004D140A" w:rsidRDefault="008E01C5" w:rsidP="00DA6969">
      <w:pPr>
        <w:pStyle w:val="BodyText"/>
        <w:numPr>
          <w:ilvl w:val="0"/>
          <w:numId w:val="23"/>
        </w:numPr>
        <w:rPr>
          <w:rFonts w:ascii="Calibri Light" w:hAnsi="Calibri Light" w:cs="Calibri Light"/>
          <w:sz w:val="22"/>
          <w:szCs w:val="22"/>
          <w:lang w:val="it-IT"/>
        </w:rPr>
      </w:pPr>
      <w:r w:rsidRPr="008E01C5">
        <w:rPr>
          <w:rFonts w:ascii="Calibri Light" w:hAnsi="Calibri Light" w:cs="Calibri Light"/>
          <w:b/>
          <w:sz w:val="22"/>
          <w:szCs w:val="22"/>
          <w:lang w:val="it-IT"/>
        </w:rPr>
        <w:t>Tipologia:</w:t>
      </w:r>
      <w:r w:rsidRPr="008E01C5">
        <w:rPr>
          <w:rFonts w:ascii="Calibri Light" w:hAnsi="Calibri Light" w:cs="Calibri Light"/>
          <w:sz w:val="22"/>
          <w:szCs w:val="22"/>
          <w:lang w:val="it-IT"/>
        </w:rPr>
        <w:t xml:space="preserve"> Il tipo specifico </w:t>
      </w:r>
      <w:r w:rsidR="004D140A">
        <w:rPr>
          <w:rFonts w:ascii="Calibri Light" w:hAnsi="Calibri Light" w:cs="Calibri Light"/>
          <w:sz w:val="22"/>
          <w:szCs w:val="22"/>
          <w:lang w:val="it-IT"/>
        </w:rPr>
        <w:t>di covenant (E.g. Leverage Ratio)</w:t>
      </w:r>
    </w:p>
    <w:p w14:paraId="00247E33" w14:textId="39D9B1FA" w:rsidR="004D140A" w:rsidRDefault="008E01C5" w:rsidP="00DA6969">
      <w:pPr>
        <w:pStyle w:val="BodyText"/>
        <w:numPr>
          <w:ilvl w:val="0"/>
          <w:numId w:val="23"/>
        </w:numPr>
        <w:rPr>
          <w:rFonts w:ascii="Calibri Light" w:hAnsi="Calibri Light" w:cs="Calibri Light"/>
          <w:sz w:val="22"/>
          <w:szCs w:val="22"/>
          <w:lang w:val="it-IT"/>
        </w:rPr>
      </w:pPr>
      <w:r w:rsidRPr="008E01C5">
        <w:rPr>
          <w:rFonts w:ascii="Calibri Light" w:hAnsi="Calibri Light" w:cs="Calibri Light"/>
          <w:b/>
          <w:sz w:val="22"/>
          <w:szCs w:val="22"/>
          <w:lang w:val="it-IT"/>
        </w:rPr>
        <w:t>ID Evento di Monitoraggio</w:t>
      </w:r>
      <w:r w:rsidRPr="008E01C5">
        <w:rPr>
          <w:rFonts w:ascii="Calibri Light" w:hAnsi="Calibri Light" w:cs="Calibri Light"/>
          <w:sz w:val="22"/>
          <w:szCs w:val="22"/>
          <w:lang w:val="it-IT"/>
        </w:rPr>
        <w:t xml:space="preserve"> </w:t>
      </w:r>
    </w:p>
    <w:p w14:paraId="0464D29A" w14:textId="6F8D8F92" w:rsidR="004D140A" w:rsidRDefault="008E01C5" w:rsidP="00DA6969">
      <w:pPr>
        <w:pStyle w:val="BodyText"/>
        <w:numPr>
          <w:ilvl w:val="0"/>
          <w:numId w:val="23"/>
        </w:numPr>
        <w:rPr>
          <w:rFonts w:ascii="Calibri Light" w:hAnsi="Calibri Light" w:cs="Calibri Light"/>
          <w:sz w:val="22"/>
          <w:szCs w:val="22"/>
          <w:lang w:val="it-IT"/>
        </w:rPr>
      </w:pPr>
      <w:r w:rsidRPr="008E01C5">
        <w:rPr>
          <w:rFonts w:ascii="Calibri Light" w:hAnsi="Calibri Light" w:cs="Calibri Light"/>
          <w:b/>
          <w:sz w:val="22"/>
          <w:szCs w:val="22"/>
          <w:lang w:val="it-IT"/>
        </w:rPr>
        <w:t>Data di riferimento</w:t>
      </w:r>
      <w:r w:rsidRPr="008E01C5">
        <w:rPr>
          <w:rFonts w:ascii="Calibri Light" w:hAnsi="Calibri Light" w:cs="Calibri Light"/>
          <w:sz w:val="22"/>
          <w:szCs w:val="22"/>
          <w:lang w:val="it-IT"/>
        </w:rPr>
        <w:t xml:space="preserve"> </w:t>
      </w:r>
    </w:p>
    <w:p w14:paraId="5964F895" w14:textId="24C9C662" w:rsidR="004D140A" w:rsidRDefault="008E01C5" w:rsidP="00DA6969">
      <w:pPr>
        <w:pStyle w:val="BodyText"/>
        <w:numPr>
          <w:ilvl w:val="0"/>
          <w:numId w:val="23"/>
        </w:numPr>
        <w:rPr>
          <w:rFonts w:ascii="Calibri Light" w:hAnsi="Calibri Light" w:cs="Calibri Light"/>
          <w:sz w:val="22"/>
          <w:szCs w:val="22"/>
          <w:lang w:val="it-IT"/>
        </w:rPr>
      </w:pPr>
      <w:r w:rsidRPr="008E01C5">
        <w:rPr>
          <w:rFonts w:ascii="Calibri Light" w:hAnsi="Calibri Light" w:cs="Calibri Light"/>
          <w:b/>
          <w:sz w:val="22"/>
          <w:szCs w:val="22"/>
          <w:lang w:val="it-IT"/>
        </w:rPr>
        <w:t>Scadenza monitoraggio</w:t>
      </w:r>
      <w:r w:rsidRPr="008E01C5">
        <w:rPr>
          <w:rFonts w:ascii="Calibri Light" w:hAnsi="Calibri Light" w:cs="Calibri Light"/>
          <w:sz w:val="22"/>
          <w:szCs w:val="22"/>
          <w:lang w:val="it-IT"/>
        </w:rPr>
        <w:t xml:space="preserve"> </w:t>
      </w:r>
    </w:p>
    <w:p w14:paraId="7256B4A7" w14:textId="6BCC5845" w:rsidR="004D140A" w:rsidRDefault="008E01C5" w:rsidP="00DA6969">
      <w:pPr>
        <w:pStyle w:val="BodyText"/>
        <w:numPr>
          <w:ilvl w:val="0"/>
          <w:numId w:val="23"/>
        </w:numPr>
        <w:rPr>
          <w:rFonts w:ascii="Calibri Light" w:hAnsi="Calibri Light" w:cs="Calibri Light"/>
          <w:sz w:val="22"/>
          <w:szCs w:val="22"/>
          <w:lang w:val="it-IT"/>
        </w:rPr>
      </w:pPr>
      <w:r w:rsidRPr="008E01C5">
        <w:rPr>
          <w:rFonts w:ascii="Calibri Light" w:hAnsi="Calibri Light" w:cs="Calibri Light"/>
          <w:b/>
          <w:sz w:val="22"/>
          <w:szCs w:val="22"/>
          <w:lang w:val="it-IT"/>
        </w:rPr>
        <w:t>Giorni al prossimo monitoraggio</w:t>
      </w:r>
      <w:r w:rsidRPr="008E01C5">
        <w:rPr>
          <w:rFonts w:ascii="Calibri Light" w:hAnsi="Calibri Light" w:cs="Calibri Light"/>
          <w:sz w:val="22"/>
          <w:szCs w:val="22"/>
          <w:lang w:val="it-IT"/>
        </w:rPr>
        <w:t xml:space="preserve"> </w:t>
      </w:r>
    </w:p>
    <w:p w14:paraId="2F363D14" w14:textId="19633186" w:rsidR="004D140A" w:rsidRDefault="008E01C5" w:rsidP="00DA6969">
      <w:pPr>
        <w:pStyle w:val="BodyText"/>
        <w:numPr>
          <w:ilvl w:val="0"/>
          <w:numId w:val="23"/>
        </w:numPr>
        <w:rPr>
          <w:rFonts w:ascii="Calibri Light" w:hAnsi="Calibri Light" w:cs="Calibri Light"/>
          <w:sz w:val="22"/>
          <w:szCs w:val="22"/>
          <w:lang w:val="it-IT"/>
        </w:rPr>
      </w:pPr>
      <w:r w:rsidRPr="008E01C5">
        <w:rPr>
          <w:rFonts w:ascii="Calibri Light" w:hAnsi="Calibri Light" w:cs="Calibri Light"/>
          <w:b/>
          <w:sz w:val="22"/>
          <w:szCs w:val="22"/>
          <w:lang w:val="it-IT"/>
        </w:rPr>
        <w:t>Data avvenuto monitoraggio</w:t>
      </w:r>
      <w:r w:rsidRPr="008E01C5">
        <w:rPr>
          <w:rFonts w:ascii="Calibri Light" w:hAnsi="Calibri Light" w:cs="Calibri Light"/>
          <w:sz w:val="22"/>
          <w:szCs w:val="22"/>
          <w:lang w:val="it-IT"/>
        </w:rPr>
        <w:t xml:space="preserve"> </w:t>
      </w:r>
    </w:p>
    <w:p w14:paraId="653DEA4E" w14:textId="0D6FAF3C" w:rsidR="004D140A" w:rsidRDefault="008E01C5" w:rsidP="00DA6969">
      <w:pPr>
        <w:pStyle w:val="BodyText"/>
        <w:numPr>
          <w:ilvl w:val="0"/>
          <w:numId w:val="23"/>
        </w:numPr>
        <w:rPr>
          <w:rFonts w:ascii="Calibri Light" w:hAnsi="Calibri Light" w:cs="Calibri Light"/>
          <w:sz w:val="22"/>
          <w:szCs w:val="22"/>
          <w:lang w:val="it-IT"/>
        </w:rPr>
      </w:pPr>
      <w:r w:rsidRPr="008E01C5">
        <w:rPr>
          <w:rFonts w:ascii="Calibri Light" w:hAnsi="Calibri Light" w:cs="Calibri Light"/>
          <w:b/>
          <w:sz w:val="22"/>
          <w:szCs w:val="22"/>
          <w:lang w:val="it-IT"/>
        </w:rPr>
        <w:t>Status</w:t>
      </w:r>
      <w:r w:rsidRPr="008E01C5">
        <w:rPr>
          <w:rFonts w:ascii="Calibri Light" w:hAnsi="Calibri Light" w:cs="Calibri Light"/>
          <w:sz w:val="22"/>
          <w:szCs w:val="22"/>
          <w:lang w:val="it-IT"/>
        </w:rPr>
        <w:t xml:space="preserve"> (con indicatore colorato) </w:t>
      </w:r>
    </w:p>
    <w:p w14:paraId="62063E70" w14:textId="1D62A78D" w:rsidR="004D140A" w:rsidRDefault="004D140A" w:rsidP="00DA6969">
      <w:pPr>
        <w:pStyle w:val="BodyText"/>
        <w:numPr>
          <w:ilvl w:val="0"/>
          <w:numId w:val="23"/>
        </w:numPr>
        <w:rPr>
          <w:rFonts w:ascii="Calibri Light" w:hAnsi="Calibri Light" w:cs="Calibri Light"/>
          <w:sz w:val="22"/>
          <w:szCs w:val="22"/>
          <w:lang w:val="it-IT"/>
        </w:rPr>
      </w:pPr>
      <w:r>
        <w:rPr>
          <w:rFonts w:ascii="Calibri Light" w:hAnsi="Calibri Light" w:cs="Calibri Light"/>
          <w:b/>
          <w:sz w:val="22"/>
          <w:szCs w:val="22"/>
          <w:lang w:val="it-IT"/>
        </w:rPr>
        <w:t>Compliance Certificate</w:t>
      </w:r>
      <w:r w:rsidR="008E01C5" w:rsidRPr="008E01C5">
        <w:rPr>
          <w:rFonts w:ascii="Calibri Light" w:hAnsi="Calibri Light" w:cs="Calibri Light"/>
          <w:sz w:val="22"/>
          <w:szCs w:val="22"/>
          <w:lang w:val="it-IT"/>
        </w:rPr>
        <w:t xml:space="preserve"> (con link “Download</w:t>
      </w:r>
      <w:r w:rsidR="008E01C5" w:rsidRPr="00B8172C">
        <w:rPr>
          <w:rFonts w:ascii="Calibri Light" w:hAnsi="Calibri Light" w:cs="Calibri Light"/>
          <w:sz w:val="22"/>
          <w:szCs w:val="22"/>
          <w:lang w:val="it-IT"/>
        </w:rPr>
        <w:t>”)</w:t>
      </w:r>
      <w:r w:rsidR="00B8172C" w:rsidRPr="00B8172C">
        <w:rPr>
          <w:rFonts w:ascii="Calibri Light" w:hAnsi="Calibri Light" w:cs="Calibri Light"/>
          <w:sz w:val="22"/>
          <w:szCs w:val="22"/>
          <w:lang w:val="it-IT"/>
        </w:rPr>
        <w:t>, se presente</w:t>
      </w:r>
    </w:p>
    <w:p w14:paraId="04E1BCCB" w14:textId="0D32C42C" w:rsidR="008E01C5" w:rsidRPr="008E01C5" w:rsidRDefault="008E01C5" w:rsidP="00DA6969">
      <w:pPr>
        <w:pStyle w:val="BodyText"/>
        <w:numPr>
          <w:ilvl w:val="0"/>
          <w:numId w:val="23"/>
        </w:numPr>
        <w:rPr>
          <w:rFonts w:ascii="Calibri Light" w:hAnsi="Calibri Light" w:cs="Calibri Light"/>
          <w:sz w:val="22"/>
          <w:szCs w:val="22"/>
          <w:lang w:val="it-IT"/>
        </w:rPr>
      </w:pPr>
      <w:r w:rsidRPr="008E01C5">
        <w:rPr>
          <w:rFonts w:ascii="Calibri Light" w:hAnsi="Calibri Light" w:cs="Calibri Light"/>
          <w:b/>
          <w:sz w:val="22"/>
          <w:szCs w:val="22"/>
          <w:lang w:val="it-IT"/>
        </w:rPr>
        <w:t>Azioni</w:t>
      </w:r>
      <w:r w:rsidRPr="008E01C5">
        <w:rPr>
          <w:rFonts w:ascii="Calibri Light" w:hAnsi="Calibri Light" w:cs="Calibri Light"/>
          <w:sz w:val="22"/>
          <w:szCs w:val="22"/>
          <w:lang w:val="it-IT"/>
        </w:rPr>
        <w:t xml:space="preserve"> (link “Salta Monitoraggio”</w:t>
      </w:r>
      <w:r w:rsidR="00B96C1B">
        <w:rPr>
          <w:rFonts w:ascii="Calibri Light" w:hAnsi="Calibri Light" w:cs="Calibri Light"/>
          <w:sz w:val="22"/>
          <w:szCs w:val="22"/>
          <w:lang w:val="it-IT"/>
        </w:rPr>
        <w:t>/”Ignora soglia</w:t>
      </w:r>
      <w:r w:rsidRPr="008E01C5">
        <w:rPr>
          <w:rFonts w:ascii="Calibri Light" w:hAnsi="Calibri Light" w:cs="Calibri Light"/>
          <w:sz w:val="22"/>
          <w:szCs w:val="22"/>
          <w:lang w:val="it-IT"/>
        </w:rPr>
        <w:t>”)</w:t>
      </w:r>
    </w:p>
    <w:p w14:paraId="63146500" w14:textId="733AF4A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Ordinamento e Paginazione:</w:t>
      </w:r>
      <w:r w:rsidRPr="008E01C5">
        <w:rPr>
          <w:rFonts w:ascii="Calibri Light" w:hAnsi="Calibri Light" w:cs="Calibri Light"/>
          <w:sz w:val="22"/>
          <w:szCs w:val="22"/>
          <w:lang w:val="it-IT"/>
        </w:rPr>
        <w:t xml:space="preserve"> Le colonne sono ordinabili per Data di riferimento, Scadenza monitoraggio, Giorni al prossimo monitoraggio. La tabella mostra </w:t>
      </w:r>
      <w:r w:rsidR="00FD321B">
        <w:rPr>
          <w:rFonts w:ascii="Calibri Light" w:hAnsi="Calibri Light" w:cs="Calibri Light"/>
          <w:sz w:val="22"/>
          <w:szCs w:val="22"/>
          <w:lang w:val="it-IT"/>
        </w:rPr>
        <w:t>2</w:t>
      </w:r>
      <w:r w:rsidRPr="008E01C5">
        <w:rPr>
          <w:rFonts w:ascii="Calibri Light" w:hAnsi="Calibri Light" w:cs="Calibri Light"/>
          <w:sz w:val="22"/>
          <w:szCs w:val="22"/>
          <w:lang w:val="it-IT"/>
        </w:rPr>
        <w:t>0 righe per pagina</w:t>
      </w:r>
    </w:p>
    <w:p w14:paraId="2073A61D" w14:textId="77777777" w:rsidR="008E01C5" w:rsidRPr="008E01C5" w:rsidRDefault="008E01C5" w:rsidP="008E01C5">
      <w:pPr>
        <w:pStyle w:val="Heading2"/>
        <w:rPr>
          <w:rFonts w:ascii="Calibri Light" w:hAnsi="Calibri Light" w:cs="Calibri Light"/>
          <w:sz w:val="22"/>
          <w:szCs w:val="22"/>
          <w:lang w:val="it-IT"/>
        </w:rPr>
      </w:pPr>
      <w:bookmarkStart w:id="520" w:name="_Toc227849761"/>
      <w:r w:rsidRPr="008E01C5">
        <w:rPr>
          <w:rFonts w:ascii="Calibri Light" w:hAnsi="Calibri Light" w:cs="Calibri Light"/>
          <w:sz w:val="22"/>
          <w:szCs w:val="22"/>
          <w:lang w:val="it-IT"/>
        </w:rPr>
        <w:t>4. FLUSSO DELOITTE (UTENTE DELOITTE)</w:t>
      </w:r>
      <w:bookmarkEnd w:id="520"/>
    </w:p>
    <w:p w14:paraId="0FB87CB5" w14:textId="77777777" w:rsidR="008E01C5" w:rsidRPr="008E01C5" w:rsidRDefault="008E01C5" w:rsidP="008E01C5">
      <w:pPr>
        <w:pStyle w:val="Heading3"/>
        <w:rPr>
          <w:rFonts w:ascii="Calibri Light" w:hAnsi="Calibri Light" w:cs="Calibri Light"/>
          <w:sz w:val="22"/>
          <w:szCs w:val="22"/>
          <w:lang w:val="it-IT"/>
        </w:rPr>
      </w:pPr>
      <w:bookmarkStart w:id="521" w:name="_Toc227849762"/>
      <w:r w:rsidRPr="008E01C5">
        <w:rPr>
          <w:rFonts w:ascii="Calibri Light" w:hAnsi="Calibri Light" w:cs="Calibri Light"/>
          <w:sz w:val="22"/>
          <w:szCs w:val="22"/>
          <w:lang w:val="it-IT"/>
        </w:rPr>
        <w:t>4.1 Descrizione Generale del Flusso Deloitte</w:t>
      </w:r>
      <w:bookmarkEnd w:id="521"/>
    </w:p>
    <w:p w14:paraId="3394DAE3" w14:textId="77777777" w:rsidR="008E01C5" w:rsidRPr="008E01C5" w:rsidRDefault="008E01C5" w:rsidP="008E01C5">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Il Flusso Deloitte rappresenta il percorso dell’Utente Deloitte all’interno della piattaforma Agency Desk. L’utente Deloitte è il verificatore e approvatore dei monitoraggi e ha il compito di:</w:t>
      </w:r>
    </w:p>
    <w:p w14:paraId="709DF39B" w14:textId="77777777" w:rsidR="008E01C5" w:rsidRPr="008E01C5" w:rsidRDefault="008E01C5" w:rsidP="00DA6969">
      <w:pPr>
        <w:pStyle w:val="Compact"/>
        <w:numPr>
          <w:ilvl w:val="0"/>
          <w:numId w:val="5"/>
        </w:numPr>
        <w:rPr>
          <w:rFonts w:ascii="Calibri Light" w:hAnsi="Calibri Light" w:cs="Calibri Light"/>
          <w:sz w:val="22"/>
          <w:szCs w:val="22"/>
          <w:lang w:val="it-IT"/>
        </w:rPr>
      </w:pPr>
      <w:r w:rsidRPr="008E01C5">
        <w:rPr>
          <w:rFonts w:ascii="Calibri Light" w:hAnsi="Calibri Light" w:cs="Calibri Light"/>
          <w:b/>
          <w:sz w:val="22"/>
          <w:szCs w:val="22"/>
          <w:lang w:val="it-IT"/>
        </w:rPr>
        <w:t>Verificare i Compliance Certificate</w:t>
      </w:r>
      <w:r w:rsidRPr="008E01C5">
        <w:rPr>
          <w:rFonts w:ascii="Calibri Light" w:hAnsi="Calibri Light" w:cs="Calibri Light"/>
          <w:sz w:val="22"/>
          <w:szCs w:val="22"/>
          <w:lang w:val="it-IT"/>
        </w:rPr>
        <w:t xml:space="preserve"> caricati da ISP per i Covenant</w:t>
      </w:r>
    </w:p>
    <w:p w14:paraId="28D28412" w14:textId="77777777" w:rsidR="008E01C5" w:rsidRPr="008E01C5" w:rsidRDefault="008E01C5" w:rsidP="00DA6969">
      <w:pPr>
        <w:pStyle w:val="Compact"/>
        <w:numPr>
          <w:ilvl w:val="0"/>
          <w:numId w:val="5"/>
        </w:numPr>
        <w:rPr>
          <w:rFonts w:ascii="Calibri Light" w:hAnsi="Calibri Light" w:cs="Calibri Light"/>
          <w:sz w:val="22"/>
          <w:szCs w:val="22"/>
          <w:lang w:val="it-IT"/>
        </w:rPr>
      </w:pPr>
      <w:r w:rsidRPr="008E01C5">
        <w:rPr>
          <w:rFonts w:ascii="Calibri Light" w:hAnsi="Calibri Light" w:cs="Calibri Light"/>
          <w:b/>
          <w:sz w:val="22"/>
          <w:szCs w:val="22"/>
          <w:lang w:val="it-IT"/>
        </w:rPr>
        <w:t>Approvare o Rifiutare le Richieste di Eccezione</w:t>
      </w:r>
      <w:r w:rsidRPr="008E01C5">
        <w:rPr>
          <w:rFonts w:ascii="Calibri Light" w:hAnsi="Calibri Light" w:cs="Calibri Light"/>
          <w:sz w:val="22"/>
          <w:szCs w:val="22"/>
          <w:lang w:val="it-IT"/>
        </w:rPr>
        <w:t xml:space="preserve"> presentate da ISP</w:t>
      </w:r>
    </w:p>
    <w:p w14:paraId="2F215F69" w14:textId="64646B5B" w:rsidR="008E01C5" w:rsidRPr="008E01C5" w:rsidRDefault="008E01C5" w:rsidP="00DA6969">
      <w:pPr>
        <w:pStyle w:val="Compact"/>
        <w:numPr>
          <w:ilvl w:val="0"/>
          <w:numId w:val="5"/>
        </w:numPr>
        <w:rPr>
          <w:rFonts w:ascii="Calibri Light" w:hAnsi="Calibri Light" w:cs="Calibri Light"/>
          <w:sz w:val="22"/>
          <w:szCs w:val="22"/>
          <w:lang w:val="it-IT"/>
        </w:rPr>
      </w:pPr>
      <w:r w:rsidRPr="008E01C5">
        <w:rPr>
          <w:rFonts w:ascii="Calibri Light" w:hAnsi="Calibri Light" w:cs="Calibri Light"/>
          <w:b/>
          <w:sz w:val="22"/>
          <w:szCs w:val="22"/>
          <w:lang w:val="it-IT"/>
        </w:rPr>
        <w:t>Assegnare i Documenti ai Covenant</w:t>
      </w:r>
      <w:r w:rsidRPr="008E01C5">
        <w:rPr>
          <w:rFonts w:ascii="Calibri Light" w:hAnsi="Calibri Light" w:cs="Calibri Light"/>
          <w:sz w:val="22"/>
          <w:szCs w:val="22"/>
          <w:lang w:val="it-IT"/>
        </w:rPr>
        <w:t xml:space="preserve"> per collegare i documenti caricati ai monitoraggi specifici</w:t>
      </w:r>
    </w:p>
    <w:p w14:paraId="2E5613D1" w14:textId="2F439EC0" w:rsidR="008E01C5" w:rsidRPr="008E01C5" w:rsidRDefault="008E01C5" w:rsidP="00DA6969">
      <w:pPr>
        <w:pStyle w:val="Compact"/>
        <w:numPr>
          <w:ilvl w:val="0"/>
          <w:numId w:val="5"/>
        </w:numPr>
        <w:rPr>
          <w:rFonts w:ascii="Calibri Light" w:hAnsi="Calibri Light" w:cs="Calibri Light"/>
          <w:sz w:val="22"/>
          <w:szCs w:val="22"/>
          <w:lang w:val="it-IT"/>
        </w:rPr>
      </w:pPr>
      <w:r w:rsidRPr="008E01C5">
        <w:rPr>
          <w:rFonts w:ascii="Calibri Light" w:hAnsi="Calibri Light" w:cs="Calibri Light"/>
          <w:b/>
          <w:sz w:val="22"/>
          <w:szCs w:val="22"/>
          <w:lang w:val="it-IT"/>
        </w:rPr>
        <w:t>Modificare i Dati dei Covenant</w:t>
      </w:r>
      <w:r w:rsidRPr="008E01C5">
        <w:rPr>
          <w:rFonts w:ascii="Calibri Light" w:hAnsi="Calibri Light" w:cs="Calibri Light"/>
          <w:sz w:val="22"/>
          <w:szCs w:val="22"/>
          <w:lang w:val="it-IT"/>
        </w:rPr>
        <w:t xml:space="preserve"> quando necessario</w:t>
      </w:r>
    </w:p>
    <w:p w14:paraId="3742F625" w14:textId="77777777" w:rsidR="008E01C5" w:rsidRPr="008E01C5" w:rsidRDefault="008E01C5" w:rsidP="00DA6969">
      <w:pPr>
        <w:pStyle w:val="Compact"/>
        <w:numPr>
          <w:ilvl w:val="0"/>
          <w:numId w:val="5"/>
        </w:numPr>
        <w:rPr>
          <w:rFonts w:ascii="Calibri Light" w:hAnsi="Calibri Light" w:cs="Calibri Light"/>
          <w:sz w:val="22"/>
          <w:szCs w:val="22"/>
          <w:lang w:val="it-IT"/>
        </w:rPr>
      </w:pPr>
      <w:r w:rsidRPr="008E01C5">
        <w:rPr>
          <w:rFonts w:ascii="Calibri Light" w:hAnsi="Calibri Light" w:cs="Calibri Light"/>
          <w:b/>
          <w:sz w:val="22"/>
          <w:szCs w:val="22"/>
          <w:lang w:val="it-IT"/>
        </w:rPr>
        <w:t>Generare Report di Monitoraggio</w:t>
      </w:r>
      <w:r w:rsidRPr="008E01C5">
        <w:rPr>
          <w:rFonts w:ascii="Calibri Light" w:hAnsi="Calibri Light" w:cs="Calibri Light"/>
          <w:sz w:val="22"/>
          <w:szCs w:val="22"/>
          <w:lang w:val="it-IT"/>
        </w:rPr>
        <w:t xml:space="preserve"> per analisi e reporting</w:t>
      </w:r>
    </w:p>
    <w:p w14:paraId="0582FA89" w14:textId="77777777" w:rsidR="008E01C5" w:rsidRPr="008E01C5" w:rsidRDefault="008E01C5" w:rsidP="008E01C5">
      <w:pPr>
        <w:pStyle w:val="Heading3"/>
        <w:rPr>
          <w:rFonts w:ascii="Calibri Light" w:hAnsi="Calibri Light" w:cs="Calibri Light"/>
          <w:sz w:val="22"/>
          <w:szCs w:val="22"/>
          <w:lang w:val="it-IT"/>
        </w:rPr>
      </w:pPr>
      <w:bookmarkStart w:id="522" w:name="_Toc227849763"/>
      <w:r w:rsidRPr="008E01C5">
        <w:rPr>
          <w:rFonts w:ascii="Calibri Light" w:hAnsi="Calibri Light" w:cs="Calibri Light"/>
          <w:sz w:val="22"/>
          <w:szCs w:val="22"/>
          <w:lang w:val="it-IT"/>
        </w:rPr>
        <w:t>4.2 Dettaglio Pratica - Sezione Covenant (Deloitte)</w:t>
      </w:r>
      <w:bookmarkEnd w:id="522"/>
    </w:p>
    <w:p w14:paraId="0CD20BFA" w14:textId="77777777" w:rsidR="008E01C5" w:rsidRPr="008E01C5" w:rsidRDefault="008E01C5" w:rsidP="008E01C5">
      <w:pPr>
        <w:pStyle w:val="Heading4"/>
        <w:rPr>
          <w:rFonts w:ascii="Calibri Light" w:hAnsi="Calibri Light" w:cs="Calibri Light"/>
          <w:sz w:val="22"/>
          <w:szCs w:val="22"/>
          <w:lang w:val="it-IT"/>
        </w:rPr>
      </w:pPr>
      <w:r w:rsidRPr="008E01C5">
        <w:rPr>
          <w:rFonts w:ascii="Calibri Light" w:hAnsi="Calibri Light" w:cs="Calibri Light"/>
          <w:sz w:val="22"/>
          <w:szCs w:val="22"/>
          <w:lang w:val="it-IT"/>
        </w:rPr>
        <w:t>4.2.1 Overview Covenant (Deloitte)</w:t>
      </w:r>
    </w:p>
    <w:p w14:paraId="71221DC1" w14:textId="77777777" w:rsidR="008E01C5" w:rsidRPr="008E01C5" w:rsidRDefault="008E01C5" w:rsidP="008E01C5">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Quando l’utente Deloitte accede al dettaglio di una pratica e seleziona la scheda “Covenant”, visualizza una sezione “Overview Covenant” che fornisce un riepilogo completo dello stato dei covenant per quella pratica, con una prospettiva di verifica e approvazione.</w:t>
      </w:r>
    </w:p>
    <w:p w14:paraId="44DC6E33"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Titolo e Sottotitolo:</w:t>
      </w:r>
      <w:r w:rsidRPr="008E01C5">
        <w:rPr>
          <w:rFonts w:ascii="Calibri Light" w:hAnsi="Calibri Light" w:cs="Calibri Light"/>
          <w:sz w:val="22"/>
          <w:szCs w:val="22"/>
          <w:lang w:val="it-IT"/>
        </w:rPr>
        <w:t xml:space="preserve"> “Overview Covenant” con sottotitolo della pratica (es. “Pratica 002”)</w:t>
      </w:r>
    </w:p>
    <w:p w14:paraId="577C6262"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Card Totale Covenant Monitorati:</w:t>
      </w:r>
      <w:r w:rsidRPr="008E01C5">
        <w:rPr>
          <w:rFonts w:ascii="Calibri Light" w:hAnsi="Calibri Light" w:cs="Calibri Light"/>
          <w:sz w:val="22"/>
          <w:szCs w:val="22"/>
          <w:lang w:val="it-IT"/>
        </w:rPr>
        <w:t xml:space="preserve"> Una card che mostra il numero totale di covenant che devono essere monitorati per questa pratica (es. “5”)</w:t>
      </w:r>
    </w:p>
    <w:p w14:paraId="59D72ADB" w14:textId="5B78A14D"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Card Overview Scadenze della Pratica:</w:t>
      </w:r>
      <w:r w:rsidRPr="008E01C5">
        <w:rPr>
          <w:rFonts w:ascii="Calibri Light" w:hAnsi="Calibri Light" w:cs="Calibri Light"/>
          <w:sz w:val="22"/>
          <w:szCs w:val="22"/>
          <w:lang w:val="it-IT"/>
        </w:rPr>
        <w:t xml:space="preserve"> </w:t>
      </w:r>
      <w:r w:rsidR="00AA673F" w:rsidRPr="000C7107">
        <w:rPr>
          <w:rFonts w:ascii="Calibri Light" w:hAnsi="Calibri Light" w:cs="Calibri Light"/>
          <w:sz w:val="22"/>
          <w:szCs w:val="22"/>
          <w:lang w:val="it-IT"/>
        </w:rPr>
        <w:t>alla destra</w:t>
      </w:r>
      <w:r w:rsidR="00AA673F" w:rsidRPr="008E01C5">
        <w:rPr>
          <w:rFonts w:ascii="Calibri Light" w:hAnsi="Calibri Light" w:cs="Calibri Light"/>
          <w:sz w:val="22"/>
          <w:szCs w:val="22"/>
          <w:lang w:val="it-IT"/>
        </w:rPr>
        <w:t xml:space="preserve"> della card del totale è presente una</w:t>
      </w:r>
      <w:r w:rsidRPr="008E01C5">
        <w:rPr>
          <w:rFonts w:ascii="Calibri Light" w:hAnsi="Calibri Light" w:cs="Calibri Light"/>
          <w:sz w:val="22"/>
          <w:szCs w:val="22"/>
          <w:lang w:val="it-IT"/>
        </w:rPr>
        <w:t xml:space="preserve"> card che fornisce un riepilogo dello stato dei covenant</w:t>
      </w:r>
      <w:r w:rsidR="00AA673F" w:rsidRPr="008E01C5">
        <w:rPr>
          <w:rFonts w:ascii="Calibri Light" w:hAnsi="Calibri Light" w:cs="Calibri Light"/>
          <w:sz w:val="22"/>
          <w:szCs w:val="22"/>
          <w:lang w:val="it-IT"/>
        </w:rPr>
        <w:t xml:space="preserve"> suddiviso in </w:t>
      </w:r>
      <w:r w:rsidR="00AA673F">
        <w:rPr>
          <w:rFonts w:ascii="Calibri Light" w:hAnsi="Calibri Light" w:cs="Calibri Light"/>
          <w:sz w:val="22"/>
          <w:szCs w:val="22"/>
          <w:lang w:val="it-IT"/>
        </w:rPr>
        <w:t>tre</w:t>
      </w:r>
      <w:r w:rsidR="00AA673F" w:rsidRPr="008E01C5">
        <w:rPr>
          <w:rFonts w:ascii="Calibri Light" w:hAnsi="Calibri Light" w:cs="Calibri Light"/>
          <w:sz w:val="22"/>
          <w:szCs w:val="22"/>
          <w:lang w:val="it-IT"/>
        </w:rPr>
        <w:t xml:space="preserve"> categorie</w:t>
      </w:r>
      <w:r w:rsidRPr="008E01C5">
        <w:rPr>
          <w:rFonts w:ascii="Calibri Light" w:hAnsi="Calibri Light" w:cs="Calibri Light"/>
          <w:sz w:val="22"/>
          <w:szCs w:val="22"/>
          <w:lang w:val="it-IT"/>
        </w:rPr>
        <w:t xml:space="preserve">: - </w:t>
      </w:r>
      <w:r w:rsidRPr="008E01C5">
        <w:rPr>
          <w:rFonts w:ascii="Calibri Light" w:hAnsi="Calibri Light" w:cs="Calibri Light"/>
          <w:b/>
          <w:sz w:val="22"/>
          <w:szCs w:val="22"/>
          <w:lang w:val="it-IT"/>
        </w:rPr>
        <w:t>Ok (verde):</w:t>
      </w:r>
      <w:r w:rsidRPr="008E01C5">
        <w:rPr>
          <w:rFonts w:ascii="Calibri Light" w:hAnsi="Calibri Light" w:cs="Calibri Light"/>
          <w:sz w:val="22"/>
          <w:szCs w:val="22"/>
          <w:lang w:val="it-IT"/>
        </w:rPr>
        <w:t xml:space="preserve"> Numero di covenant </w:t>
      </w:r>
      <w:r w:rsidR="00AA673F">
        <w:rPr>
          <w:rFonts w:ascii="Calibri Light" w:hAnsi="Calibri Light" w:cs="Calibri Light"/>
          <w:sz w:val="22"/>
          <w:szCs w:val="22"/>
          <w:lang w:val="it-IT"/>
        </w:rPr>
        <w:t>che presentano lo stato “</w:t>
      </w:r>
      <w:r w:rsidR="00AA673F" w:rsidRPr="00036CA2">
        <w:rPr>
          <w:rFonts w:ascii="Calibri Light" w:hAnsi="Calibri Light" w:cs="Calibri Light"/>
          <w:sz w:val="22"/>
          <w:szCs w:val="22"/>
          <w:lang w:val="it-IT"/>
        </w:rPr>
        <w:t>Monitoraggio OK</w:t>
      </w:r>
      <w:r w:rsidR="00AA673F">
        <w:rPr>
          <w:rFonts w:ascii="Calibri Light" w:hAnsi="Calibri Light" w:cs="Calibri Light"/>
          <w:sz w:val="22"/>
          <w:szCs w:val="22"/>
          <w:lang w:val="it-IT"/>
        </w:rPr>
        <w:t>”</w:t>
      </w:r>
      <w:r w:rsidRPr="008E01C5">
        <w:rPr>
          <w:rFonts w:ascii="Calibri Light" w:hAnsi="Calibri Light" w:cs="Calibri Light"/>
          <w:sz w:val="22"/>
          <w:szCs w:val="22"/>
          <w:lang w:val="it-IT"/>
        </w:rPr>
        <w:t xml:space="preserve"> - </w:t>
      </w:r>
      <w:r w:rsidRPr="008E01C5">
        <w:rPr>
          <w:rFonts w:ascii="Calibri Light" w:hAnsi="Calibri Light" w:cs="Calibri Light"/>
          <w:b/>
          <w:sz w:val="22"/>
          <w:szCs w:val="22"/>
          <w:lang w:val="it-IT"/>
        </w:rPr>
        <w:t>In Scadenza (giallo):</w:t>
      </w:r>
      <w:r w:rsidRPr="008E01C5">
        <w:rPr>
          <w:rFonts w:ascii="Calibri Light" w:hAnsi="Calibri Light" w:cs="Calibri Light"/>
          <w:sz w:val="22"/>
          <w:szCs w:val="22"/>
          <w:lang w:val="it-IT"/>
        </w:rPr>
        <w:t xml:space="preserve"> Numero di covenant </w:t>
      </w:r>
      <w:r w:rsidR="00AA673F">
        <w:rPr>
          <w:rFonts w:ascii="Calibri Light" w:hAnsi="Calibri Light" w:cs="Calibri Light"/>
          <w:sz w:val="22"/>
          <w:szCs w:val="22"/>
          <w:lang w:val="it-IT"/>
        </w:rPr>
        <w:t>presentano lo stato “</w:t>
      </w:r>
      <w:r w:rsidR="00AA673F" w:rsidRPr="005C4EEC">
        <w:rPr>
          <w:rFonts w:ascii="Calibri Light" w:hAnsi="Calibri Light" w:cs="Calibri Light"/>
          <w:sz w:val="22"/>
          <w:szCs w:val="22"/>
          <w:lang w:val="it-IT"/>
        </w:rPr>
        <w:t>Monitoraggio in Scadenza</w:t>
      </w:r>
      <w:r w:rsidR="00AA673F">
        <w:rPr>
          <w:rFonts w:ascii="Calibri Light" w:hAnsi="Calibri Light" w:cs="Calibri Light"/>
          <w:sz w:val="22"/>
          <w:szCs w:val="22"/>
          <w:lang w:val="it-IT"/>
        </w:rPr>
        <w:t>” o “</w:t>
      </w:r>
      <w:r w:rsidR="00AA673F" w:rsidRPr="00D83EB1">
        <w:rPr>
          <w:rFonts w:ascii="Calibri Light" w:hAnsi="Calibri Light" w:cs="Calibri Light"/>
          <w:sz w:val="22"/>
          <w:szCs w:val="22"/>
          <w:lang w:val="it-IT"/>
        </w:rPr>
        <w:t>Monitoraggio da</w:t>
      </w:r>
      <w:r w:rsidR="00326D04">
        <w:rPr>
          <w:rFonts w:ascii="Calibri Light" w:hAnsi="Calibri Light" w:cs="Calibri Light"/>
          <w:sz w:val="22"/>
          <w:szCs w:val="22"/>
          <w:lang w:val="it-IT"/>
        </w:rPr>
        <w:t xml:space="preserve"> attenzionare</w:t>
      </w:r>
      <w:r w:rsidR="00AA673F">
        <w:rPr>
          <w:rFonts w:ascii="Calibri Light" w:hAnsi="Calibri Light" w:cs="Calibri Light"/>
          <w:sz w:val="22"/>
          <w:szCs w:val="22"/>
          <w:lang w:val="it-IT"/>
        </w:rPr>
        <w:t>” -</w:t>
      </w:r>
      <w:r w:rsidR="00AA673F" w:rsidRPr="008E01C5">
        <w:rPr>
          <w:rFonts w:ascii="Calibri Light" w:hAnsi="Calibri Light" w:cs="Calibri Light"/>
          <w:sz w:val="22"/>
          <w:szCs w:val="22"/>
          <w:lang w:val="it-IT"/>
        </w:rPr>
        <w:t xml:space="preserve"> </w:t>
      </w:r>
      <w:r w:rsidR="00AA673F">
        <w:rPr>
          <w:rFonts w:ascii="Calibri Light" w:hAnsi="Calibri Light" w:cs="Calibri Light"/>
          <w:b/>
          <w:sz w:val="22"/>
          <w:szCs w:val="22"/>
          <w:lang w:val="it-IT"/>
        </w:rPr>
        <w:t>KO</w:t>
      </w:r>
      <w:r w:rsidRPr="008E01C5">
        <w:rPr>
          <w:rFonts w:ascii="Calibri Light" w:hAnsi="Calibri Light" w:cs="Calibri Light"/>
          <w:b/>
          <w:sz w:val="22"/>
          <w:szCs w:val="22"/>
          <w:lang w:val="it-IT"/>
        </w:rPr>
        <w:t xml:space="preserve"> (rosso):</w:t>
      </w:r>
      <w:r w:rsidRPr="008E01C5">
        <w:rPr>
          <w:rFonts w:ascii="Calibri Light" w:hAnsi="Calibri Light" w:cs="Calibri Light"/>
          <w:sz w:val="22"/>
          <w:szCs w:val="22"/>
          <w:lang w:val="it-IT"/>
        </w:rPr>
        <w:t xml:space="preserve"> Numero di covenant </w:t>
      </w:r>
      <w:r w:rsidR="00AA673F" w:rsidRPr="008E01C5">
        <w:rPr>
          <w:rFonts w:ascii="Calibri Light" w:hAnsi="Calibri Light" w:cs="Calibri Light"/>
          <w:sz w:val="22"/>
          <w:szCs w:val="22"/>
          <w:lang w:val="it-IT"/>
        </w:rPr>
        <w:t xml:space="preserve">che </w:t>
      </w:r>
      <w:r w:rsidR="00AA673F">
        <w:rPr>
          <w:rFonts w:ascii="Calibri Light" w:hAnsi="Calibri Light" w:cs="Calibri Light"/>
          <w:sz w:val="22"/>
          <w:szCs w:val="22"/>
          <w:lang w:val="it-IT"/>
        </w:rPr>
        <w:t>presentano lo stato “</w:t>
      </w:r>
      <w:r w:rsidR="00AA673F" w:rsidRPr="004A4B22">
        <w:rPr>
          <w:rFonts w:ascii="Calibri Light" w:hAnsi="Calibri Light" w:cs="Calibri Light"/>
          <w:sz w:val="22"/>
          <w:szCs w:val="22"/>
          <w:lang w:val="it-IT"/>
        </w:rPr>
        <w:t>Monitoraggio Scaduto</w:t>
      </w:r>
      <w:r w:rsidR="00AA673F">
        <w:rPr>
          <w:rFonts w:ascii="Calibri Light" w:hAnsi="Calibri Light" w:cs="Calibri Light"/>
          <w:sz w:val="22"/>
          <w:szCs w:val="22"/>
          <w:lang w:val="it-IT"/>
        </w:rPr>
        <w:t>” o “Monitoraggio Fuori Soglia</w:t>
      </w:r>
    </w:p>
    <w:p w14:paraId="2E940AEC" w14:textId="0892955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Card Overview Avanzamento Sezione:</w:t>
      </w:r>
      <w:r w:rsidRPr="008E01C5">
        <w:rPr>
          <w:rFonts w:ascii="Calibri Light" w:hAnsi="Calibri Light" w:cs="Calibri Light"/>
          <w:sz w:val="22"/>
          <w:szCs w:val="22"/>
          <w:lang w:val="it-IT"/>
        </w:rPr>
        <w:t xml:space="preserve"> </w:t>
      </w:r>
    </w:p>
    <w:p w14:paraId="166A7ED4" w14:textId="77777777" w:rsidR="00766286" w:rsidRPr="008E01C5" w:rsidRDefault="00766286" w:rsidP="00766286">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 </w:t>
      </w:r>
      <w:r w:rsidRPr="008E01C5">
        <w:rPr>
          <w:rFonts w:ascii="Calibri Light" w:hAnsi="Calibri Light" w:cs="Calibri Light"/>
          <w:b/>
          <w:sz w:val="22"/>
          <w:szCs w:val="22"/>
          <w:lang w:val="it-IT"/>
        </w:rPr>
        <w:t>SEZIONE:</w:t>
      </w:r>
      <w:r w:rsidRPr="008E01C5">
        <w:rPr>
          <w:rFonts w:ascii="Calibri Light" w:hAnsi="Calibri Light" w:cs="Calibri Light"/>
          <w:sz w:val="22"/>
          <w:szCs w:val="22"/>
          <w:lang w:val="it-IT"/>
        </w:rPr>
        <w:t xml:space="preserve"> Mostra “Covenant”</w:t>
      </w:r>
    </w:p>
    <w:p w14:paraId="0E904F34" w14:textId="757308C7" w:rsidR="00766286" w:rsidRPr="008E01C5" w:rsidDel="00C10170" w:rsidRDefault="00766286" w:rsidP="00766286">
      <w:pPr>
        <w:pStyle w:val="BodyText"/>
        <w:rPr>
          <w:del w:id="523" w:author="Lequio, Giacomo" w:date="2026-04-23T18:26:00Z" w16du:dateUtc="2026-04-23T16:26:00Z"/>
          <w:rFonts w:ascii="Calibri Light" w:hAnsi="Calibri Light" w:cs="Calibri Light"/>
          <w:sz w:val="22"/>
          <w:szCs w:val="22"/>
          <w:lang w:val="it-IT"/>
        </w:rPr>
      </w:pPr>
      <w:del w:id="524" w:author="Lequio, Giacomo" w:date="2026-04-23T18:26:00Z" w16du:dateUtc="2026-04-23T16:26:00Z">
        <w:r w:rsidRPr="008E01C5" w:rsidDel="00C10170">
          <w:rPr>
            <w:rFonts w:ascii="Calibri Light" w:hAnsi="Calibri Light" w:cs="Calibri Light"/>
            <w:sz w:val="22"/>
            <w:szCs w:val="22"/>
            <w:lang w:val="it-IT"/>
          </w:rPr>
          <w:delText xml:space="preserve">- </w:delText>
        </w:r>
        <w:r w:rsidRPr="008E01C5" w:rsidDel="00C10170">
          <w:rPr>
            <w:rFonts w:ascii="Calibri Light" w:hAnsi="Calibri Light" w:cs="Calibri Light"/>
            <w:b/>
            <w:sz w:val="22"/>
            <w:szCs w:val="22"/>
            <w:lang w:val="it-IT"/>
          </w:rPr>
          <w:delText>STATO SEZIONE:</w:delText>
        </w:r>
        <w:r w:rsidRPr="008E01C5" w:rsidDel="00C10170">
          <w:rPr>
            <w:rFonts w:ascii="Calibri Light" w:hAnsi="Calibri Light" w:cs="Calibri Light"/>
            <w:sz w:val="22"/>
            <w:szCs w:val="22"/>
            <w:lang w:val="it-IT"/>
          </w:rPr>
          <w:delText xml:space="preserve"> Mostra lo stato complessivo della sezione </w:delText>
        </w:r>
        <w:r w:rsidDel="00C10170">
          <w:rPr>
            <w:rFonts w:ascii="Calibri Light" w:hAnsi="Calibri Light" w:cs="Calibri Light"/>
            <w:sz w:val="22"/>
            <w:szCs w:val="22"/>
            <w:lang w:val="it-IT"/>
          </w:rPr>
          <w:delText>che corrisponderà a quanto presente nel campo “Stato pratica”</w:delText>
        </w:r>
      </w:del>
    </w:p>
    <w:p w14:paraId="513B3C9B" w14:textId="5924B0C1" w:rsidR="00766286" w:rsidRPr="008E01C5" w:rsidRDefault="00766286" w:rsidP="00766286">
      <w:pPr>
        <w:pStyle w:val="BodyText"/>
        <w:rPr>
          <w:rFonts w:ascii="Calibri Light" w:hAnsi="Calibri Light" w:cs="Calibri Light"/>
          <w:sz w:val="22"/>
          <w:szCs w:val="22"/>
          <w:lang w:val="it-IT"/>
        </w:rPr>
      </w:pPr>
      <w:del w:id="525" w:author="Lequio, Giacomo" w:date="2026-04-23T18:26:00Z" w16du:dateUtc="2026-04-23T16:26:00Z">
        <w:r w:rsidRPr="008E01C5" w:rsidDel="00C10170">
          <w:rPr>
            <w:rFonts w:ascii="Calibri Light" w:hAnsi="Calibri Light" w:cs="Calibri Light"/>
            <w:sz w:val="22"/>
            <w:szCs w:val="22"/>
            <w:lang w:val="it-IT"/>
          </w:rPr>
          <w:delText xml:space="preserve"> </w:delText>
        </w:r>
      </w:del>
      <w:r w:rsidRPr="008E01C5">
        <w:rPr>
          <w:rFonts w:ascii="Calibri Light" w:hAnsi="Calibri Light" w:cs="Calibri Light"/>
          <w:sz w:val="22"/>
          <w:szCs w:val="22"/>
          <w:lang w:val="it-IT"/>
        </w:rPr>
        <w:t xml:space="preserve">- </w:t>
      </w:r>
      <w:r w:rsidRPr="008E01C5">
        <w:rPr>
          <w:rFonts w:ascii="Calibri Light" w:hAnsi="Calibri Light" w:cs="Calibri Light"/>
          <w:b/>
          <w:sz w:val="22"/>
          <w:szCs w:val="22"/>
          <w:lang w:val="it-IT"/>
        </w:rPr>
        <w:t>IN CARICO A:</w:t>
      </w:r>
      <w:r w:rsidRPr="008E01C5">
        <w:rPr>
          <w:rFonts w:ascii="Calibri Light" w:hAnsi="Calibri Light" w:cs="Calibri Light"/>
          <w:sz w:val="22"/>
          <w:szCs w:val="22"/>
          <w:lang w:val="it-IT"/>
        </w:rPr>
        <w:t xml:space="preserve"> Mostra a chi è assegnato il compito di completare i covenant. Può essere “Utente Banca” (ISP) se il monitoraggio è in attesa di documentazione</w:t>
      </w:r>
      <w:r>
        <w:rPr>
          <w:rFonts w:ascii="Calibri Light" w:hAnsi="Calibri Light" w:cs="Calibri Light"/>
          <w:sz w:val="22"/>
          <w:szCs w:val="22"/>
          <w:lang w:val="it-IT"/>
        </w:rPr>
        <w:t xml:space="preserve"> (tutti i documenti caricati dall’Utente Banca presentano lo stato “Completo” e sono ancora presenti degli eventi di monitoraggi futuri da monitorare e vi è almeno un evento di monitoraggio con stato “in scadenza” o “scaduto”)</w:t>
      </w:r>
      <w:r w:rsidRPr="008E01C5">
        <w:rPr>
          <w:rFonts w:ascii="Calibri Light" w:hAnsi="Calibri Light" w:cs="Calibri Light"/>
          <w:sz w:val="22"/>
          <w:szCs w:val="22"/>
          <w:lang w:val="it-IT"/>
        </w:rPr>
        <w:t xml:space="preserve">, o “Utente Deloitte” se è </w:t>
      </w:r>
      <w:r>
        <w:rPr>
          <w:rFonts w:ascii="Calibri Light" w:hAnsi="Calibri Light" w:cs="Calibri Light"/>
          <w:sz w:val="22"/>
          <w:szCs w:val="22"/>
          <w:lang w:val="it-IT"/>
        </w:rPr>
        <w:t xml:space="preserve">presente almeno un documento caricato in lavorazione (non in stato “Completo”) </w:t>
      </w:r>
    </w:p>
    <w:p w14:paraId="6890E16B" w14:textId="77777777" w:rsidR="00766286" w:rsidRPr="008E01C5" w:rsidRDefault="00766286" w:rsidP="00766286">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 - </w:t>
      </w:r>
      <w:r w:rsidRPr="008E01C5">
        <w:rPr>
          <w:rFonts w:ascii="Calibri Light" w:hAnsi="Calibri Light" w:cs="Calibri Light"/>
          <w:b/>
          <w:sz w:val="22"/>
          <w:szCs w:val="22"/>
          <w:lang w:val="it-IT"/>
        </w:rPr>
        <w:t>STATO LAVORAZIONE:</w:t>
      </w:r>
      <w:r w:rsidRPr="008E01C5">
        <w:rPr>
          <w:rFonts w:ascii="Calibri Light" w:hAnsi="Calibri Light" w:cs="Calibri Light"/>
          <w:sz w:val="22"/>
          <w:szCs w:val="22"/>
          <w:lang w:val="it-IT"/>
        </w:rPr>
        <w:t xml:space="preserve"> Mostra lo stato del lavoro di verifica</w:t>
      </w:r>
      <w:r>
        <w:rPr>
          <w:rFonts w:ascii="Calibri Light" w:hAnsi="Calibri Light" w:cs="Calibri Light"/>
          <w:sz w:val="22"/>
          <w:szCs w:val="22"/>
          <w:lang w:val="it-IT"/>
        </w:rPr>
        <w:t xml:space="preserve"> della documentazione caricata dall’Utente Banca</w:t>
      </w:r>
      <w:r w:rsidRPr="008E01C5">
        <w:rPr>
          <w:rFonts w:ascii="Calibri Light" w:hAnsi="Calibri Light" w:cs="Calibri Light"/>
          <w:sz w:val="22"/>
          <w:szCs w:val="22"/>
          <w:lang w:val="it-IT"/>
        </w:rPr>
        <w:t>:</w:t>
      </w:r>
    </w:p>
    <w:p w14:paraId="1924C148" w14:textId="0F114EA6" w:rsidR="00766286" w:rsidRPr="008E01C5" w:rsidRDefault="00766286" w:rsidP="00766286">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 </w:t>
      </w:r>
      <w:r w:rsidRPr="00F60C6B">
        <w:rPr>
          <w:rFonts w:ascii="Calibri Light" w:hAnsi="Calibri Light" w:cs="Calibri Light"/>
          <w:sz w:val="22"/>
          <w:szCs w:val="22"/>
          <w:lang w:val="it-IT"/>
        </w:rPr>
        <w:t>- “In attesa Documentazione”</w:t>
      </w:r>
      <w:r w:rsidRPr="008E01C5">
        <w:rPr>
          <w:rFonts w:ascii="Calibri Light" w:hAnsi="Calibri Light" w:cs="Calibri Light"/>
          <w:sz w:val="22"/>
          <w:szCs w:val="22"/>
          <w:lang w:val="it-IT"/>
        </w:rPr>
        <w:t xml:space="preserve"> = L’utente ISP deve caricare i documenti</w:t>
      </w:r>
      <w:r>
        <w:rPr>
          <w:rFonts w:ascii="Calibri Light" w:hAnsi="Calibri Light" w:cs="Calibri Light"/>
          <w:sz w:val="22"/>
          <w:szCs w:val="22"/>
          <w:lang w:val="it-IT"/>
        </w:rPr>
        <w:t xml:space="preserve"> (tutti i documenti caricati dall’Utente Banca presentano lo stato “Completo” e sono ancora presenti degli eventi di monitoraggi futuri da monitorare e </w:t>
      </w:r>
      <w:ins w:id="526" w:author="Boles, Giorgio" w:date="2026-04-22T15:54:00Z" w16du:dateUtc="2026-04-22T13:54:00Z">
        <w:r w:rsidR="006C364A">
          <w:rPr>
            <w:rFonts w:ascii="Calibri Light" w:hAnsi="Calibri Light" w:cs="Calibri Light"/>
            <w:sz w:val="22"/>
            <w:szCs w:val="22"/>
            <w:lang w:val="it-IT"/>
          </w:rPr>
          <w:t>e</w:t>
        </w:r>
      </w:ins>
      <w:r>
        <w:rPr>
          <w:rFonts w:ascii="Calibri Light" w:hAnsi="Calibri Light" w:cs="Calibri Light"/>
          <w:sz w:val="22"/>
          <w:szCs w:val="22"/>
          <w:lang w:val="it-IT"/>
        </w:rPr>
        <w:t>vi è almeno un evento di monitoraggio con stato “in scadenza” o “scaduto”)</w:t>
      </w:r>
    </w:p>
    <w:p w14:paraId="3217A0DA" w14:textId="77777777" w:rsidR="00766286" w:rsidRDefault="00766286" w:rsidP="00766286">
      <w:pPr>
        <w:pStyle w:val="BodyText"/>
        <w:rPr>
          <w:rFonts w:ascii="Calibri Light" w:hAnsi="Calibri Light" w:cs="Calibri Light"/>
          <w:sz w:val="22"/>
          <w:szCs w:val="22"/>
          <w:lang w:val="it-IT"/>
        </w:rPr>
      </w:pPr>
      <w:r>
        <w:rPr>
          <w:rFonts w:ascii="Calibri Light" w:hAnsi="Calibri Light" w:cs="Calibri Light"/>
          <w:sz w:val="22"/>
          <w:szCs w:val="22"/>
          <w:lang w:val="it-IT"/>
        </w:rPr>
        <w:t>- In attesa di conferma = Il documento è stato caricato e deve essere confermato da Utente Deloitte (in caso di più documenti caricati prevedere di visualizzare lo stato meno avanzato)</w:t>
      </w:r>
    </w:p>
    <w:p w14:paraId="4F829FCA" w14:textId="77777777" w:rsidR="00766286" w:rsidRPr="008E01C5" w:rsidRDefault="00766286" w:rsidP="00766286">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 </w:t>
      </w:r>
      <w:r>
        <w:rPr>
          <w:rFonts w:ascii="Calibri Light" w:hAnsi="Calibri Light" w:cs="Calibri Light"/>
          <w:sz w:val="22"/>
          <w:szCs w:val="22"/>
          <w:lang w:val="it-IT"/>
        </w:rPr>
        <w:t>Verifica dati in corso</w:t>
      </w:r>
      <w:r w:rsidRPr="008E01C5">
        <w:rPr>
          <w:rFonts w:ascii="Calibri Light" w:hAnsi="Calibri Light" w:cs="Calibri Light"/>
          <w:sz w:val="22"/>
          <w:szCs w:val="22"/>
          <w:lang w:val="it-IT"/>
        </w:rPr>
        <w:t xml:space="preserve"> = </w:t>
      </w:r>
      <w:r>
        <w:rPr>
          <w:rFonts w:ascii="Calibri Light" w:hAnsi="Calibri Light" w:cs="Calibri Light"/>
          <w:sz w:val="22"/>
          <w:szCs w:val="22"/>
          <w:lang w:val="it-IT"/>
        </w:rPr>
        <w:t>Deloitte ha confermato il documento e di conseguenza avvia il processo di estrazione GenAI/Gestione Manuale (Per la vista Deloitte, solo in caso di integrazione con la GEN AI, saranno previsti anche i sottostati “Estrazione GenAI in corso” e “Estrazione GenAI da validare”)</w:t>
      </w:r>
    </w:p>
    <w:p w14:paraId="37ECE719" w14:textId="28940B63" w:rsidR="00766286" w:rsidRPr="008E01C5" w:rsidRDefault="00766286" w:rsidP="008E01C5">
      <w:pPr>
        <w:pStyle w:val="BodyText"/>
        <w:rPr>
          <w:rFonts w:ascii="Calibri Light" w:hAnsi="Calibri Light" w:cs="Calibri Light"/>
          <w:sz w:val="22"/>
          <w:szCs w:val="22"/>
          <w:lang w:val="it-IT"/>
        </w:rPr>
      </w:pPr>
      <w:r>
        <w:rPr>
          <w:rFonts w:ascii="Calibri Light" w:hAnsi="Calibri Light" w:cs="Calibri Light"/>
          <w:sz w:val="22"/>
          <w:szCs w:val="22"/>
          <w:lang w:val="it-IT"/>
        </w:rPr>
        <w:t xml:space="preserve">Completato = L’utente Deloitte ha validato l’estrazione GenAI/ ha caricato manualmente il report </w:t>
      </w:r>
    </w:p>
    <w:p w14:paraId="0073C0C7" w14:textId="3EC0017F"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Differenze rispetto alla Vista ISP:</w:t>
      </w:r>
      <w:r w:rsidRPr="008E01C5">
        <w:rPr>
          <w:rFonts w:ascii="Calibri Light" w:hAnsi="Calibri Light" w:cs="Calibri Light"/>
          <w:sz w:val="22"/>
          <w:szCs w:val="22"/>
          <w:lang w:val="it-IT"/>
        </w:rPr>
        <w:t xml:space="preserve"> - La vista Deloitte mostra uno stato di lavorazione più granulare </w:t>
      </w:r>
      <w:r w:rsidR="00F75057">
        <w:rPr>
          <w:rFonts w:ascii="Calibri Light" w:hAnsi="Calibri Light" w:cs="Calibri Light"/>
          <w:sz w:val="22"/>
          <w:szCs w:val="22"/>
          <w:lang w:val="it-IT"/>
        </w:rPr>
        <w:t xml:space="preserve">con l’utilizzo dei sottostati </w:t>
      </w:r>
      <w:commentRangeStart w:id="527"/>
      <w:r w:rsidR="00F75057">
        <w:rPr>
          <w:rFonts w:ascii="Calibri Light" w:hAnsi="Calibri Light" w:cs="Calibri Light"/>
          <w:sz w:val="22"/>
          <w:szCs w:val="22"/>
          <w:lang w:val="it-IT"/>
        </w:rPr>
        <w:t>“</w:t>
      </w:r>
      <w:r>
        <w:rPr>
          <w:rFonts w:ascii="Calibri Light" w:hAnsi="Calibri Light" w:cs="Calibri Light"/>
          <w:sz w:val="22"/>
          <w:szCs w:val="22"/>
          <w:lang w:val="it-IT"/>
        </w:rPr>
        <w:t>Verifica</w:t>
      </w:r>
      <w:r w:rsidR="00F75057">
        <w:rPr>
          <w:rFonts w:ascii="Calibri Light" w:hAnsi="Calibri Light" w:cs="Calibri Light"/>
          <w:sz w:val="22"/>
          <w:szCs w:val="22"/>
          <w:lang w:val="it-IT"/>
        </w:rPr>
        <w:t xml:space="preserve"> dati in corso – Estrazione GenAI in corso</w:t>
      </w:r>
      <w:r w:rsidR="00F75057" w:rsidRPr="008E01C5">
        <w:rPr>
          <w:rFonts w:ascii="Calibri Light" w:hAnsi="Calibri Light" w:cs="Calibri Light"/>
          <w:sz w:val="22"/>
          <w:szCs w:val="22"/>
          <w:lang w:val="it-IT"/>
        </w:rPr>
        <w:t>”</w:t>
      </w:r>
      <w:r w:rsidR="00F75057">
        <w:rPr>
          <w:rFonts w:ascii="Calibri Light" w:hAnsi="Calibri Light" w:cs="Calibri Light"/>
          <w:sz w:val="22"/>
          <w:szCs w:val="22"/>
          <w:lang w:val="it-IT"/>
        </w:rPr>
        <w:t xml:space="preserve"> “Verifica dati in corso – Estrazione GenAI da validare</w:t>
      </w:r>
      <w:r w:rsidR="00F75057" w:rsidRPr="008E01C5">
        <w:rPr>
          <w:rFonts w:ascii="Calibri Light" w:hAnsi="Calibri Light" w:cs="Calibri Light"/>
          <w:sz w:val="22"/>
          <w:szCs w:val="22"/>
          <w:lang w:val="it-IT"/>
        </w:rPr>
        <w:t>”</w:t>
      </w:r>
      <w:r w:rsidR="00F75057">
        <w:rPr>
          <w:rFonts w:ascii="Calibri Light" w:hAnsi="Calibri Light" w:cs="Calibri Light"/>
          <w:sz w:val="22"/>
          <w:szCs w:val="22"/>
          <w:lang w:val="it-IT"/>
        </w:rPr>
        <w:t xml:space="preserve">. </w:t>
      </w:r>
      <w:commentRangeEnd w:id="527"/>
      <w:r w:rsidR="004453E1">
        <w:rPr>
          <w:rStyle w:val="CommentReference"/>
          <w:rFonts w:ascii="Calibri Light" w:hAnsi="Calibri Light" w:cs="Calibri Light"/>
          <w:sz w:val="22"/>
          <w:szCs w:val="22"/>
          <w:lang w:val="it-IT"/>
        </w:rPr>
        <w:commentReference w:id="527"/>
      </w:r>
      <w:r w:rsidR="00F75057">
        <w:rPr>
          <w:rFonts w:ascii="Calibri Light" w:hAnsi="Calibri Light" w:cs="Calibri Light"/>
          <w:sz w:val="22"/>
          <w:szCs w:val="22"/>
          <w:lang w:val="it-IT"/>
        </w:rPr>
        <w:t>Inoltre</w:t>
      </w:r>
      <w:r w:rsidR="0071125D">
        <w:rPr>
          <w:rFonts w:ascii="Calibri Light" w:hAnsi="Calibri Light" w:cs="Calibri Light"/>
          <w:sz w:val="22"/>
          <w:szCs w:val="22"/>
          <w:lang w:val="it-IT"/>
        </w:rPr>
        <w:t>,</w:t>
      </w:r>
      <w:r w:rsidRPr="008E01C5">
        <w:rPr>
          <w:rFonts w:ascii="Calibri Light" w:hAnsi="Calibri Light" w:cs="Calibri Light"/>
          <w:sz w:val="22"/>
          <w:szCs w:val="22"/>
          <w:lang w:val="it-IT"/>
        </w:rPr>
        <w:t xml:space="preserve"> Deloitte ha accesso a funzionalità di verifica e approvazione non disponibili a ISP </w:t>
      </w:r>
    </w:p>
    <w:p w14:paraId="73B738E1" w14:textId="4CB6FFE1" w:rsidR="008E01C5" w:rsidRPr="008E01C5" w:rsidRDefault="008E01C5" w:rsidP="008E01C5">
      <w:pPr>
        <w:pStyle w:val="Heading4"/>
        <w:rPr>
          <w:rFonts w:ascii="Calibri Light" w:hAnsi="Calibri Light" w:cs="Calibri Light"/>
          <w:sz w:val="22"/>
          <w:szCs w:val="22"/>
          <w:lang w:val="it-IT"/>
        </w:rPr>
      </w:pPr>
      <w:r w:rsidRPr="008E01C5">
        <w:rPr>
          <w:rFonts w:ascii="Calibri Light" w:hAnsi="Calibri Light" w:cs="Calibri Light"/>
          <w:sz w:val="22"/>
          <w:szCs w:val="22"/>
          <w:lang w:val="it-IT"/>
        </w:rPr>
        <w:t xml:space="preserve">4.2.2 Compliance Certificate - Processo </w:t>
      </w:r>
      <w:r w:rsidR="00B15A29">
        <w:rPr>
          <w:rFonts w:ascii="Calibri Light" w:hAnsi="Calibri Light" w:cs="Calibri Light"/>
          <w:sz w:val="22"/>
          <w:szCs w:val="22"/>
          <w:lang w:val="it-IT"/>
        </w:rPr>
        <w:t>Assegnazione</w:t>
      </w:r>
    </w:p>
    <w:p w14:paraId="570DFE7B" w14:textId="77777777" w:rsidR="008E01C5" w:rsidRPr="008E01C5" w:rsidRDefault="008E01C5" w:rsidP="008E01C5">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La sezione “Caricamento Compliance Certificate” consente all’utente Deloitte di visualizzare e verificare i Compliance Certificate caricati da ISP per i covenant.</w:t>
      </w:r>
    </w:p>
    <w:p w14:paraId="4EE8ABE5" w14:textId="387D479E"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La sezione mostra: </w:t>
      </w:r>
    </w:p>
    <w:p w14:paraId="5352A5F6" w14:textId="77777777" w:rsidR="004838F4" w:rsidRPr="008E01C5" w:rsidRDefault="004838F4" w:rsidP="004838F4">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 </w:t>
      </w:r>
      <w:r w:rsidRPr="008E01C5">
        <w:rPr>
          <w:rFonts w:ascii="Calibri Light" w:hAnsi="Calibri Light" w:cs="Calibri Light"/>
          <w:b/>
          <w:sz w:val="22"/>
          <w:szCs w:val="22"/>
          <w:lang w:val="it-IT"/>
        </w:rPr>
        <w:t>Data Ultimo Documento caricato:</w:t>
      </w:r>
      <w:r w:rsidRPr="008E01C5">
        <w:rPr>
          <w:rFonts w:ascii="Calibri Light" w:hAnsi="Calibri Light" w:cs="Calibri Light"/>
          <w:sz w:val="22"/>
          <w:szCs w:val="22"/>
          <w:lang w:val="it-IT"/>
        </w:rPr>
        <w:t xml:space="preserve"> La data in cui è stato caricato l’ultimo documento (es. “16/03/2025”) </w:t>
      </w:r>
    </w:p>
    <w:p w14:paraId="24B5A4FC" w14:textId="77777777" w:rsidR="004838F4" w:rsidRPr="008E01C5" w:rsidRDefault="004838F4" w:rsidP="004838F4">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 </w:t>
      </w:r>
      <w:r w:rsidRPr="008E01C5">
        <w:rPr>
          <w:rFonts w:ascii="Calibri Light" w:hAnsi="Calibri Light" w:cs="Calibri Light"/>
          <w:b/>
          <w:sz w:val="22"/>
          <w:szCs w:val="22"/>
          <w:lang w:val="it-IT"/>
        </w:rPr>
        <w:t># Documenti Caricati:</w:t>
      </w:r>
      <w:r w:rsidRPr="008E01C5">
        <w:rPr>
          <w:rFonts w:ascii="Calibri Light" w:hAnsi="Calibri Light" w:cs="Calibri Light"/>
          <w:sz w:val="22"/>
          <w:szCs w:val="22"/>
          <w:lang w:val="it-IT"/>
        </w:rPr>
        <w:t xml:space="preserve"> Il numero totale di documenti caricati per questa sezione (es. “5”)</w:t>
      </w:r>
    </w:p>
    <w:p w14:paraId="6787307C" w14:textId="77777777" w:rsidR="004838F4" w:rsidRPr="008E01C5" w:rsidRDefault="004838F4" w:rsidP="004838F4">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 </w:t>
      </w:r>
      <w:r w:rsidRPr="008E01C5">
        <w:rPr>
          <w:rFonts w:ascii="Calibri Light" w:hAnsi="Calibri Light" w:cs="Calibri Light"/>
          <w:b/>
          <w:sz w:val="22"/>
          <w:szCs w:val="22"/>
          <w:lang w:val="it-IT"/>
        </w:rPr>
        <w:t># Documenti in lavorazione:</w:t>
      </w:r>
      <w:r w:rsidRPr="008E01C5">
        <w:rPr>
          <w:rFonts w:ascii="Calibri Light" w:hAnsi="Calibri Light" w:cs="Calibri Light"/>
          <w:sz w:val="22"/>
          <w:szCs w:val="22"/>
          <w:lang w:val="it-IT"/>
        </w:rPr>
        <w:t xml:space="preserve"> Il numero totale di documenti caricati per questa sezione che sono al momento in fase di verifica da parte di Deloitte</w:t>
      </w:r>
      <w:r>
        <w:rPr>
          <w:rFonts w:ascii="Calibri Light" w:hAnsi="Calibri Light" w:cs="Calibri Light"/>
          <w:sz w:val="22"/>
          <w:szCs w:val="22"/>
          <w:lang w:val="it-IT"/>
        </w:rPr>
        <w:t xml:space="preserve"> (che non assumono lo stato “Completato”)</w:t>
      </w:r>
    </w:p>
    <w:p w14:paraId="485BF630" w14:textId="77777777" w:rsidR="004838F4" w:rsidRPr="008E01C5" w:rsidRDefault="004838F4" w:rsidP="004838F4">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 - </w:t>
      </w:r>
      <w:r w:rsidRPr="008E01C5">
        <w:rPr>
          <w:rFonts w:ascii="Calibri Light" w:hAnsi="Calibri Light" w:cs="Calibri Light"/>
          <w:b/>
          <w:sz w:val="22"/>
          <w:szCs w:val="22"/>
          <w:lang w:val="it-IT"/>
        </w:rPr>
        <w:t>Link “Vedi Tutti”:</w:t>
      </w:r>
      <w:r w:rsidRPr="008E01C5">
        <w:rPr>
          <w:rFonts w:ascii="Calibri Light" w:hAnsi="Calibri Light" w:cs="Calibri Light"/>
          <w:sz w:val="22"/>
          <w:szCs w:val="22"/>
          <w:lang w:val="it-IT"/>
        </w:rPr>
        <w:t xml:space="preserve"> Un link che apre la sezione storico dei documenti, dove l’utente può visualizzare tutti i documenti caricati in precedenza</w:t>
      </w:r>
    </w:p>
    <w:p w14:paraId="0B0073EB" w14:textId="77777777" w:rsidR="004838F4" w:rsidRPr="008E01C5" w:rsidRDefault="004838F4" w:rsidP="004838F4">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Area di Upload:</w:t>
      </w:r>
      <w:r w:rsidRPr="008E01C5">
        <w:rPr>
          <w:rFonts w:ascii="Calibri Light" w:hAnsi="Calibri Light" w:cs="Calibri Light"/>
          <w:sz w:val="22"/>
          <w:szCs w:val="22"/>
          <w:lang w:val="it-IT"/>
        </w:rPr>
        <w:t xml:space="preserve"> La sezione include un’area di upload con le seguenti caratteristiche: - </w:t>
      </w:r>
      <w:r w:rsidRPr="008E01C5">
        <w:rPr>
          <w:rFonts w:ascii="Calibri Light" w:hAnsi="Calibri Light" w:cs="Calibri Light"/>
          <w:b/>
          <w:sz w:val="22"/>
          <w:szCs w:val="22"/>
          <w:lang w:val="it-IT"/>
        </w:rPr>
        <w:t>Area Drag &amp; Drop:</w:t>
      </w:r>
      <w:r w:rsidRPr="008E01C5">
        <w:rPr>
          <w:rFonts w:ascii="Calibri Light" w:hAnsi="Calibri Light" w:cs="Calibri Light"/>
          <w:sz w:val="22"/>
          <w:szCs w:val="22"/>
          <w:lang w:val="it-IT"/>
        </w:rPr>
        <w:t xml:space="preserve"> Un’area con bordo tratteggiato che consente all’utente di trascinare file direttamente - </w:t>
      </w:r>
      <w:r w:rsidRPr="008E01C5">
        <w:rPr>
          <w:rFonts w:ascii="Calibri Light" w:hAnsi="Calibri Light" w:cs="Calibri Light"/>
          <w:b/>
          <w:sz w:val="22"/>
          <w:szCs w:val="22"/>
          <w:lang w:val="it-IT"/>
        </w:rPr>
        <w:t>Testo Descrittivo:</w:t>
      </w:r>
      <w:r w:rsidRPr="008E01C5">
        <w:rPr>
          <w:rFonts w:ascii="Calibri Light" w:hAnsi="Calibri Light" w:cs="Calibri Light"/>
          <w:sz w:val="22"/>
          <w:szCs w:val="22"/>
          <w:lang w:val="it-IT"/>
        </w:rPr>
        <w:t xml:space="preserve"> “Trascina qui il tuo file” con un’icona di upload - </w:t>
      </w:r>
      <w:r w:rsidRPr="008E01C5">
        <w:rPr>
          <w:rFonts w:ascii="Calibri Light" w:hAnsi="Calibri Light" w:cs="Calibri Light"/>
          <w:b/>
          <w:sz w:val="22"/>
          <w:szCs w:val="22"/>
          <w:lang w:val="it-IT"/>
        </w:rPr>
        <w:t>Pulsante “Scegli File”:</w:t>
      </w:r>
      <w:r w:rsidRPr="008E01C5">
        <w:rPr>
          <w:rFonts w:ascii="Calibri Light" w:hAnsi="Calibri Light" w:cs="Calibri Light"/>
          <w:sz w:val="22"/>
          <w:szCs w:val="22"/>
          <w:lang w:val="it-IT"/>
        </w:rPr>
        <w:t xml:space="preserve"> Un pulsante che apre un file picker per selezionare file dal computer</w:t>
      </w:r>
    </w:p>
    <w:p w14:paraId="2B6BC81A" w14:textId="77777777" w:rsidR="004838F4" w:rsidRPr="008E01C5" w:rsidRDefault="004838F4"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Validazione File:</w:t>
      </w:r>
      <w:r w:rsidRPr="008E01C5">
        <w:rPr>
          <w:rFonts w:ascii="Calibri Light" w:hAnsi="Calibri Light" w:cs="Calibri Light"/>
          <w:sz w:val="22"/>
          <w:szCs w:val="22"/>
          <w:lang w:val="it-IT"/>
        </w:rPr>
        <w:t xml:space="preserve"> - </w:t>
      </w:r>
      <w:r w:rsidRPr="008E01C5">
        <w:rPr>
          <w:rFonts w:ascii="Calibri Light" w:hAnsi="Calibri Light" w:cs="Calibri Light"/>
          <w:b/>
          <w:sz w:val="22"/>
          <w:szCs w:val="22"/>
          <w:lang w:val="it-IT"/>
        </w:rPr>
        <w:t>Formati Accettati:</w:t>
      </w:r>
      <w:r w:rsidRPr="008E01C5">
        <w:rPr>
          <w:rFonts w:ascii="Calibri Light" w:hAnsi="Calibri Light" w:cs="Calibri Light"/>
          <w:sz w:val="22"/>
          <w:szCs w:val="22"/>
          <w:lang w:val="it-IT"/>
        </w:rPr>
        <w:t xml:space="preserve"> .pdf, .xlsx, .xls, .doc, .docx, .msg, .p7m - </w:t>
      </w:r>
      <w:r w:rsidRPr="008E01C5">
        <w:rPr>
          <w:rFonts w:ascii="Calibri Light" w:hAnsi="Calibri Light" w:cs="Calibri Light"/>
          <w:b/>
          <w:sz w:val="22"/>
          <w:szCs w:val="22"/>
          <w:lang w:val="it-IT"/>
        </w:rPr>
        <w:t>Dimensione Massima:</w:t>
      </w:r>
      <w:r w:rsidRPr="008E01C5">
        <w:rPr>
          <w:rFonts w:ascii="Calibri Light" w:hAnsi="Calibri Light" w:cs="Calibri Light"/>
          <w:sz w:val="22"/>
          <w:szCs w:val="22"/>
          <w:lang w:val="it-IT"/>
        </w:rPr>
        <w:t xml:space="preserve"> 3 MB per file - </w:t>
      </w:r>
      <w:r w:rsidRPr="008E01C5">
        <w:rPr>
          <w:rFonts w:ascii="Calibri Light" w:hAnsi="Calibri Light" w:cs="Calibri Light"/>
          <w:b/>
          <w:sz w:val="22"/>
          <w:szCs w:val="22"/>
          <w:lang w:val="it-IT"/>
        </w:rPr>
        <w:t>Upload Multiplo:</w:t>
      </w:r>
      <w:r w:rsidRPr="008E01C5">
        <w:rPr>
          <w:rFonts w:ascii="Calibri Light" w:hAnsi="Calibri Light" w:cs="Calibri Light"/>
          <w:sz w:val="22"/>
          <w:szCs w:val="22"/>
          <w:lang w:val="it-IT"/>
        </w:rPr>
        <w:t xml:space="preserve"> L’utente può caricare più file contemporaneamente</w:t>
      </w:r>
      <w:r>
        <w:rPr>
          <w:rFonts w:ascii="Calibri Light" w:hAnsi="Calibri Light" w:cs="Calibri Light"/>
          <w:sz w:val="22"/>
          <w:szCs w:val="22"/>
          <w:lang w:val="it-IT"/>
        </w:rPr>
        <w:t xml:space="preserve"> (in caso si creeranno più slot documentali all’interno della sezione)</w:t>
      </w:r>
    </w:p>
    <w:p w14:paraId="4F1749A8"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Sezione Compliance Certificate:</w:t>
      </w:r>
    </w:p>
    <w:p w14:paraId="4B718739" w14:textId="7ACEA836"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Dopo aver premuto il pulsante “Accedi alla sezione” l’Utente Deloitte </w:t>
      </w:r>
      <w:r w:rsidR="00312834">
        <w:rPr>
          <w:rFonts w:ascii="Calibri Light" w:hAnsi="Calibri Light" w:cs="Calibri Light"/>
          <w:sz w:val="22"/>
          <w:szCs w:val="22"/>
          <w:lang w:val="it-IT"/>
        </w:rPr>
        <w:t>potrà visualizzare</w:t>
      </w:r>
      <w:r w:rsidRPr="008E01C5">
        <w:rPr>
          <w:rFonts w:ascii="Calibri Light" w:hAnsi="Calibri Light" w:cs="Calibri Light"/>
          <w:sz w:val="22"/>
          <w:szCs w:val="22"/>
          <w:lang w:val="it-IT"/>
        </w:rPr>
        <w:t xml:space="preserve"> i documenti caricati da ISP, comprensivi dei Compliance certificate già verificati e quelli in </w:t>
      </w:r>
      <w:r w:rsidR="001669B6">
        <w:rPr>
          <w:rFonts w:ascii="Calibri Light" w:hAnsi="Calibri Light" w:cs="Calibri Light"/>
          <w:sz w:val="22"/>
          <w:szCs w:val="22"/>
          <w:lang w:val="it-IT"/>
        </w:rPr>
        <w:t>corso</w:t>
      </w:r>
      <w:r w:rsidRPr="008E01C5">
        <w:rPr>
          <w:rFonts w:ascii="Calibri Light" w:hAnsi="Calibri Light" w:cs="Calibri Light"/>
          <w:sz w:val="22"/>
          <w:szCs w:val="22"/>
          <w:lang w:val="it-IT"/>
        </w:rPr>
        <w:t xml:space="preserve"> di lavorazione Deloitte.</w:t>
      </w:r>
    </w:p>
    <w:p w14:paraId="69F6C81F" w14:textId="77777777" w:rsidR="001669B6" w:rsidRDefault="008E01C5" w:rsidP="008E01C5">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Ciascun slot documentale è caratterizzato da: </w:t>
      </w:r>
    </w:p>
    <w:p w14:paraId="26323C4D" w14:textId="77777777" w:rsidR="001669B6" w:rsidRDefault="008E01C5" w:rsidP="008E01C5">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1. </w:t>
      </w:r>
      <w:r w:rsidRPr="008E01C5">
        <w:rPr>
          <w:rFonts w:ascii="Calibri Light" w:hAnsi="Calibri Light" w:cs="Calibri Light"/>
          <w:b/>
          <w:sz w:val="22"/>
          <w:szCs w:val="22"/>
          <w:lang w:val="it-IT"/>
        </w:rPr>
        <w:t>Nome File:</w:t>
      </w:r>
      <w:r w:rsidRPr="008E01C5">
        <w:rPr>
          <w:rFonts w:ascii="Calibri Light" w:hAnsi="Calibri Light" w:cs="Calibri Light"/>
          <w:sz w:val="22"/>
          <w:szCs w:val="22"/>
          <w:lang w:val="it-IT"/>
        </w:rPr>
        <w:t xml:space="preserve"> Il nome del documento caricato (es. “Compliance_2025.pdf”) </w:t>
      </w:r>
    </w:p>
    <w:p w14:paraId="649A683B" w14:textId="77777777" w:rsidR="001669B6" w:rsidRDefault="008E01C5" w:rsidP="008E01C5">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2. </w:t>
      </w:r>
      <w:r w:rsidRPr="008E01C5">
        <w:rPr>
          <w:rFonts w:ascii="Calibri Light" w:hAnsi="Calibri Light" w:cs="Calibri Light"/>
          <w:b/>
          <w:sz w:val="22"/>
          <w:szCs w:val="22"/>
          <w:lang w:val="it-IT"/>
        </w:rPr>
        <w:t>Data Caricamento:</w:t>
      </w:r>
      <w:r w:rsidRPr="008E01C5">
        <w:rPr>
          <w:rFonts w:ascii="Calibri Light" w:hAnsi="Calibri Light" w:cs="Calibri Light"/>
          <w:sz w:val="22"/>
          <w:szCs w:val="22"/>
          <w:lang w:val="it-IT"/>
        </w:rPr>
        <w:t xml:space="preserve"> La data in cui il documento è stato caricato (es. “16/03/2025”); </w:t>
      </w:r>
    </w:p>
    <w:p w14:paraId="5D5D83B3" w14:textId="6DBDA8CF" w:rsid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3. </w:t>
      </w:r>
      <w:r w:rsidRPr="008E01C5">
        <w:rPr>
          <w:rFonts w:ascii="Calibri Light" w:hAnsi="Calibri Light" w:cs="Calibri Light"/>
          <w:b/>
          <w:sz w:val="22"/>
          <w:szCs w:val="22"/>
          <w:lang w:val="it-IT"/>
        </w:rPr>
        <w:t>Stato Verifica:</w:t>
      </w:r>
      <w:r w:rsidRPr="008E01C5">
        <w:rPr>
          <w:rFonts w:ascii="Calibri Light" w:hAnsi="Calibri Light" w:cs="Calibri Light"/>
          <w:sz w:val="22"/>
          <w:szCs w:val="22"/>
          <w:lang w:val="it-IT"/>
        </w:rPr>
        <w:t xml:space="preserve"> Lo stato attuale della verifica, visualizzato con un indicatore colorato </w:t>
      </w:r>
      <w:r w:rsidR="00E26B5C">
        <w:rPr>
          <w:rFonts w:ascii="Calibri Light" w:hAnsi="Calibri Light" w:cs="Calibri Light"/>
          <w:sz w:val="22"/>
          <w:szCs w:val="22"/>
          <w:lang w:val="it-IT"/>
        </w:rPr>
        <w:t xml:space="preserve">(vd. Macchina stati) </w:t>
      </w:r>
      <w:r w:rsidRPr="008E01C5">
        <w:rPr>
          <w:rFonts w:ascii="Calibri Light" w:hAnsi="Calibri Light" w:cs="Calibri Light"/>
          <w:sz w:val="22"/>
          <w:szCs w:val="22"/>
          <w:lang w:val="it-IT"/>
        </w:rPr>
        <w:t>e i pulsanti “</w:t>
      </w:r>
      <w:r w:rsidR="001669B6">
        <w:rPr>
          <w:rFonts w:ascii="Calibri Light" w:hAnsi="Calibri Light" w:cs="Calibri Light"/>
          <w:sz w:val="22"/>
          <w:szCs w:val="22"/>
          <w:lang w:val="it-IT"/>
        </w:rPr>
        <w:t>Conferma</w:t>
      </w:r>
      <w:r w:rsidRPr="008E01C5">
        <w:rPr>
          <w:rFonts w:ascii="Calibri Light" w:hAnsi="Calibri Light" w:cs="Calibri Light"/>
          <w:sz w:val="22"/>
          <w:szCs w:val="22"/>
          <w:lang w:val="it-IT"/>
        </w:rPr>
        <w:t>”</w:t>
      </w:r>
      <w:r w:rsidR="00430038">
        <w:rPr>
          <w:rFonts w:ascii="Calibri Light" w:hAnsi="Calibri Light" w:cs="Calibri Light"/>
          <w:sz w:val="22"/>
          <w:szCs w:val="22"/>
          <w:lang w:val="it-IT"/>
        </w:rPr>
        <w:t xml:space="preserve"> </w:t>
      </w:r>
      <w:r w:rsidRPr="008E01C5">
        <w:rPr>
          <w:rFonts w:ascii="Calibri Light" w:hAnsi="Calibri Light" w:cs="Calibri Light"/>
          <w:sz w:val="22"/>
          <w:szCs w:val="22"/>
          <w:lang w:val="it-IT"/>
        </w:rPr>
        <w:t>/</w:t>
      </w:r>
      <w:r w:rsidR="00430038">
        <w:rPr>
          <w:rFonts w:ascii="Calibri Light" w:hAnsi="Calibri Light" w:cs="Calibri Light"/>
          <w:sz w:val="22"/>
          <w:szCs w:val="22"/>
          <w:lang w:val="it-IT"/>
        </w:rPr>
        <w:t xml:space="preserve"> </w:t>
      </w:r>
      <w:r w:rsidRPr="008E01C5">
        <w:rPr>
          <w:rFonts w:ascii="Calibri Light" w:hAnsi="Calibri Light" w:cs="Calibri Light"/>
          <w:sz w:val="22"/>
          <w:szCs w:val="22"/>
          <w:lang w:val="it-IT"/>
        </w:rPr>
        <w:t>”Rifiuta”; Pulsante “</w:t>
      </w:r>
      <w:r w:rsidR="00006F02">
        <w:rPr>
          <w:rFonts w:ascii="Calibri Light" w:hAnsi="Calibri Light" w:cs="Calibri Light"/>
          <w:sz w:val="22"/>
          <w:szCs w:val="22"/>
          <w:lang w:val="it-IT"/>
        </w:rPr>
        <w:t>Visuallizza Assegnazione</w:t>
      </w:r>
      <w:r w:rsidRPr="008E01C5">
        <w:rPr>
          <w:rFonts w:ascii="Calibri Light" w:hAnsi="Calibri Light" w:cs="Calibri Light"/>
          <w:sz w:val="22"/>
          <w:szCs w:val="22"/>
          <w:lang w:val="it-IT"/>
        </w:rPr>
        <w:t>” qualora sia stato già generato il Report relativo al Compliance Certificate; Pulsante “Download” e pulsante “Commento”</w:t>
      </w:r>
    </w:p>
    <w:p w14:paraId="292283F5" w14:textId="7D80A252" w:rsidR="00285FA5" w:rsidRPr="005953FB" w:rsidRDefault="00285FA5" w:rsidP="001669B6">
      <w:pPr>
        <w:pStyle w:val="BodyText"/>
        <w:rPr>
          <w:rFonts w:ascii="Calibri Light" w:hAnsi="Calibri Light" w:cs="Calibri Light"/>
          <w:sz w:val="22"/>
          <w:szCs w:val="22"/>
          <w:lang w:val="it-IT"/>
        </w:rPr>
      </w:pPr>
      <w:r>
        <w:rPr>
          <w:rFonts w:ascii="Calibri Light" w:hAnsi="Calibri Light" w:cs="Calibri Light"/>
          <w:sz w:val="22"/>
          <w:szCs w:val="22"/>
          <w:lang w:val="it-IT"/>
        </w:rPr>
        <w:t>Se viene cliccato il pulsante “Rifiuta”</w:t>
      </w:r>
      <w:r w:rsidRPr="005953FB">
        <w:rPr>
          <w:rFonts w:ascii="Calibri Light" w:hAnsi="Calibri Light" w:cs="Calibri Light"/>
          <w:sz w:val="22"/>
          <w:szCs w:val="22"/>
          <w:lang w:val="it-IT"/>
        </w:rPr>
        <w:t xml:space="preserve"> Deloitte </w:t>
      </w:r>
      <w:r w:rsidR="00610F99">
        <w:rPr>
          <w:rFonts w:ascii="Calibri Light" w:hAnsi="Calibri Light" w:cs="Calibri Light"/>
          <w:sz w:val="22"/>
          <w:szCs w:val="22"/>
          <w:lang w:val="it-IT"/>
        </w:rPr>
        <w:t xml:space="preserve">può </w:t>
      </w:r>
      <w:r w:rsidRPr="005953FB">
        <w:rPr>
          <w:rFonts w:ascii="Calibri Light" w:hAnsi="Calibri Light" w:cs="Calibri Light"/>
          <w:sz w:val="22"/>
          <w:szCs w:val="22"/>
          <w:lang w:val="it-IT"/>
        </w:rPr>
        <w:t xml:space="preserve">specificare il motivo del rifiuto </w:t>
      </w:r>
      <w:r w:rsidR="00610F99">
        <w:rPr>
          <w:rFonts w:ascii="Calibri Light" w:hAnsi="Calibri Light" w:cs="Calibri Light"/>
          <w:sz w:val="22"/>
          <w:szCs w:val="22"/>
          <w:lang w:val="it-IT"/>
        </w:rPr>
        <w:t>mediante la funzionalità commento</w:t>
      </w:r>
      <w:r w:rsidR="00904FD3">
        <w:rPr>
          <w:rFonts w:ascii="Calibri Light" w:hAnsi="Calibri Light" w:cs="Calibri Light"/>
          <w:sz w:val="22"/>
          <w:szCs w:val="22"/>
          <w:lang w:val="it-IT"/>
        </w:rPr>
        <w:t>.</w:t>
      </w:r>
      <w:r w:rsidRPr="005953FB">
        <w:rPr>
          <w:rFonts w:ascii="Calibri Light" w:hAnsi="Calibri Light" w:cs="Calibri Light"/>
          <w:sz w:val="22"/>
          <w:szCs w:val="22"/>
          <w:lang w:val="it-IT"/>
        </w:rPr>
        <w:t xml:space="preserve"> Una notifica viene inviata a ISP per informarlo del rifiuto e del motivo - ISP può ricaricare una versione corretta del documento</w:t>
      </w:r>
    </w:p>
    <w:p w14:paraId="37CF5CA9" w14:textId="77777777" w:rsidR="00285FA5" w:rsidRPr="008E01C5" w:rsidRDefault="00285FA5" w:rsidP="008E01C5">
      <w:pPr>
        <w:pStyle w:val="BodyText"/>
        <w:rPr>
          <w:rFonts w:ascii="Calibri Light" w:hAnsi="Calibri Light" w:cs="Calibri Light"/>
          <w:sz w:val="22"/>
          <w:szCs w:val="22"/>
          <w:lang w:val="it-IT"/>
        </w:rPr>
      </w:pPr>
    </w:p>
    <w:p w14:paraId="67925CBE"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Comportamento:</w:t>
      </w:r>
      <w:r w:rsidRPr="008E01C5">
        <w:rPr>
          <w:rFonts w:ascii="Calibri Light" w:hAnsi="Calibri Light" w:cs="Calibri Light"/>
          <w:sz w:val="22"/>
          <w:szCs w:val="22"/>
          <w:lang w:val="it-IT"/>
        </w:rPr>
        <w:t xml:space="preserve"> - I documenti sono ordinati per data di caricamento (più recenti in alto) - Se non ci sono documenti in attesa di lavorazione la tabella mostra un messaggio “Nessun documento in attesa di verifica” .</w:t>
      </w:r>
    </w:p>
    <w:p w14:paraId="74FCC262" w14:textId="20CB3A8D" w:rsidR="008E01C5" w:rsidRPr="008E01C5" w:rsidRDefault="008E01C5" w:rsidP="008E01C5">
      <w:pPr>
        <w:pStyle w:val="Heading4"/>
        <w:rPr>
          <w:rFonts w:ascii="Calibri Light" w:hAnsi="Calibri Light" w:cs="Calibri Light"/>
          <w:sz w:val="22"/>
          <w:szCs w:val="22"/>
          <w:lang w:val="it-IT"/>
        </w:rPr>
      </w:pPr>
      <w:r w:rsidRPr="008E01C5">
        <w:rPr>
          <w:rFonts w:ascii="Calibri Light" w:hAnsi="Calibri Light" w:cs="Calibri Light"/>
          <w:sz w:val="22"/>
          <w:szCs w:val="22"/>
          <w:lang w:val="it-IT"/>
        </w:rPr>
        <w:t xml:space="preserve">4.2.3 </w:t>
      </w:r>
      <w:r w:rsidR="00112BA1">
        <w:rPr>
          <w:rFonts w:ascii="Calibri Light" w:hAnsi="Calibri Light" w:cs="Calibri Light"/>
          <w:sz w:val="22"/>
          <w:szCs w:val="22"/>
          <w:lang w:val="it-IT"/>
        </w:rPr>
        <w:t>Assegnazion</w:t>
      </w:r>
      <w:r w:rsidRPr="008E01C5">
        <w:rPr>
          <w:rFonts w:ascii="Calibri Light" w:hAnsi="Calibri Light" w:cs="Calibri Light"/>
          <w:sz w:val="22"/>
          <w:szCs w:val="22"/>
          <w:lang w:val="it-IT"/>
        </w:rPr>
        <w:t xml:space="preserve">e Compliance Certificate - Processo </w:t>
      </w:r>
      <w:r w:rsidR="00627E9D">
        <w:rPr>
          <w:rFonts w:ascii="Calibri Light" w:hAnsi="Calibri Light" w:cs="Calibri Light"/>
          <w:sz w:val="22"/>
          <w:szCs w:val="22"/>
          <w:lang w:val="it-IT"/>
        </w:rPr>
        <w:t>Manuale</w:t>
      </w:r>
    </w:p>
    <w:p w14:paraId="1FBA0FE2" w14:textId="772FE5B3" w:rsidR="008E01C5" w:rsidRPr="008E01C5" w:rsidRDefault="008E01C5" w:rsidP="008E01C5">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 xml:space="preserve">Quando un documento è </w:t>
      </w:r>
      <w:r w:rsidR="00112BA1">
        <w:rPr>
          <w:rFonts w:ascii="Calibri Light" w:hAnsi="Calibri Light" w:cs="Calibri Light"/>
          <w:sz w:val="22"/>
          <w:szCs w:val="22"/>
          <w:lang w:val="it-IT"/>
        </w:rPr>
        <w:t>confermarlo</w:t>
      </w:r>
      <w:r w:rsidRPr="008E01C5">
        <w:rPr>
          <w:rFonts w:ascii="Calibri Light" w:hAnsi="Calibri Light" w:cs="Calibri Light"/>
          <w:sz w:val="22"/>
          <w:szCs w:val="22"/>
          <w:lang w:val="it-IT"/>
        </w:rPr>
        <w:t>, Deloitte deve assegnarlo al covenant specifico. Questo processo collega il documento a</w:t>
      </w:r>
      <w:r w:rsidR="001853A2">
        <w:rPr>
          <w:rFonts w:ascii="Calibri Light" w:hAnsi="Calibri Light" w:cs="Calibri Light"/>
          <w:sz w:val="22"/>
          <w:szCs w:val="22"/>
          <w:lang w:val="it-IT"/>
        </w:rPr>
        <w:t xml:space="preserve"> uno o più eventi di</w:t>
      </w:r>
      <w:r w:rsidRPr="008E01C5">
        <w:rPr>
          <w:rFonts w:ascii="Calibri Light" w:hAnsi="Calibri Light" w:cs="Calibri Light"/>
          <w:sz w:val="22"/>
          <w:szCs w:val="22"/>
          <w:lang w:val="it-IT"/>
        </w:rPr>
        <w:t xml:space="preserve"> monitoraggio del covenant.</w:t>
      </w:r>
    </w:p>
    <w:p w14:paraId="40000254" w14:textId="08114DE5" w:rsidR="008E01C5" w:rsidRPr="008E01C5" w:rsidRDefault="008E01C5" w:rsidP="008E01C5">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Quando l’utente Deloitte clicca su “</w:t>
      </w:r>
      <w:r w:rsidR="001853A2">
        <w:rPr>
          <w:rFonts w:ascii="Calibri Light" w:hAnsi="Calibri Light" w:cs="Calibri Light"/>
          <w:sz w:val="22"/>
          <w:szCs w:val="22"/>
          <w:lang w:val="it-IT"/>
        </w:rPr>
        <w:t>Conferma</w:t>
      </w:r>
      <w:r w:rsidRPr="008E01C5">
        <w:rPr>
          <w:rFonts w:ascii="Calibri Light" w:hAnsi="Calibri Light" w:cs="Calibri Light"/>
          <w:sz w:val="22"/>
          <w:szCs w:val="22"/>
          <w:lang w:val="it-IT"/>
        </w:rPr>
        <w:t>” per un documento, compare il pulsante “Assegna Monitoraggi” che abilita il processo di assegnazione dell’Utente Deloitte.</w:t>
      </w:r>
    </w:p>
    <w:p w14:paraId="5B663751" w14:textId="22B15CAF"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L’Utente Deloitte</w:t>
      </w:r>
      <w:r w:rsidR="00AD5692">
        <w:rPr>
          <w:rFonts w:ascii="Calibri Light" w:hAnsi="Calibri Light" w:cs="Calibri Light"/>
          <w:sz w:val="22"/>
          <w:szCs w:val="22"/>
          <w:lang w:val="it-IT"/>
        </w:rPr>
        <w:t>, premendo il pulsante “Assegna Monitoraggi”</w:t>
      </w:r>
      <w:r w:rsidRPr="008E01C5">
        <w:rPr>
          <w:rFonts w:ascii="Calibri Light" w:hAnsi="Calibri Light" w:cs="Calibri Light"/>
          <w:sz w:val="22"/>
          <w:szCs w:val="22"/>
          <w:lang w:val="it-IT"/>
        </w:rPr>
        <w:t xml:space="preserve"> viene indirizzato alla schermata di Assegnazione composta da:</w:t>
      </w:r>
    </w:p>
    <w:p w14:paraId="7B65005B" w14:textId="1BD7975E" w:rsidR="008E01C5" w:rsidRPr="008E01C5" w:rsidRDefault="008E01C5" w:rsidP="00DA6969">
      <w:pPr>
        <w:pStyle w:val="BodyText"/>
        <w:numPr>
          <w:ilvl w:val="0"/>
          <w:numId w:val="18"/>
        </w:numPr>
        <w:rPr>
          <w:rFonts w:ascii="Calibri Light" w:hAnsi="Calibri Light" w:cs="Calibri Light"/>
          <w:sz w:val="22"/>
          <w:szCs w:val="22"/>
          <w:lang w:val="it-IT"/>
        </w:rPr>
      </w:pPr>
      <w:r w:rsidRPr="008E01C5">
        <w:rPr>
          <w:rFonts w:ascii="Calibri Light" w:hAnsi="Calibri Light" w:cs="Calibri Light"/>
          <w:sz w:val="22"/>
          <w:szCs w:val="22"/>
          <w:lang w:val="it-IT"/>
        </w:rPr>
        <w:t>Preview del documento di Compliance Certificate</w:t>
      </w:r>
    </w:p>
    <w:p w14:paraId="65B0AF1E" w14:textId="38D6A78C" w:rsidR="00E3133B" w:rsidRDefault="00E3133B" w:rsidP="00DA6969">
      <w:pPr>
        <w:pStyle w:val="BodyText"/>
        <w:numPr>
          <w:ilvl w:val="0"/>
          <w:numId w:val="18"/>
        </w:numPr>
        <w:rPr>
          <w:rFonts w:ascii="Calibri Light" w:hAnsi="Calibri Light" w:cs="Calibri Light"/>
          <w:sz w:val="22"/>
          <w:szCs w:val="22"/>
          <w:lang w:val="it-IT"/>
        </w:rPr>
      </w:pPr>
      <w:r>
        <w:rPr>
          <w:rFonts w:ascii="Calibri Light" w:hAnsi="Calibri Light" w:cs="Calibri Light"/>
          <w:sz w:val="22"/>
          <w:szCs w:val="22"/>
          <w:lang w:val="it-IT"/>
        </w:rPr>
        <w:t>Box di selezione tra “</w:t>
      </w:r>
      <w:commentRangeStart w:id="528"/>
      <w:r w:rsidRPr="00B63E11">
        <w:rPr>
          <w:rFonts w:ascii="Calibri Light" w:hAnsi="Calibri Light" w:cs="Calibri Light"/>
          <w:b/>
          <w:sz w:val="22"/>
          <w:szCs w:val="22"/>
          <w:lang w:val="it-IT"/>
        </w:rPr>
        <w:t>Assegnazione con GenAI”</w:t>
      </w:r>
      <w:r>
        <w:rPr>
          <w:rFonts w:ascii="Calibri Light" w:hAnsi="Calibri Light" w:cs="Calibri Light"/>
          <w:sz w:val="22"/>
          <w:szCs w:val="22"/>
          <w:lang w:val="it-IT"/>
        </w:rPr>
        <w:t xml:space="preserve"> </w:t>
      </w:r>
      <w:commentRangeEnd w:id="528"/>
      <w:r w:rsidR="00657FDD">
        <w:rPr>
          <w:rStyle w:val="CommentReference"/>
          <w:rFonts w:ascii="Calibri Light" w:hAnsi="Calibri Light" w:cs="Calibri Light"/>
          <w:sz w:val="22"/>
          <w:szCs w:val="22"/>
          <w:lang w:val="it-IT"/>
        </w:rPr>
        <w:commentReference w:id="528"/>
      </w:r>
      <w:r>
        <w:rPr>
          <w:rFonts w:ascii="Calibri Light" w:hAnsi="Calibri Light" w:cs="Calibri Light"/>
          <w:sz w:val="22"/>
          <w:szCs w:val="22"/>
          <w:lang w:val="it-IT"/>
        </w:rPr>
        <w:t>e “</w:t>
      </w:r>
      <w:r w:rsidRPr="00B63E11">
        <w:rPr>
          <w:rFonts w:ascii="Calibri Light" w:hAnsi="Calibri Light" w:cs="Calibri Light"/>
          <w:b/>
          <w:sz w:val="22"/>
          <w:szCs w:val="22"/>
          <w:lang w:val="it-IT"/>
        </w:rPr>
        <w:t>Assegnazione manuale</w:t>
      </w:r>
      <w:r>
        <w:rPr>
          <w:rFonts w:ascii="Calibri Light" w:hAnsi="Calibri Light" w:cs="Calibri Light"/>
          <w:sz w:val="22"/>
          <w:szCs w:val="22"/>
          <w:lang w:val="it-IT"/>
        </w:rPr>
        <w:t>”</w:t>
      </w:r>
    </w:p>
    <w:p w14:paraId="059B1A93" w14:textId="19169178" w:rsidR="005953FB" w:rsidRPr="00333831" w:rsidRDefault="00333831" w:rsidP="000D366C">
      <w:pPr>
        <w:pStyle w:val="BodyText"/>
        <w:numPr>
          <w:ilvl w:val="0"/>
          <w:numId w:val="18"/>
        </w:numPr>
        <w:rPr>
          <w:rFonts w:ascii="Calibri Light" w:hAnsi="Calibri Light" w:cs="Calibri Light"/>
          <w:sz w:val="22"/>
          <w:szCs w:val="22"/>
          <w:lang w:val="it-IT"/>
        </w:rPr>
      </w:pPr>
      <w:r w:rsidRPr="00333831">
        <w:rPr>
          <w:rFonts w:ascii="Calibri Light" w:hAnsi="Calibri Light" w:cs="Calibri Light"/>
          <w:sz w:val="22"/>
          <w:szCs w:val="22"/>
          <w:lang w:val="it-IT"/>
        </w:rPr>
        <w:t>Pulsante “</w:t>
      </w:r>
      <w:r w:rsidR="00120A97">
        <w:rPr>
          <w:rFonts w:ascii="Calibri Light" w:hAnsi="Calibri Light" w:cs="Calibri Light"/>
          <w:b/>
          <w:bCs/>
          <w:sz w:val="22"/>
          <w:szCs w:val="22"/>
          <w:lang w:val="it-IT"/>
        </w:rPr>
        <w:t>Indietro</w:t>
      </w:r>
      <w:r>
        <w:rPr>
          <w:rFonts w:ascii="Calibri Light" w:hAnsi="Calibri Light" w:cs="Calibri Light"/>
          <w:sz w:val="22"/>
          <w:szCs w:val="22"/>
          <w:lang w:val="it-IT"/>
        </w:rPr>
        <w:t xml:space="preserve">” che </w:t>
      </w:r>
      <w:r w:rsidR="00120A97">
        <w:rPr>
          <w:rFonts w:ascii="Calibri Light" w:hAnsi="Calibri Light" w:cs="Calibri Light"/>
          <w:sz w:val="22"/>
          <w:szCs w:val="22"/>
          <w:lang w:val="it-IT"/>
        </w:rPr>
        <w:t xml:space="preserve">se premuto </w:t>
      </w:r>
      <w:r w:rsidR="00640E3A">
        <w:rPr>
          <w:rFonts w:ascii="Calibri Light" w:hAnsi="Calibri Light" w:cs="Calibri Light"/>
          <w:sz w:val="22"/>
          <w:szCs w:val="22"/>
          <w:lang w:val="it-IT"/>
        </w:rPr>
        <w:t>fa tornare alla visualizzazione della sezione dei documenti della pratica</w:t>
      </w:r>
    </w:p>
    <w:p w14:paraId="20BE961B" w14:textId="1230D8B0" w:rsidR="000B07E2" w:rsidRDefault="00C03442" w:rsidP="008E01C5">
      <w:pPr>
        <w:pStyle w:val="BodyText"/>
        <w:rPr>
          <w:rFonts w:ascii="Calibri Light" w:hAnsi="Calibri Light" w:cs="Calibri Light"/>
          <w:sz w:val="22"/>
          <w:szCs w:val="22"/>
          <w:lang w:val="it-IT"/>
        </w:rPr>
      </w:pPr>
      <w:r>
        <w:rPr>
          <w:rFonts w:ascii="Calibri Light" w:hAnsi="Calibri Light" w:cs="Calibri Light"/>
          <w:sz w:val="22"/>
          <w:szCs w:val="22"/>
          <w:lang w:val="it-IT"/>
        </w:rPr>
        <w:t xml:space="preserve">Nel caso di “Assegnazione manuale” l’utente visualizzerà </w:t>
      </w:r>
      <w:r w:rsidR="000B07E2">
        <w:rPr>
          <w:rFonts w:ascii="Calibri Light" w:hAnsi="Calibri Light" w:cs="Calibri Light"/>
          <w:sz w:val="22"/>
          <w:szCs w:val="22"/>
          <w:lang w:val="it-IT"/>
        </w:rPr>
        <w:t>due box</w:t>
      </w:r>
      <w:r w:rsidR="00876F17">
        <w:rPr>
          <w:rFonts w:ascii="Calibri Light" w:hAnsi="Calibri Light" w:cs="Calibri Light"/>
          <w:sz w:val="22"/>
          <w:szCs w:val="22"/>
          <w:lang w:val="it-IT"/>
        </w:rPr>
        <w:t>:</w:t>
      </w:r>
    </w:p>
    <w:p w14:paraId="582BC4B7" w14:textId="76314C15" w:rsidR="000B07E2" w:rsidRDefault="008E01C5" w:rsidP="00876F17">
      <w:pPr>
        <w:pStyle w:val="BodyText"/>
        <w:numPr>
          <w:ilvl w:val="0"/>
          <w:numId w:val="18"/>
        </w:numPr>
        <w:rPr>
          <w:rFonts w:ascii="Calibri Light" w:hAnsi="Calibri Light" w:cs="Calibri Light"/>
          <w:sz w:val="22"/>
          <w:szCs w:val="22"/>
          <w:lang w:val="it-IT"/>
        </w:rPr>
      </w:pPr>
      <w:r w:rsidRPr="008E01C5">
        <w:rPr>
          <w:rFonts w:ascii="Calibri Light" w:hAnsi="Calibri Light" w:cs="Calibri Light"/>
          <w:sz w:val="22"/>
          <w:szCs w:val="22"/>
          <w:lang w:val="it-IT"/>
        </w:rPr>
        <w:t>“</w:t>
      </w:r>
      <w:r w:rsidR="000B07E2">
        <w:rPr>
          <w:rFonts w:ascii="Calibri Light" w:hAnsi="Calibri Light" w:cs="Calibri Light"/>
          <w:sz w:val="22"/>
          <w:szCs w:val="22"/>
          <w:lang w:val="it-IT"/>
        </w:rPr>
        <w:t xml:space="preserve">Aggiungi Covenant” che permette di avviare </w:t>
      </w:r>
      <w:r w:rsidR="00963324">
        <w:rPr>
          <w:rFonts w:ascii="Calibri Light" w:hAnsi="Calibri Light" w:cs="Calibri Light"/>
          <w:sz w:val="22"/>
          <w:szCs w:val="22"/>
          <w:lang w:val="it-IT"/>
        </w:rPr>
        <w:t>la procedura di assegnazione</w:t>
      </w:r>
    </w:p>
    <w:p w14:paraId="300A2134" w14:textId="448885F0" w:rsidR="000B07E2" w:rsidRDefault="000B07E2" w:rsidP="00876F17">
      <w:pPr>
        <w:pStyle w:val="BodyText"/>
        <w:numPr>
          <w:ilvl w:val="0"/>
          <w:numId w:val="18"/>
        </w:numPr>
        <w:rPr>
          <w:rFonts w:ascii="Calibri Light" w:hAnsi="Calibri Light" w:cs="Calibri Light"/>
          <w:sz w:val="22"/>
          <w:szCs w:val="22"/>
          <w:lang w:val="it-IT"/>
        </w:rPr>
      </w:pPr>
      <w:r>
        <w:rPr>
          <w:rFonts w:ascii="Calibri Light" w:hAnsi="Calibri Light" w:cs="Calibri Light"/>
          <w:sz w:val="22"/>
          <w:szCs w:val="22"/>
          <w:lang w:val="it-IT"/>
        </w:rPr>
        <w:t>“</w:t>
      </w:r>
      <w:r w:rsidR="00AA58D7">
        <w:rPr>
          <w:rFonts w:ascii="Calibri Light" w:hAnsi="Calibri Light" w:cs="Calibri Light"/>
          <w:sz w:val="22"/>
          <w:szCs w:val="22"/>
          <w:lang w:val="it-IT"/>
        </w:rPr>
        <w:t>Annulla</w:t>
      </w:r>
      <w:r>
        <w:rPr>
          <w:rFonts w:ascii="Calibri Light" w:hAnsi="Calibri Light" w:cs="Calibri Light"/>
          <w:sz w:val="22"/>
          <w:szCs w:val="22"/>
          <w:lang w:val="it-IT"/>
        </w:rPr>
        <w:t>”</w:t>
      </w:r>
      <w:r w:rsidR="00963324">
        <w:rPr>
          <w:rFonts w:ascii="Calibri Light" w:hAnsi="Calibri Light" w:cs="Calibri Light"/>
          <w:sz w:val="22"/>
          <w:szCs w:val="22"/>
          <w:lang w:val="it-IT"/>
        </w:rPr>
        <w:t xml:space="preserve"> permette la gestione del bad flow interrompendo subito l’assegnazione senza collegare</w:t>
      </w:r>
      <w:r w:rsidR="00657C89">
        <w:rPr>
          <w:rFonts w:ascii="Calibri Light" w:hAnsi="Calibri Light" w:cs="Calibri Light"/>
          <w:sz w:val="22"/>
          <w:szCs w:val="22"/>
          <w:lang w:val="it-IT"/>
        </w:rPr>
        <w:t xml:space="preserve"> </w:t>
      </w:r>
      <w:r w:rsidR="00963324">
        <w:rPr>
          <w:rFonts w:ascii="Calibri Light" w:hAnsi="Calibri Light" w:cs="Calibri Light"/>
          <w:sz w:val="22"/>
          <w:szCs w:val="22"/>
          <w:lang w:val="it-IT"/>
        </w:rPr>
        <w:t>alcun covenant</w:t>
      </w:r>
    </w:p>
    <w:p w14:paraId="113F5A31" w14:textId="767DDFB4" w:rsidR="008E183D" w:rsidRDefault="00657C89" w:rsidP="008E01C5">
      <w:pPr>
        <w:pStyle w:val="BodyText"/>
        <w:rPr>
          <w:rFonts w:ascii="Calibri Light" w:hAnsi="Calibri Light" w:cs="Calibri Light"/>
          <w:sz w:val="22"/>
          <w:szCs w:val="22"/>
          <w:lang w:val="it-IT"/>
        </w:rPr>
      </w:pPr>
      <w:r>
        <w:rPr>
          <w:rFonts w:ascii="Calibri Light" w:hAnsi="Calibri Light" w:cs="Calibri Light"/>
          <w:sz w:val="22"/>
          <w:szCs w:val="22"/>
          <w:lang w:val="it-IT"/>
        </w:rPr>
        <w:t>Dopo aver cliccato su “Aggiungi Covenant</w:t>
      </w:r>
      <w:r w:rsidR="0013408E">
        <w:rPr>
          <w:rFonts w:ascii="Calibri Light" w:hAnsi="Calibri Light" w:cs="Calibri Light"/>
          <w:sz w:val="22"/>
          <w:szCs w:val="22"/>
          <w:lang w:val="it-IT"/>
        </w:rPr>
        <w:t>”</w:t>
      </w:r>
      <w:r w:rsidR="00E059F7">
        <w:rPr>
          <w:rFonts w:ascii="Calibri Light" w:hAnsi="Calibri Light" w:cs="Calibri Light"/>
          <w:sz w:val="22"/>
          <w:szCs w:val="22"/>
          <w:lang w:val="it-IT"/>
        </w:rPr>
        <w:t xml:space="preserve"> comparirà una riga per il covenant 1, con a fianco un’icona cestino per eliminarla</w:t>
      </w:r>
    </w:p>
    <w:p w14:paraId="31426F9E" w14:textId="0882A089" w:rsidR="00E059F7" w:rsidRDefault="00E059F7" w:rsidP="008E01C5">
      <w:pPr>
        <w:pStyle w:val="BodyText"/>
        <w:rPr>
          <w:rFonts w:ascii="Calibri Light" w:hAnsi="Calibri Light" w:cs="Calibri Light"/>
          <w:sz w:val="22"/>
          <w:szCs w:val="22"/>
          <w:lang w:val="it-IT"/>
        </w:rPr>
      </w:pPr>
      <w:r>
        <w:rPr>
          <w:rFonts w:ascii="Calibri Light" w:hAnsi="Calibri Light" w:cs="Calibri Light"/>
          <w:sz w:val="22"/>
          <w:szCs w:val="22"/>
          <w:lang w:val="it-IT"/>
        </w:rPr>
        <w:t>Sotto compariranno tre box</w:t>
      </w:r>
      <w:r w:rsidR="009276E6">
        <w:rPr>
          <w:rFonts w:ascii="Calibri Light" w:hAnsi="Calibri Light" w:cs="Calibri Light"/>
          <w:sz w:val="22"/>
          <w:szCs w:val="22"/>
          <w:lang w:val="it-IT"/>
        </w:rPr>
        <w:t>:</w:t>
      </w:r>
    </w:p>
    <w:p w14:paraId="5CBAE252" w14:textId="0637C635" w:rsidR="009276E6" w:rsidRPr="0086515C" w:rsidRDefault="00B92366" w:rsidP="00E82A3A">
      <w:pPr>
        <w:pStyle w:val="Heading5"/>
        <w:numPr>
          <w:ilvl w:val="0"/>
          <w:numId w:val="30"/>
        </w:numPr>
        <w:rPr>
          <w:del w:id="529" w:author="Boles, Giorgio" w:date="2026-04-22T16:59:00Z" w16du:dateUtc="2026-04-22T14:59:00Z"/>
          <w:rFonts w:ascii="Calibri Light" w:hAnsi="Calibri Light" w:cs="Calibri Light"/>
          <w:b/>
          <w:sz w:val="22"/>
          <w:szCs w:val="22"/>
          <w:lang w:val="it-IT"/>
        </w:rPr>
        <w:pPrChange w:id="530" w:author="Boles, Giorgio" w:date="2026-04-24T18:01:00Z" w16du:dateUtc="2026-04-24T16:01:00Z">
          <w:pPr>
            <w:pStyle w:val="BodyText"/>
            <w:numPr>
              <w:numId w:val="30"/>
            </w:numPr>
            <w:ind w:left="650" w:hanging="360"/>
          </w:pPr>
        </w:pPrChange>
      </w:pPr>
      <w:r>
        <w:rPr>
          <w:rFonts w:ascii="Calibri Light" w:hAnsi="Calibri Light" w:cs="Calibri Light"/>
          <w:b/>
          <w:bCs/>
          <w:sz w:val="22"/>
          <w:szCs w:val="22"/>
          <w:lang w:val="it-IT"/>
        </w:rPr>
        <w:t xml:space="preserve">Seleziona </w:t>
      </w:r>
      <w:r w:rsidR="009276E6" w:rsidRPr="002D28F4">
        <w:rPr>
          <w:rFonts w:ascii="Calibri Light" w:hAnsi="Calibri Light" w:cs="Calibri Light"/>
          <w:b/>
          <w:bCs/>
          <w:sz w:val="22"/>
          <w:szCs w:val="22"/>
          <w:lang w:val="it-IT"/>
        </w:rPr>
        <w:t>Tipologi</w:t>
      </w:r>
      <w:r w:rsidR="00655DD8" w:rsidRPr="002D28F4">
        <w:rPr>
          <w:rFonts w:ascii="Calibri Light" w:hAnsi="Calibri Light" w:cs="Calibri Light"/>
          <w:b/>
          <w:bCs/>
          <w:sz w:val="22"/>
          <w:szCs w:val="22"/>
          <w:lang w:val="it-IT"/>
        </w:rPr>
        <w:t>a</w:t>
      </w:r>
      <w:r w:rsidR="009276E6" w:rsidRPr="002D28F4">
        <w:rPr>
          <w:rFonts w:ascii="Calibri Light" w:hAnsi="Calibri Light" w:cs="Calibri Light"/>
          <w:b/>
          <w:bCs/>
          <w:sz w:val="22"/>
          <w:szCs w:val="22"/>
          <w:lang w:val="it-IT"/>
        </w:rPr>
        <w:t xml:space="preserve"> Covenant</w:t>
      </w:r>
      <w:r>
        <w:rPr>
          <w:rFonts w:ascii="Calibri Light" w:hAnsi="Calibri Light" w:cs="Calibri Light"/>
          <w:b/>
          <w:bCs/>
          <w:sz w:val="22"/>
          <w:szCs w:val="22"/>
          <w:lang w:val="it-IT"/>
        </w:rPr>
        <w:t xml:space="preserve"> - </w:t>
      </w:r>
      <w:r>
        <w:rPr>
          <w:rFonts w:ascii="Calibri Light" w:hAnsi="Calibri Light" w:cs="Calibri Light"/>
          <w:sz w:val="22"/>
          <w:szCs w:val="22"/>
          <w:lang w:val="it-IT"/>
        </w:rPr>
        <w:t>contenente un drop down</w:t>
      </w:r>
      <w:ins w:id="531" w:author="Boles, Giorgio" w:date="2026-04-22T16:56:00Z" w16du:dateUtc="2026-04-22T14:56:00Z">
        <w:r>
          <w:rPr>
            <w:rFonts w:ascii="Calibri Light" w:hAnsi="Calibri Light" w:cs="Calibri Light"/>
            <w:sz w:val="22"/>
            <w:szCs w:val="22"/>
            <w:lang w:val="it-IT"/>
          </w:rPr>
          <w:t xml:space="preserve"> </w:t>
        </w:r>
        <w:r w:rsidR="009B0F56">
          <w:rPr>
            <w:rFonts w:ascii="Calibri Light" w:hAnsi="Calibri Light" w:cs="Calibri Light"/>
            <w:sz w:val="22"/>
            <w:szCs w:val="22"/>
            <w:lang w:val="it-IT"/>
          </w:rPr>
          <w:t>con all’inter</w:t>
        </w:r>
      </w:ins>
      <w:ins w:id="532" w:author="Deloitte" w:date="2026-04-23T14:58:00Z" w16du:dateUtc="2026-04-23T12:58:00Z">
        <w:r w:rsidR="00BA79CA">
          <w:rPr>
            <w:rFonts w:ascii="Calibri Light" w:hAnsi="Calibri Light" w:cs="Calibri Light"/>
            <w:sz w:val="22"/>
            <w:szCs w:val="22"/>
            <w:lang w:val="it-IT"/>
          </w:rPr>
          <w:t>n</w:t>
        </w:r>
      </w:ins>
      <w:ins w:id="533" w:author="Boles, Giorgio" w:date="2026-04-22T16:56:00Z" w16du:dateUtc="2026-04-22T14:56:00Z">
        <w:r w:rsidR="009B0F56">
          <w:rPr>
            <w:rFonts w:ascii="Calibri Light" w:hAnsi="Calibri Light" w:cs="Calibri Light"/>
            <w:sz w:val="22"/>
            <w:szCs w:val="22"/>
            <w:lang w:val="it-IT"/>
          </w:rPr>
          <w:t xml:space="preserve">o </w:t>
        </w:r>
        <w:r w:rsidR="002B0D96">
          <w:rPr>
            <w:rFonts w:ascii="Calibri Light" w:hAnsi="Calibri Light" w:cs="Calibri Light"/>
            <w:sz w:val="22"/>
            <w:szCs w:val="22"/>
            <w:lang w:val="it-IT"/>
          </w:rPr>
          <w:t xml:space="preserve">tutti i covenant </w:t>
        </w:r>
      </w:ins>
      <w:ins w:id="534" w:author="Boles, Giorgio" w:date="2026-04-22T17:05:00Z" w16du:dateUtc="2026-04-22T15:05:00Z">
        <w:r w:rsidR="00070E96">
          <w:rPr>
            <w:rFonts w:ascii="Calibri Light" w:hAnsi="Calibri Light" w:cs="Calibri Light"/>
            <w:sz w:val="22"/>
            <w:szCs w:val="22"/>
            <w:lang w:val="it-IT"/>
          </w:rPr>
          <w:t xml:space="preserve">presenti sulla </w:t>
        </w:r>
      </w:ins>
      <w:ins w:id="535" w:author="Boles, Giorgio" w:date="2026-04-22T17:11:00Z" w16du:dateUtc="2026-04-22T15:11:00Z">
        <w:r w:rsidR="00B77F07">
          <w:rPr>
            <w:rFonts w:ascii="Calibri Light" w:hAnsi="Calibri Light" w:cs="Calibri Light"/>
            <w:sz w:val="22"/>
            <w:szCs w:val="22"/>
            <w:lang w:val="it-IT"/>
          </w:rPr>
          <w:t>pratica (</w:t>
        </w:r>
      </w:ins>
      <w:ins w:id="536" w:author="Boles, Giorgio" w:date="2026-04-22T17:06:00Z" w16du:dateUtc="2026-04-22T15:06:00Z">
        <w:r w:rsidR="00070E96">
          <w:rPr>
            <w:rFonts w:ascii="Calibri Light" w:hAnsi="Calibri Light" w:cs="Calibri Light"/>
            <w:sz w:val="22"/>
            <w:szCs w:val="22"/>
            <w:lang w:val="it-IT"/>
          </w:rPr>
          <w:t>Quindi un subset dell’elenco completo di tipologie)</w:t>
        </w:r>
      </w:ins>
      <w:ins w:id="537" w:author="Boles, Giorgio" w:date="2026-04-22T16:56:00Z" w16du:dateUtc="2026-04-22T14:56:00Z">
        <w:r w:rsidR="005C6D01">
          <w:rPr>
            <w:rFonts w:ascii="Calibri Light" w:hAnsi="Calibri Light" w:cs="Calibri Light"/>
            <w:sz w:val="22"/>
            <w:szCs w:val="22"/>
            <w:lang w:val="it-IT"/>
          </w:rPr>
          <w:t>.</w:t>
        </w:r>
        <w:r w:rsidR="005C6D01">
          <w:rPr>
            <w:rFonts w:ascii="Calibri Light" w:hAnsi="Calibri Light" w:cs="Calibri Light"/>
            <w:b/>
            <w:sz w:val="22"/>
            <w:szCs w:val="22"/>
            <w:lang w:val="it-IT"/>
          </w:rPr>
          <w:t xml:space="preserve"> </w:t>
        </w:r>
        <w:r w:rsidR="005C6D01" w:rsidRPr="000A2160">
          <w:rPr>
            <w:rFonts w:ascii="Calibri Light" w:eastAsiaTheme="minorHAnsi" w:hAnsi="Calibri Light" w:cs="Calibri Light"/>
            <w:iCs w:val="0"/>
            <w:color w:val="auto"/>
            <w:sz w:val="22"/>
            <w:szCs w:val="22"/>
            <w:lang w:val="it-IT"/>
            <w:rPrChange w:id="538" w:author="Boles, Giorgio" w:date="2026-04-24T18:02:00Z" w16du:dateUtc="2026-04-24T16:02:00Z">
              <w:rPr>
                <w:rFonts w:ascii="Calibri Light" w:hAnsi="Calibri Light" w:cs="Calibri Light"/>
                <w:b/>
                <w:sz w:val="22"/>
                <w:szCs w:val="22"/>
                <w:lang w:val="it-IT"/>
              </w:rPr>
            </w:rPrChange>
          </w:rPr>
          <w:t>Ogni covenant sarà</w:t>
        </w:r>
      </w:ins>
      <w:ins w:id="539" w:author="Boles, Giorgio" w:date="2026-04-22T16:57:00Z" w16du:dateUtc="2026-04-22T14:57:00Z">
        <w:r w:rsidR="005C6D01" w:rsidRPr="000A2160">
          <w:rPr>
            <w:rFonts w:ascii="Calibri Light" w:eastAsiaTheme="minorHAnsi" w:hAnsi="Calibri Light" w:cs="Calibri Light"/>
            <w:iCs w:val="0"/>
            <w:color w:val="auto"/>
            <w:sz w:val="22"/>
            <w:szCs w:val="22"/>
            <w:lang w:val="it-IT"/>
            <w:rPrChange w:id="540" w:author="Boles, Giorgio" w:date="2026-04-24T18:02:00Z" w16du:dateUtc="2026-04-24T16:02:00Z">
              <w:rPr>
                <w:rFonts w:ascii="Calibri Light" w:hAnsi="Calibri Light" w:cs="Calibri Light"/>
                <w:b/>
                <w:sz w:val="22"/>
                <w:szCs w:val="22"/>
                <w:lang w:val="it-IT"/>
              </w:rPr>
            </w:rPrChange>
          </w:rPr>
          <w:t xml:space="preserve"> nominato seguendo questa logica</w:t>
        </w:r>
        <w:r w:rsidR="005C6D01" w:rsidRPr="00E804E1">
          <w:rPr>
            <w:rFonts w:ascii="Calibri Light" w:hAnsi="Calibri Light" w:cs="Calibri Light"/>
            <w:bCs/>
            <w:sz w:val="22"/>
            <w:szCs w:val="22"/>
            <w:lang w:val="it-IT"/>
            <w:rPrChange w:id="541" w:author="Boles, Giorgio" w:date="2026-04-22T16:57:00Z" w16du:dateUtc="2026-04-22T14:57:00Z">
              <w:rPr>
                <w:rFonts w:ascii="Calibri Light" w:hAnsi="Calibri Light" w:cs="Calibri Light"/>
                <w:b/>
                <w:sz w:val="22"/>
                <w:szCs w:val="22"/>
                <w:lang w:val="it-IT"/>
              </w:rPr>
            </w:rPrChange>
          </w:rPr>
          <w:t xml:space="preserve"> </w:t>
        </w:r>
        <w:r w:rsidR="00E804E1">
          <w:rPr>
            <w:rFonts w:ascii="Calibri Light" w:hAnsi="Calibri Light" w:cs="Calibri Light"/>
            <w:b/>
            <w:sz w:val="22"/>
            <w:szCs w:val="22"/>
            <w:lang w:val="it-IT"/>
          </w:rPr>
          <w:t xml:space="preserve">“[ID del covenant] – [Tipologia del </w:t>
        </w:r>
      </w:ins>
      <w:ins w:id="542" w:author="Boles, Giorgio" w:date="2026-04-22T16:58:00Z" w16du:dateUtc="2026-04-22T14:58:00Z">
        <w:r w:rsidR="002E1BD2">
          <w:rPr>
            <w:rFonts w:ascii="Calibri Light" w:hAnsi="Calibri Light" w:cs="Calibri Light"/>
            <w:b/>
            <w:sz w:val="22"/>
            <w:szCs w:val="22"/>
            <w:lang w:val="it-IT"/>
          </w:rPr>
          <w:t>C</w:t>
        </w:r>
      </w:ins>
      <w:ins w:id="543" w:author="Boles, Giorgio" w:date="2026-04-22T16:57:00Z" w16du:dateUtc="2026-04-22T14:57:00Z">
        <w:r w:rsidR="00E804E1">
          <w:rPr>
            <w:rFonts w:ascii="Calibri Light" w:hAnsi="Calibri Light" w:cs="Calibri Light"/>
            <w:b/>
            <w:sz w:val="22"/>
            <w:szCs w:val="22"/>
            <w:lang w:val="it-IT"/>
          </w:rPr>
          <w:t>ovenant]</w:t>
        </w:r>
      </w:ins>
      <w:ins w:id="544" w:author="Boles, Giorgio" w:date="2026-04-22T17:10:00Z" w16du:dateUtc="2026-04-22T15:10:00Z">
        <w:r w:rsidR="005B6D78">
          <w:rPr>
            <w:rFonts w:ascii="Calibri Light" w:hAnsi="Calibri Light" w:cs="Calibri Light"/>
            <w:b/>
            <w:sz w:val="22"/>
            <w:szCs w:val="22"/>
            <w:lang w:val="it-IT"/>
          </w:rPr>
          <w:t>”.</w:t>
        </w:r>
      </w:ins>
      <w:ins w:id="545" w:author="Boles, Giorgio" w:date="2026-04-22T16:58:00Z" w16du:dateUtc="2026-04-22T14:58:00Z">
        <w:r w:rsidR="002E1BD2">
          <w:rPr>
            <w:rFonts w:ascii="Calibri Light" w:hAnsi="Calibri Light" w:cs="Calibri Light"/>
            <w:bCs/>
            <w:sz w:val="22"/>
            <w:szCs w:val="22"/>
            <w:lang w:val="it-IT"/>
          </w:rPr>
          <w:t xml:space="preserve"> </w:t>
        </w:r>
      </w:ins>
      <w:del w:id="546" w:author="Boles, Giorgio" w:date="2026-04-22T16:59:00Z" w16du:dateUtc="2026-04-22T14:59:00Z">
        <w:r w:rsidRPr="005B6D78" w:rsidDel="00D74DDE">
          <w:rPr>
            <w:rFonts w:ascii="Calibri Light" w:hAnsi="Calibri Light" w:cs="Calibri Light"/>
            <w:sz w:val="22"/>
            <w:szCs w:val="22"/>
            <w:lang w:val="it-IT"/>
          </w:rPr>
          <w:delText xml:space="preserve"> </w:delText>
        </w:r>
        <w:r>
          <w:rPr>
            <w:rFonts w:ascii="Calibri Light" w:hAnsi="Calibri Light" w:cs="Calibri Light"/>
            <w:sz w:val="22"/>
            <w:szCs w:val="22"/>
            <w:lang w:val="it-IT"/>
          </w:rPr>
          <w:delText>da cui selezionare una delle tipologie di covenant presenti nella pratica</w:delText>
        </w:r>
        <w:r w:rsidR="00975519">
          <w:rPr>
            <w:rFonts w:ascii="Calibri Light" w:hAnsi="Calibri Light" w:cs="Calibri Light"/>
            <w:sz w:val="22"/>
            <w:szCs w:val="22"/>
            <w:lang w:val="it-IT"/>
          </w:rPr>
          <w:delText xml:space="preserve"> </w:delText>
        </w:r>
        <w:r w:rsidR="0013408E">
          <w:rPr>
            <w:rFonts w:ascii="Calibri Light" w:hAnsi="Calibri Light" w:cs="Calibri Light"/>
            <w:sz w:val="22"/>
            <w:szCs w:val="22"/>
            <w:lang w:val="it-IT"/>
          </w:rPr>
          <w:delText>(recuperate da quelle estratte nella pratica di censimento)</w:delText>
        </w:r>
      </w:del>
    </w:p>
    <w:p w14:paraId="640F6169" w14:textId="77777777" w:rsidR="005B6D78" w:rsidRPr="009B0F56" w:rsidRDefault="005B6D78" w:rsidP="00E82A3A">
      <w:pPr>
        <w:pStyle w:val="BodyText"/>
        <w:numPr>
          <w:ilvl w:val="0"/>
          <w:numId w:val="30"/>
        </w:numPr>
        <w:rPr>
          <w:ins w:id="547" w:author="Boles, Giorgio" w:date="2026-04-22T17:10:00Z" w16du:dateUtc="2026-04-22T15:10:00Z"/>
          <w:rFonts w:ascii="Calibri Light" w:hAnsi="Calibri Light" w:cs="Calibri Light"/>
          <w:b/>
          <w:sz w:val="22"/>
          <w:szCs w:val="22"/>
          <w:lang w:val="it-IT"/>
        </w:rPr>
      </w:pPr>
    </w:p>
    <w:p w14:paraId="33684C03" w14:textId="22C80F3C" w:rsidR="009276E6" w:rsidRPr="002D28F4" w:rsidRDefault="00D36F21" w:rsidP="00655DD8">
      <w:pPr>
        <w:pStyle w:val="BodyText"/>
        <w:numPr>
          <w:ilvl w:val="0"/>
          <w:numId w:val="30"/>
        </w:numPr>
        <w:rPr>
          <w:rFonts w:ascii="Calibri Light" w:hAnsi="Calibri Light" w:cs="Calibri Light"/>
          <w:b/>
          <w:sz w:val="22"/>
          <w:szCs w:val="22"/>
          <w:lang w:val="it-IT"/>
        </w:rPr>
      </w:pPr>
      <w:r w:rsidRPr="002D28F4">
        <w:rPr>
          <w:rFonts w:ascii="Calibri Light" w:hAnsi="Calibri Light" w:cs="Calibri Light"/>
          <w:b/>
          <w:bCs/>
          <w:sz w:val="22"/>
          <w:szCs w:val="22"/>
          <w:lang w:val="it-IT"/>
        </w:rPr>
        <w:t>Valore Monitoraggio</w:t>
      </w:r>
      <w:r w:rsidR="00B92366">
        <w:rPr>
          <w:rFonts w:ascii="Calibri Light" w:hAnsi="Calibri Light" w:cs="Calibri Light"/>
          <w:sz w:val="22"/>
          <w:szCs w:val="22"/>
          <w:lang w:val="it-IT"/>
        </w:rPr>
        <w:t xml:space="preserve"> – in cui inserire il valore numerico del monitoraggio</w:t>
      </w:r>
    </w:p>
    <w:p w14:paraId="7353BE74" w14:textId="77ABBC24" w:rsidR="00655DD8" w:rsidRPr="002D28F4" w:rsidRDefault="00655DD8" w:rsidP="00655DD8">
      <w:pPr>
        <w:pStyle w:val="BodyText"/>
        <w:numPr>
          <w:ilvl w:val="0"/>
          <w:numId w:val="30"/>
        </w:numPr>
        <w:rPr>
          <w:rFonts w:ascii="Calibri Light" w:hAnsi="Calibri Light" w:cs="Calibri Light"/>
          <w:b/>
          <w:sz w:val="22"/>
          <w:szCs w:val="22"/>
          <w:lang w:val="it-IT"/>
        </w:rPr>
      </w:pPr>
      <w:r w:rsidRPr="002D28F4">
        <w:rPr>
          <w:rFonts w:ascii="Calibri Light" w:hAnsi="Calibri Light" w:cs="Calibri Light"/>
          <w:b/>
          <w:sz w:val="22"/>
          <w:szCs w:val="22"/>
          <w:lang w:val="it-IT"/>
        </w:rPr>
        <w:t>Data di Riferimento</w:t>
      </w:r>
      <w:r w:rsidR="00B92366">
        <w:rPr>
          <w:rFonts w:ascii="Calibri Light" w:hAnsi="Calibri Light" w:cs="Calibri Light"/>
          <w:b/>
          <w:bCs/>
          <w:sz w:val="22"/>
          <w:szCs w:val="22"/>
          <w:lang w:val="it-IT"/>
        </w:rPr>
        <w:t xml:space="preserve"> – </w:t>
      </w:r>
      <w:r w:rsidR="00B92366">
        <w:rPr>
          <w:rFonts w:ascii="Calibri Light" w:hAnsi="Calibri Light" w:cs="Calibri Light"/>
          <w:sz w:val="22"/>
          <w:szCs w:val="22"/>
          <w:lang w:val="it-IT"/>
        </w:rPr>
        <w:t>la data di riferimento</w:t>
      </w:r>
      <w:r w:rsidR="00975519">
        <w:rPr>
          <w:rFonts w:ascii="Calibri Light" w:hAnsi="Calibri Light" w:cs="Calibri Light"/>
          <w:sz w:val="22"/>
          <w:szCs w:val="22"/>
          <w:lang w:val="it-IT"/>
        </w:rPr>
        <w:t xml:space="preserve"> del monitoraggio</w:t>
      </w:r>
      <w:r w:rsidR="0013408E">
        <w:rPr>
          <w:rFonts w:ascii="Calibri Light" w:hAnsi="Calibri Light" w:cs="Calibri Light"/>
          <w:sz w:val="22"/>
          <w:szCs w:val="22"/>
          <w:lang w:val="it-IT"/>
        </w:rPr>
        <w:t xml:space="preserve"> (con formato “Data”)</w:t>
      </w:r>
    </w:p>
    <w:p w14:paraId="07F6CD54" w14:textId="0A81AC11" w:rsidR="00D10EE3" w:rsidRDefault="00975519" w:rsidP="008E01C5">
      <w:pPr>
        <w:pStyle w:val="BodyText"/>
        <w:rPr>
          <w:rFonts w:ascii="Calibri Light" w:hAnsi="Calibri Light" w:cs="Calibri Light"/>
          <w:sz w:val="22"/>
          <w:szCs w:val="22"/>
          <w:lang w:val="it-IT"/>
        </w:rPr>
      </w:pPr>
      <w:r>
        <w:rPr>
          <w:rFonts w:ascii="Calibri Light" w:hAnsi="Calibri Light" w:cs="Calibri Light"/>
          <w:sz w:val="22"/>
          <w:szCs w:val="22"/>
          <w:lang w:val="it-IT"/>
        </w:rPr>
        <w:t>E due pulsanti “</w:t>
      </w:r>
      <w:r w:rsidRPr="00975519">
        <w:rPr>
          <w:rFonts w:ascii="Calibri Light" w:hAnsi="Calibri Light" w:cs="Calibri Light"/>
          <w:b/>
          <w:bCs/>
          <w:sz w:val="22"/>
          <w:szCs w:val="22"/>
          <w:lang w:val="it-IT"/>
        </w:rPr>
        <w:t>Associa Covenant</w:t>
      </w:r>
      <w:r>
        <w:rPr>
          <w:rFonts w:ascii="Calibri Light" w:hAnsi="Calibri Light" w:cs="Calibri Light"/>
          <w:sz w:val="22"/>
          <w:szCs w:val="22"/>
          <w:lang w:val="it-IT"/>
        </w:rPr>
        <w:t>”</w:t>
      </w:r>
      <w:r w:rsidR="000A0E15">
        <w:rPr>
          <w:rFonts w:ascii="Calibri Light" w:hAnsi="Calibri Light" w:cs="Calibri Light"/>
          <w:sz w:val="22"/>
          <w:szCs w:val="22"/>
          <w:lang w:val="it-IT"/>
        </w:rPr>
        <w:t xml:space="preserve"> (disinibito fino a quando non vengono compilati i 3 box sopra)</w:t>
      </w:r>
      <w:r>
        <w:rPr>
          <w:rFonts w:ascii="Calibri Light" w:hAnsi="Calibri Light" w:cs="Calibri Light"/>
          <w:sz w:val="22"/>
          <w:szCs w:val="22"/>
          <w:lang w:val="it-IT"/>
        </w:rPr>
        <w:t xml:space="preserve"> e “</w:t>
      </w:r>
      <w:r w:rsidRPr="00975519">
        <w:rPr>
          <w:rFonts w:ascii="Calibri Light" w:hAnsi="Calibri Light" w:cs="Calibri Light"/>
          <w:b/>
          <w:bCs/>
          <w:sz w:val="22"/>
          <w:szCs w:val="22"/>
          <w:lang w:val="it-IT"/>
        </w:rPr>
        <w:t>Annulla</w:t>
      </w:r>
      <w:r>
        <w:rPr>
          <w:rFonts w:ascii="Calibri Light" w:hAnsi="Calibri Light" w:cs="Calibri Light"/>
          <w:sz w:val="22"/>
          <w:szCs w:val="22"/>
          <w:lang w:val="it-IT"/>
        </w:rPr>
        <w:t>”</w:t>
      </w:r>
      <w:r w:rsidR="000A0E15">
        <w:rPr>
          <w:rFonts w:ascii="Calibri Light" w:hAnsi="Calibri Light" w:cs="Calibri Light"/>
          <w:sz w:val="22"/>
          <w:szCs w:val="22"/>
          <w:lang w:val="it-IT"/>
        </w:rPr>
        <w:t>, in particolare:</w:t>
      </w:r>
    </w:p>
    <w:p w14:paraId="3A521F45" w14:textId="62976A8C" w:rsidR="00975519" w:rsidRDefault="00975519" w:rsidP="008E01C5">
      <w:pPr>
        <w:pStyle w:val="BodyText"/>
        <w:numPr>
          <w:ilvl w:val="0"/>
          <w:numId w:val="30"/>
        </w:numPr>
        <w:rPr>
          <w:rFonts w:ascii="Calibri Light" w:hAnsi="Calibri Light" w:cs="Calibri Light"/>
          <w:sz w:val="22"/>
          <w:szCs w:val="22"/>
          <w:lang w:val="it-IT"/>
        </w:rPr>
      </w:pPr>
      <w:r>
        <w:rPr>
          <w:rFonts w:ascii="Calibri Light" w:hAnsi="Calibri Light" w:cs="Calibri Light"/>
          <w:b/>
          <w:bCs/>
          <w:sz w:val="22"/>
          <w:szCs w:val="22"/>
          <w:lang w:val="it-IT"/>
        </w:rPr>
        <w:t>“</w:t>
      </w:r>
      <w:r w:rsidRPr="00975519">
        <w:rPr>
          <w:rFonts w:ascii="Calibri Light" w:hAnsi="Calibri Light" w:cs="Calibri Light"/>
          <w:b/>
          <w:bCs/>
          <w:sz w:val="22"/>
          <w:szCs w:val="22"/>
          <w:lang w:val="it-IT"/>
        </w:rPr>
        <w:t>Annulla</w:t>
      </w:r>
      <w:r>
        <w:rPr>
          <w:rFonts w:ascii="Calibri Light" w:hAnsi="Calibri Light" w:cs="Calibri Light"/>
          <w:b/>
          <w:bCs/>
          <w:sz w:val="22"/>
          <w:szCs w:val="22"/>
          <w:lang w:val="it-IT"/>
        </w:rPr>
        <w:t>”</w:t>
      </w:r>
      <w:r>
        <w:rPr>
          <w:rFonts w:ascii="Calibri Light" w:hAnsi="Calibri Light" w:cs="Calibri Light"/>
          <w:sz w:val="22"/>
          <w:szCs w:val="22"/>
          <w:lang w:val="it-IT"/>
        </w:rPr>
        <w:t xml:space="preserve"> Resetta i filtri ma non cancella la riga del covenant</w:t>
      </w:r>
    </w:p>
    <w:p w14:paraId="356752EF" w14:textId="2A7F8170" w:rsidR="00975519" w:rsidRDefault="00975519" w:rsidP="008E01C5">
      <w:pPr>
        <w:pStyle w:val="BodyText"/>
        <w:numPr>
          <w:ilvl w:val="0"/>
          <w:numId w:val="30"/>
        </w:numPr>
        <w:rPr>
          <w:rFonts w:ascii="Calibri Light" w:hAnsi="Calibri Light" w:cs="Calibri Light"/>
          <w:sz w:val="22"/>
          <w:szCs w:val="22"/>
          <w:lang w:val="it-IT"/>
        </w:rPr>
      </w:pPr>
      <w:r>
        <w:rPr>
          <w:rFonts w:ascii="Calibri Light" w:hAnsi="Calibri Light" w:cs="Calibri Light"/>
          <w:b/>
          <w:bCs/>
          <w:sz w:val="22"/>
          <w:szCs w:val="22"/>
          <w:lang w:val="it-IT"/>
        </w:rPr>
        <w:t>“</w:t>
      </w:r>
      <w:r w:rsidRPr="00975519">
        <w:rPr>
          <w:rFonts w:ascii="Calibri Light" w:hAnsi="Calibri Light" w:cs="Calibri Light"/>
          <w:b/>
          <w:bCs/>
          <w:sz w:val="22"/>
          <w:szCs w:val="22"/>
          <w:lang w:val="it-IT"/>
        </w:rPr>
        <w:t>Associa Covenant</w:t>
      </w:r>
      <w:r>
        <w:rPr>
          <w:rFonts w:ascii="Calibri Light" w:hAnsi="Calibri Light" w:cs="Calibri Light"/>
          <w:b/>
          <w:bCs/>
          <w:sz w:val="22"/>
          <w:szCs w:val="22"/>
          <w:lang w:val="it-IT"/>
        </w:rPr>
        <w:t>”</w:t>
      </w:r>
      <w:r>
        <w:rPr>
          <w:rFonts w:ascii="Calibri Light" w:hAnsi="Calibri Light" w:cs="Calibri Light"/>
          <w:sz w:val="22"/>
          <w:szCs w:val="22"/>
          <w:lang w:val="it-IT"/>
        </w:rPr>
        <w:t xml:space="preserve"> apre uno scadenziere sotto al pulsante composto delle seguenti colonne:</w:t>
      </w:r>
    </w:p>
    <w:p w14:paraId="3601B53D" w14:textId="30B4E949" w:rsidR="00D10EE3" w:rsidRDefault="008E01C5" w:rsidP="004317BA">
      <w:pPr>
        <w:pStyle w:val="BodyText"/>
        <w:ind w:left="650"/>
        <w:rPr>
          <w:rFonts w:ascii="Calibri Light" w:hAnsi="Calibri Light" w:cs="Calibri Light"/>
          <w:sz w:val="22"/>
          <w:szCs w:val="22"/>
          <w:lang w:val="it-IT"/>
        </w:rPr>
      </w:pPr>
      <w:r w:rsidRPr="008E01C5">
        <w:rPr>
          <w:rFonts w:ascii="Calibri Light" w:hAnsi="Calibri Light" w:cs="Calibri Light"/>
          <w:sz w:val="22"/>
          <w:szCs w:val="22"/>
          <w:lang w:val="it-IT"/>
        </w:rPr>
        <w:t>1. ID Evento di Monitoraggio (es. P</w:t>
      </w:r>
      <w:r w:rsidR="00D10EE3">
        <w:rPr>
          <w:rFonts w:ascii="Calibri Light" w:hAnsi="Calibri Light" w:cs="Calibri Light"/>
          <w:sz w:val="22"/>
          <w:szCs w:val="22"/>
          <w:lang w:val="it-IT"/>
        </w:rPr>
        <w:t>2C3M4</w:t>
      </w:r>
      <w:r w:rsidR="00B06122">
        <w:rPr>
          <w:rFonts w:ascii="Calibri Light" w:hAnsi="Calibri Light" w:cs="Calibri Light"/>
          <w:sz w:val="22"/>
          <w:szCs w:val="22"/>
          <w:lang w:val="it-IT"/>
        </w:rPr>
        <w:t>)</w:t>
      </w:r>
    </w:p>
    <w:p w14:paraId="668604E9" w14:textId="77777777" w:rsidR="00D10EE3" w:rsidRDefault="008E01C5" w:rsidP="004317BA">
      <w:pPr>
        <w:pStyle w:val="BodyText"/>
        <w:ind w:left="650"/>
        <w:rPr>
          <w:rFonts w:ascii="Calibri Light" w:hAnsi="Calibri Light" w:cs="Calibri Light"/>
          <w:sz w:val="22"/>
          <w:szCs w:val="22"/>
          <w:lang w:val="it-IT"/>
        </w:rPr>
      </w:pPr>
      <w:r w:rsidRPr="008E01C5">
        <w:rPr>
          <w:rFonts w:ascii="Calibri Light" w:hAnsi="Calibri Light" w:cs="Calibri Light"/>
          <w:sz w:val="22"/>
          <w:szCs w:val="22"/>
          <w:lang w:val="it-IT"/>
        </w:rPr>
        <w:t xml:space="preserve"> 2. Data di riferimento (gg/mm/aaaa); </w:t>
      </w:r>
    </w:p>
    <w:p w14:paraId="7F14FAD6" w14:textId="77777777" w:rsidR="00D10EE3" w:rsidRDefault="008E01C5" w:rsidP="004317BA">
      <w:pPr>
        <w:pStyle w:val="BodyText"/>
        <w:ind w:left="650"/>
        <w:rPr>
          <w:rFonts w:ascii="Calibri Light" w:hAnsi="Calibri Light" w:cs="Calibri Light"/>
          <w:sz w:val="22"/>
          <w:szCs w:val="22"/>
          <w:lang w:val="it-IT"/>
        </w:rPr>
      </w:pPr>
      <w:r w:rsidRPr="008E01C5">
        <w:rPr>
          <w:rFonts w:ascii="Calibri Light" w:hAnsi="Calibri Light" w:cs="Calibri Light"/>
          <w:sz w:val="22"/>
          <w:szCs w:val="22"/>
          <w:lang w:val="it-IT"/>
        </w:rPr>
        <w:t>3. Scadenza Monitoraggio (es. gg/mm/aaaa);</w:t>
      </w:r>
    </w:p>
    <w:p w14:paraId="73C79C2D" w14:textId="09C0910A" w:rsidR="00D10EE3" w:rsidRDefault="008E01C5" w:rsidP="004317BA">
      <w:pPr>
        <w:pStyle w:val="BodyText"/>
        <w:ind w:left="650"/>
        <w:rPr>
          <w:rFonts w:ascii="Calibri Light" w:hAnsi="Calibri Light" w:cs="Calibri Light"/>
          <w:sz w:val="22"/>
          <w:szCs w:val="22"/>
          <w:lang w:val="it-IT"/>
        </w:rPr>
      </w:pPr>
      <w:r w:rsidRPr="008E01C5">
        <w:rPr>
          <w:rFonts w:ascii="Calibri Light" w:hAnsi="Calibri Light" w:cs="Calibri Light"/>
          <w:sz w:val="22"/>
          <w:szCs w:val="22"/>
          <w:lang w:val="it-IT"/>
        </w:rPr>
        <w:t xml:space="preserve"> 4. Giorni al prossimo monitoraggio (es. 4)</w:t>
      </w:r>
    </w:p>
    <w:p w14:paraId="1A4AEE61" w14:textId="77777777" w:rsidR="00D10EE3" w:rsidRDefault="008E01C5" w:rsidP="004317BA">
      <w:pPr>
        <w:pStyle w:val="BodyText"/>
        <w:ind w:left="650"/>
        <w:rPr>
          <w:rFonts w:ascii="Calibri Light" w:hAnsi="Calibri Light" w:cs="Calibri Light"/>
          <w:sz w:val="22"/>
          <w:szCs w:val="22"/>
          <w:lang w:val="it-IT"/>
        </w:rPr>
      </w:pPr>
      <w:r w:rsidRPr="008E01C5">
        <w:rPr>
          <w:rFonts w:ascii="Calibri Light" w:hAnsi="Calibri Light" w:cs="Calibri Light"/>
          <w:sz w:val="22"/>
          <w:szCs w:val="22"/>
          <w:lang w:val="it-IT"/>
        </w:rPr>
        <w:t>5. Data avvenuto monitoraggio (gg/mm/aaaa)</w:t>
      </w:r>
    </w:p>
    <w:p w14:paraId="0B14DEE7" w14:textId="77777777" w:rsidR="00D10EE3" w:rsidRDefault="008E01C5" w:rsidP="004317BA">
      <w:pPr>
        <w:pStyle w:val="BodyText"/>
        <w:ind w:left="650"/>
        <w:rPr>
          <w:rFonts w:ascii="Calibri Light" w:hAnsi="Calibri Light" w:cs="Calibri Light"/>
          <w:sz w:val="22"/>
          <w:szCs w:val="22"/>
          <w:lang w:val="it-IT"/>
        </w:rPr>
      </w:pPr>
      <w:r w:rsidRPr="008E01C5">
        <w:rPr>
          <w:rFonts w:ascii="Calibri Light" w:hAnsi="Calibri Light" w:cs="Calibri Light"/>
          <w:sz w:val="22"/>
          <w:szCs w:val="22"/>
          <w:lang w:val="it-IT"/>
        </w:rPr>
        <w:t>6. Valore al momento del monitoraggio;</w:t>
      </w:r>
    </w:p>
    <w:p w14:paraId="78569D63" w14:textId="77777777" w:rsidR="00D10EE3" w:rsidRDefault="008E01C5" w:rsidP="004317BA">
      <w:pPr>
        <w:pStyle w:val="BodyText"/>
        <w:ind w:left="650"/>
        <w:rPr>
          <w:rFonts w:ascii="Calibri Light" w:hAnsi="Calibri Light" w:cs="Calibri Light"/>
          <w:sz w:val="22"/>
          <w:szCs w:val="22"/>
          <w:lang w:val="it-IT"/>
        </w:rPr>
      </w:pPr>
      <w:r w:rsidRPr="008E01C5">
        <w:rPr>
          <w:rFonts w:ascii="Calibri Light" w:hAnsi="Calibri Light" w:cs="Calibri Light"/>
          <w:sz w:val="22"/>
          <w:szCs w:val="22"/>
          <w:lang w:val="it-IT"/>
        </w:rPr>
        <w:t>7. Status (es. Monitoraggio scaduto / in scadenza / ok)</w:t>
      </w:r>
    </w:p>
    <w:p w14:paraId="7A5552E7" w14:textId="77777777" w:rsidR="00D10EE3" w:rsidRDefault="008E01C5" w:rsidP="004317BA">
      <w:pPr>
        <w:pStyle w:val="BodyText"/>
        <w:ind w:left="650"/>
        <w:rPr>
          <w:rFonts w:ascii="Calibri Light" w:hAnsi="Calibri Light" w:cs="Calibri Light"/>
          <w:sz w:val="22"/>
          <w:szCs w:val="22"/>
          <w:lang w:val="it-IT"/>
        </w:rPr>
      </w:pPr>
      <w:r w:rsidRPr="008E01C5">
        <w:rPr>
          <w:rFonts w:ascii="Calibri Light" w:hAnsi="Calibri Light" w:cs="Calibri Light"/>
          <w:sz w:val="22"/>
          <w:szCs w:val="22"/>
          <w:lang w:val="it-IT"/>
        </w:rPr>
        <w:t>8. Compliance Certificate (qui sarà presente link per scaricare il documento)</w:t>
      </w:r>
    </w:p>
    <w:p w14:paraId="555ECAA4" w14:textId="42D270CC" w:rsidR="008E01C5" w:rsidRPr="008E01C5" w:rsidRDefault="008E01C5" w:rsidP="004317BA">
      <w:pPr>
        <w:pStyle w:val="BodyText"/>
        <w:ind w:left="650"/>
        <w:rPr>
          <w:rFonts w:ascii="Calibri Light" w:hAnsi="Calibri Light" w:cs="Calibri Light"/>
          <w:sz w:val="22"/>
          <w:szCs w:val="22"/>
          <w:lang w:val="it-IT"/>
        </w:rPr>
      </w:pPr>
      <w:r w:rsidRPr="008E01C5">
        <w:rPr>
          <w:rFonts w:ascii="Calibri Light" w:hAnsi="Calibri Light" w:cs="Calibri Light"/>
          <w:sz w:val="22"/>
          <w:szCs w:val="22"/>
          <w:lang w:val="it-IT"/>
        </w:rPr>
        <w:t>9. Azioni (Assegna / Rimuovi)</w:t>
      </w:r>
      <w:r w:rsidR="00F42DC3">
        <w:rPr>
          <w:rFonts w:ascii="Calibri Light" w:hAnsi="Calibri Light" w:cs="Calibri Light"/>
          <w:sz w:val="22"/>
          <w:szCs w:val="22"/>
          <w:lang w:val="it-IT"/>
        </w:rPr>
        <w:t xml:space="preserve"> </w:t>
      </w:r>
    </w:p>
    <w:p w14:paraId="67889E5A" w14:textId="1D237112" w:rsidR="000B008D" w:rsidRDefault="00297DEF" w:rsidP="008E01C5">
      <w:pPr>
        <w:pStyle w:val="BodyText"/>
        <w:rPr>
          <w:rFonts w:ascii="Calibri Light" w:hAnsi="Calibri Light" w:cs="Calibri Light"/>
          <w:sz w:val="22"/>
          <w:szCs w:val="22"/>
          <w:lang w:val="it-IT"/>
        </w:rPr>
      </w:pPr>
      <w:r>
        <w:rPr>
          <w:rFonts w:ascii="Calibri Light" w:hAnsi="Calibri Light" w:cs="Calibri Light"/>
          <w:sz w:val="22"/>
          <w:szCs w:val="22"/>
          <w:lang w:val="it-IT"/>
        </w:rPr>
        <w:t xml:space="preserve">Gli eventi di monitoraggio inclusi nello scadenziere </w:t>
      </w:r>
      <w:r w:rsidR="000B008D">
        <w:rPr>
          <w:rFonts w:ascii="Calibri Light" w:hAnsi="Calibri Light" w:cs="Calibri Light"/>
          <w:sz w:val="22"/>
          <w:szCs w:val="22"/>
          <w:lang w:val="it-IT"/>
        </w:rPr>
        <w:t xml:space="preserve">visualizzato </w:t>
      </w:r>
      <w:r>
        <w:rPr>
          <w:rFonts w:ascii="Calibri Light" w:hAnsi="Calibri Light" w:cs="Calibri Light"/>
          <w:sz w:val="22"/>
          <w:szCs w:val="22"/>
          <w:lang w:val="it-IT"/>
        </w:rPr>
        <w:t>sono</w:t>
      </w:r>
      <w:r w:rsidR="000B008D">
        <w:rPr>
          <w:rFonts w:ascii="Calibri Light" w:hAnsi="Calibri Light" w:cs="Calibri Light"/>
          <w:sz w:val="22"/>
          <w:szCs w:val="22"/>
          <w:lang w:val="it-IT"/>
        </w:rPr>
        <w:t xml:space="preserve"> riferiti ai covenant</w:t>
      </w:r>
      <w:r w:rsidR="004B6985">
        <w:rPr>
          <w:rFonts w:ascii="Calibri Light" w:hAnsi="Calibri Light" w:cs="Calibri Light"/>
          <w:sz w:val="22"/>
          <w:szCs w:val="22"/>
          <w:lang w:val="it-IT"/>
        </w:rPr>
        <w:t xml:space="preserve"> riferito alla Tipologia Covenant selezionato</w:t>
      </w:r>
      <w:r w:rsidR="009D543C">
        <w:rPr>
          <w:rFonts w:ascii="Calibri Light" w:hAnsi="Calibri Light" w:cs="Calibri Light"/>
          <w:sz w:val="22"/>
          <w:szCs w:val="22"/>
          <w:lang w:val="it-IT"/>
        </w:rPr>
        <w:t xml:space="preserve"> </w:t>
      </w:r>
      <w:r w:rsidR="007E1C97">
        <w:rPr>
          <w:rFonts w:ascii="Calibri Light" w:hAnsi="Calibri Light" w:cs="Calibri Light"/>
          <w:sz w:val="22"/>
          <w:szCs w:val="22"/>
          <w:lang w:val="it-IT"/>
        </w:rPr>
        <w:t>e aventi le seguenti caratteristiche</w:t>
      </w:r>
      <w:r w:rsidR="000B008D">
        <w:rPr>
          <w:rFonts w:ascii="Calibri Light" w:hAnsi="Calibri Light" w:cs="Calibri Light"/>
          <w:sz w:val="22"/>
          <w:szCs w:val="22"/>
          <w:lang w:val="it-IT"/>
        </w:rPr>
        <w:t>:</w:t>
      </w:r>
    </w:p>
    <w:p w14:paraId="1FDF27D7" w14:textId="77777777" w:rsidR="007E1C97" w:rsidRDefault="007E1C97" w:rsidP="000B008D">
      <w:pPr>
        <w:pStyle w:val="BodyText"/>
        <w:numPr>
          <w:ilvl w:val="0"/>
          <w:numId w:val="30"/>
        </w:numPr>
        <w:rPr>
          <w:rFonts w:ascii="Calibri Light" w:hAnsi="Calibri Light" w:cs="Calibri Light"/>
          <w:sz w:val="22"/>
          <w:szCs w:val="22"/>
          <w:lang w:val="it-IT"/>
        </w:rPr>
      </w:pPr>
      <w:r>
        <w:rPr>
          <w:rFonts w:ascii="Calibri Light" w:hAnsi="Calibri Light" w:cs="Calibri Light"/>
          <w:sz w:val="22"/>
          <w:szCs w:val="22"/>
          <w:lang w:val="it-IT"/>
        </w:rPr>
        <w:t xml:space="preserve">Eventi di </w:t>
      </w:r>
      <w:r w:rsidR="00297DEF">
        <w:rPr>
          <w:rFonts w:ascii="Calibri Light" w:hAnsi="Calibri Light" w:cs="Calibri Light"/>
          <w:sz w:val="22"/>
          <w:szCs w:val="22"/>
          <w:lang w:val="it-IT"/>
        </w:rPr>
        <w:t>monitoraggi</w:t>
      </w:r>
      <w:r>
        <w:rPr>
          <w:rFonts w:ascii="Calibri Light" w:hAnsi="Calibri Light" w:cs="Calibri Light"/>
          <w:sz w:val="22"/>
          <w:szCs w:val="22"/>
          <w:lang w:val="it-IT"/>
        </w:rPr>
        <w:t>o che risultano essere in stato “Monitoraggio Scaduto”</w:t>
      </w:r>
    </w:p>
    <w:p w14:paraId="223EB614" w14:textId="552C9BA2" w:rsidR="007E1C97" w:rsidRPr="007E1C97" w:rsidRDefault="007E1C97" w:rsidP="007E1C97">
      <w:pPr>
        <w:pStyle w:val="BodyText"/>
        <w:numPr>
          <w:ilvl w:val="0"/>
          <w:numId w:val="30"/>
        </w:numPr>
        <w:rPr>
          <w:rFonts w:ascii="Calibri Light" w:hAnsi="Calibri Light" w:cs="Calibri Light"/>
          <w:sz w:val="22"/>
          <w:szCs w:val="22"/>
          <w:lang w:val="it-IT"/>
        </w:rPr>
      </w:pPr>
      <w:r>
        <w:rPr>
          <w:rFonts w:ascii="Calibri Light" w:hAnsi="Calibri Light" w:cs="Calibri Light"/>
          <w:sz w:val="22"/>
          <w:szCs w:val="22"/>
          <w:lang w:val="it-IT"/>
        </w:rPr>
        <w:t>Eventi di monitoraggio che risultano essere in stato “Fuori Soglia”</w:t>
      </w:r>
    </w:p>
    <w:p w14:paraId="199BEF34" w14:textId="297184F4" w:rsidR="007E1C97" w:rsidRDefault="007E1C97" w:rsidP="007E1C97">
      <w:pPr>
        <w:pStyle w:val="BodyText"/>
        <w:numPr>
          <w:ilvl w:val="0"/>
          <w:numId w:val="30"/>
        </w:numPr>
        <w:rPr>
          <w:rFonts w:ascii="Calibri Light" w:hAnsi="Calibri Light" w:cs="Calibri Light"/>
          <w:sz w:val="22"/>
          <w:szCs w:val="22"/>
          <w:lang w:val="it-IT"/>
        </w:rPr>
      </w:pPr>
      <w:r>
        <w:rPr>
          <w:rFonts w:ascii="Calibri Light" w:hAnsi="Calibri Light" w:cs="Calibri Light"/>
          <w:sz w:val="22"/>
          <w:szCs w:val="22"/>
          <w:lang w:val="it-IT"/>
        </w:rPr>
        <w:t>Eventi di monitoraggio che risultano essere in stato “Monitoraggio In Scadenza”</w:t>
      </w:r>
    </w:p>
    <w:p w14:paraId="2ED839EF" w14:textId="7A1A8AA6" w:rsidR="000B454C" w:rsidRDefault="000B454C" w:rsidP="007E1C97">
      <w:pPr>
        <w:pStyle w:val="BodyText"/>
        <w:numPr>
          <w:ilvl w:val="0"/>
          <w:numId w:val="30"/>
        </w:numPr>
        <w:rPr>
          <w:rFonts w:ascii="Calibri Light" w:hAnsi="Calibri Light" w:cs="Calibri Light"/>
          <w:sz w:val="22"/>
          <w:szCs w:val="22"/>
          <w:lang w:val="it-IT"/>
        </w:rPr>
      </w:pPr>
      <w:r>
        <w:rPr>
          <w:rFonts w:ascii="Calibri Light" w:hAnsi="Calibri Light" w:cs="Calibri Light"/>
          <w:sz w:val="22"/>
          <w:szCs w:val="22"/>
          <w:lang w:val="it-IT"/>
        </w:rPr>
        <w:t>Eventi di monitoraggio che presentano la data di riferimento</w:t>
      </w:r>
      <w:r w:rsidR="00FD3A76">
        <w:rPr>
          <w:rFonts w:ascii="Calibri Light" w:hAnsi="Calibri Light" w:cs="Calibri Light"/>
          <w:sz w:val="22"/>
          <w:szCs w:val="22"/>
          <w:lang w:val="it-IT"/>
        </w:rPr>
        <w:t xml:space="preserve"> uguale</w:t>
      </w:r>
      <w:r w:rsidR="009314CF">
        <w:rPr>
          <w:rFonts w:ascii="Calibri Light" w:hAnsi="Calibri Light" w:cs="Calibri Light"/>
          <w:sz w:val="22"/>
          <w:szCs w:val="22"/>
          <w:lang w:val="it-IT"/>
        </w:rPr>
        <w:t xml:space="preserve"> a quella </w:t>
      </w:r>
      <w:r w:rsidR="00BA6981">
        <w:rPr>
          <w:rFonts w:ascii="Calibri Light" w:hAnsi="Calibri Light" w:cs="Calibri Light"/>
          <w:sz w:val="22"/>
          <w:szCs w:val="22"/>
          <w:lang w:val="it-IT"/>
        </w:rPr>
        <w:t>inserita nel campo “Data di Riferimento” sopra</w:t>
      </w:r>
    </w:p>
    <w:p w14:paraId="008DED00" w14:textId="185D4095" w:rsidR="00BA6981" w:rsidRPr="007E1C97" w:rsidRDefault="00BA6981" w:rsidP="007E1C97">
      <w:pPr>
        <w:pStyle w:val="BodyText"/>
        <w:numPr>
          <w:ilvl w:val="0"/>
          <w:numId w:val="30"/>
        </w:numPr>
        <w:rPr>
          <w:rFonts w:ascii="Calibri Light" w:hAnsi="Calibri Light" w:cs="Calibri Light"/>
          <w:sz w:val="22"/>
          <w:szCs w:val="22"/>
          <w:lang w:val="it-IT"/>
        </w:rPr>
      </w:pPr>
      <w:r>
        <w:rPr>
          <w:rFonts w:ascii="Calibri Light" w:hAnsi="Calibri Light" w:cs="Calibri Light"/>
          <w:sz w:val="22"/>
          <w:szCs w:val="22"/>
          <w:lang w:val="it-IT"/>
        </w:rPr>
        <w:t xml:space="preserve">Eventi di monitoraggio che presentano la data di riferimento </w:t>
      </w:r>
      <w:r w:rsidR="00104BC4">
        <w:rPr>
          <w:rFonts w:ascii="Calibri Light" w:hAnsi="Calibri Light" w:cs="Calibri Light"/>
          <w:sz w:val="22"/>
          <w:szCs w:val="22"/>
          <w:lang w:val="it-IT"/>
        </w:rPr>
        <w:t xml:space="preserve">che si discosta tra +/- </w:t>
      </w:r>
      <w:r w:rsidR="00D437B8">
        <w:rPr>
          <w:rFonts w:ascii="Calibri Light" w:hAnsi="Calibri Light" w:cs="Calibri Light"/>
          <w:sz w:val="22"/>
          <w:szCs w:val="22"/>
          <w:lang w:val="it-IT"/>
        </w:rPr>
        <w:t xml:space="preserve">15 giorni dalla data </w:t>
      </w:r>
      <w:r w:rsidR="00DA708F">
        <w:rPr>
          <w:rFonts w:ascii="Calibri Light" w:hAnsi="Calibri Light" w:cs="Calibri Light"/>
          <w:sz w:val="22"/>
          <w:szCs w:val="22"/>
          <w:lang w:val="it-IT"/>
        </w:rPr>
        <w:t>inserita nel campo “Data di Riferimento” sopra</w:t>
      </w:r>
    </w:p>
    <w:p w14:paraId="16866531" w14:textId="50463A63" w:rsidR="006A13DC" w:rsidRDefault="006A13DC" w:rsidP="008E01C5">
      <w:pPr>
        <w:pStyle w:val="BodyText"/>
        <w:rPr>
          <w:rFonts w:ascii="Calibri Light" w:hAnsi="Calibri Light" w:cs="Calibri Light"/>
          <w:sz w:val="22"/>
          <w:szCs w:val="22"/>
          <w:lang w:val="it-IT"/>
        </w:rPr>
      </w:pPr>
      <w:r>
        <w:rPr>
          <w:rFonts w:ascii="Calibri Light" w:hAnsi="Calibri Light" w:cs="Calibri Light"/>
          <w:sz w:val="22"/>
          <w:szCs w:val="22"/>
          <w:lang w:val="it-IT"/>
        </w:rPr>
        <w:t>Dopo aver selezionato “Assegna” su una delle righe, comparirà sotto il pulsante “</w:t>
      </w:r>
      <w:r w:rsidRPr="006A13DC">
        <w:rPr>
          <w:rFonts w:ascii="Calibri Light" w:hAnsi="Calibri Light" w:cs="Calibri Light"/>
          <w:b/>
          <w:bCs/>
          <w:sz w:val="22"/>
          <w:szCs w:val="22"/>
          <w:lang w:val="it-IT"/>
        </w:rPr>
        <w:t>Conferma Assegnazione</w:t>
      </w:r>
      <w:r>
        <w:rPr>
          <w:rFonts w:ascii="Calibri Light" w:hAnsi="Calibri Light" w:cs="Calibri Light"/>
          <w:sz w:val="22"/>
          <w:szCs w:val="22"/>
          <w:lang w:val="it-IT"/>
        </w:rPr>
        <w:t>”</w:t>
      </w:r>
    </w:p>
    <w:p w14:paraId="345DE233" w14:textId="38766FDF" w:rsidR="006A13DC" w:rsidRPr="006A13DC" w:rsidRDefault="006A13DC" w:rsidP="008E01C5">
      <w:pPr>
        <w:pStyle w:val="BodyText"/>
        <w:rPr>
          <w:rFonts w:ascii="Calibri Light" w:hAnsi="Calibri Light" w:cs="Calibri Light"/>
          <w:sz w:val="22"/>
          <w:szCs w:val="22"/>
          <w:lang w:val="it-IT"/>
        </w:rPr>
      </w:pPr>
      <w:r>
        <w:rPr>
          <w:rFonts w:ascii="Calibri Light" w:hAnsi="Calibri Light" w:cs="Calibri Light"/>
          <w:sz w:val="22"/>
          <w:szCs w:val="22"/>
          <w:lang w:val="it-IT"/>
        </w:rPr>
        <w:t>Una volta premuto il pulsante “</w:t>
      </w:r>
      <w:r w:rsidRPr="006A13DC">
        <w:rPr>
          <w:rFonts w:ascii="Calibri Light" w:hAnsi="Calibri Light" w:cs="Calibri Light"/>
          <w:b/>
          <w:bCs/>
          <w:sz w:val="22"/>
          <w:szCs w:val="22"/>
          <w:lang w:val="it-IT"/>
        </w:rPr>
        <w:t>Conferma Assegnazione</w:t>
      </w:r>
      <w:r>
        <w:rPr>
          <w:rFonts w:ascii="Calibri Light" w:hAnsi="Calibri Light" w:cs="Calibri Light"/>
          <w:sz w:val="22"/>
          <w:szCs w:val="22"/>
          <w:lang w:val="it-IT"/>
        </w:rPr>
        <w:t>”, comparirà in alto di fianco al pulsante “</w:t>
      </w:r>
      <w:r>
        <w:rPr>
          <w:rFonts w:ascii="Calibri Light" w:hAnsi="Calibri Light" w:cs="Calibri Light"/>
          <w:b/>
          <w:bCs/>
          <w:sz w:val="22"/>
          <w:szCs w:val="22"/>
          <w:lang w:val="it-IT"/>
        </w:rPr>
        <w:t>Annulla</w:t>
      </w:r>
      <w:r>
        <w:rPr>
          <w:rFonts w:ascii="Calibri Light" w:hAnsi="Calibri Light" w:cs="Calibri Light"/>
          <w:sz w:val="22"/>
          <w:szCs w:val="22"/>
          <w:lang w:val="it-IT"/>
        </w:rPr>
        <w:t>” il pulsante “</w:t>
      </w:r>
      <w:r>
        <w:rPr>
          <w:rFonts w:ascii="Calibri Light" w:hAnsi="Calibri Light" w:cs="Calibri Light"/>
          <w:b/>
          <w:bCs/>
          <w:sz w:val="22"/>
          <w:szCs w:val="22"/>
          <w:lang w:val="it-IT"/>
        </w:rPr>
        <w:t>Concludi Assegnazione</w:t>
      </w:r>
      <w:r>
        <w:rPr>
          <w:rFonts w:ascii="Calibri Light" w:hAnsi="Calibri Light" w:cs="Calibri Light"/>
          <w:sz w:val="22"/>
          <w:szCs w:val="22"/>
          <w:lang w:val="it-IT"/>
        </w:rPr>
        <w:t>”</w:t>
      </w:r>
      <w:r w:rsidR="00ED4287">
        <w:rPr>
          <w:rFonts w:ascii="Calibri Light" w:hAnsi="Calibri Light" w:cs="Calibri Light"/>
          <w:sz w:val="22"/>
          <w:szCs w:val="22"/>
          <w:lang w:val="it-IT"/>
        </w:rPr>
        <w:t xml:space="preserve">, che se premuto riporterà l’utente deloitte alla schermata precedente </w:t>
      </w:r>
      <w:r w:rsidR="00E30A87">
        <w:rPr>
          <w:rFonts w:ascii="Calibri Light" w:hAnsi="Calibri Light" w:cs="Calibri Light"/>
          <w:sz w:val="22"/>
          <w:szCs w:val="22"/>
          <w:lang w:val="it-IT"/>
        </w:rPr>
        <w:t>concludendo l’assegnazione e modificando lo status in “Completato” e il pulsante sulla riga del documento in “</w:t>
      </w:r>
      <w:r w:rsidR="00E30A87" w:rsidRPr="00E30A87">
        <w:rPr>
          <w:rFonts w:ascii="Calibri Light" w:hAnsi="Calibri Light" w:cs="Calibri Light"/>
          <w:b/>
          <w:bCs/>
          <w:sz w:val="22"/>
          <w:szCs w:val="22"/>
          <w:lang w:val="it-IT"/>
        </w:rPr>
        <w:t>Visualizza Assegnazione</w:t>
      </w:r>
      <w:r w:rsidR="00E30A87">
        <w:rPr>
          <w:rFonts w:ascii="Calibri Light" w:hAnsi="Calibri Light" w:cs="Calibri Light"/>
          <w:sz w:val="22"/>
          <w:szCs w:val="22"/>
          <w:lang w:val="it-IT"/>
        </w:rPr>
        <w:t>”</w:t>
      </w:r>
      <w:r w:rsidR="00007E2A">
        <w:rPr>
          <w:rFonts w:ascii="Calibri Light" w:hAnsi="Calibri Light" w:cs="Calibri Light"/>
          <w:sz w:val="22"/>
          <w:szCs w:val="22"/>
          <w:lang w:val="it-IT"/>
        </w:rPr>
        <w:t xml:space="preserve">. Pertanto, per quegli eventi di monitoraggio </w:t>
      </w:r>
      <w:r w:rsidR="00007E2A">
        <w:rPr>
          <w:rFonts w:ascii="Calibri Light" w:hAnsi="Calibri Light" w:cs="Calibri Light"/>
          <w:i/>
          <w:iCs/>
          <w:sz w:val="22"/>
          <w:szCs w:val="22"/>
          <w:lang w:val="it-IT"/>
        </w:rPr>
        <w:t xml:space="preserve">Assegnati, </w:t>
      </w:r>
      <w:r w:rsidR="00007E2A">
        <w:rPr>
          <w:rFonts w:ascii="Calibri Light" w:hAnsi="Calibri Light" w:cs="Calibri Light"/>
          <w:sz w:val="22"/>
          <w:szCs w:val="22"/>
          <w:lang w:val="it-IT"/>
        </w:rPr>
        <w:t xml:space="preserve">questi assumeranno lo stato “Monitoraggio OK” </w:t>
      </w:r>
      <w:r w:rsidR="0026405F">
        <w:rPr>
          <w:rFonts w:ascii="Calibri Light" w:hAnsi="Calibri Light" w:cs="Calibri Light"/>
          <w:sz w:val="22"/>
          <w:szCs w:val="22"/>
          <w:lang w:val="it-IT"/>
        </w:rPr>
        <w:t xml:space="preserve">andando ad aggiornare </w:t>
      </w:r>
      <w:r w:rsidR="005A6BFB">
        <w:rPr>
          <w:rFonts w:ascii="Calibri Light" w:hAnsi="Calibri Light" w:cs="Calibri Light"/>
          <w:sz w:val="22"/>
          <w:szCs w:val="22"/>
          <w:lang w:val="it-IT"/>
        </w:rPr>
        <w:t xml:space="preserve">tutte le sezioni della piattaforma coinvolte (ad esempio, se era l’unico monitoraggio per quel Covenant che </w:t>
      </w:r>
      <w:r w:rsidR="00734C13">
        <w:rPr>
          <w:rFonts w:ascii="Calibri Light" w:hAnsi="Calibri Light" w:cs="Calibri Light"/>
          <w:sz w:val="22"/>
          <w:szCs w:val="22"/>
          <w:lang w:val="it-IT"/>
        </w:rPr>
        <w:t>rendeva lo stato del Covenant “Scaduto” / “ In scadenza” ecc, si aggiornerà lo stato di conseguenza)</w:t>
      </w:r>
      <w:r w:rsidR="005A6BFB">
        <w:rPr>
          <w:rFonts w:ascii="Calibri Light" w:hAnsi="Calibri Light" w:cs="Calibri Light"/>
          <w:sz w:val="22"/>
          <w:szCs w:val="22"/>
          <w:lang w:val="it-IT"/>
        </w:rPr>
        <w:t>.</w:t>
      </w:r>
    </w:p>
    <w:p w14:paraId="28E65B68" w14:textId="64BBC34A" w:rsidR="002C7509" w:rsidRPr="006A13DC" w:rsidRDefault="002C7509" w:rsidP="008E01C5">
      <w:pPr>
        <w:pStyle w:val="BodyText"/>
        <w:rPr>
          <w:rFonts w:ascii="Calibri Light" w:hAnsi="Calibri Light" w:cs="Calibri Light"/>
          <w:sz w:val="22"/>
          <w:szCs w:val="22"/>
          <w:lang w:val="it-IT"/>
        </w:rPr>
      </w:pPr>
      <w:r>
        <w:rPr>
          <w:rFonts w:ascii="Calibri Light" w:hAnsi="Calibri Light" w:cs="Calibri Light"/>
          <w:sz w:val="22"/>
          <w:szCs w:val="22"/>
          <w:lang w:val="it-IT"/>
        </w:rPr>
        <w:t>Una volta premuto il pulsante “</w:t>
      </w:r>
      <w:r w:rsidRPr="006A13DC">
        <w:rPr>
          <w:rFonts w:ascii="Calibri Light" w:hAnsi="Calibri Light" w:cs="Calibri Light"/>
          <w:b/>
          <w:bCs/>
          <w:sz w:val="22"/>
          <w:szCs w:val="22"/>
          <w:lang w:val="it-IT"/>
        </w:rPr>
        <w:t>Conferma Assegnazione</w:t>
      </w:r>
      <w:r>
        <w:rPr>
          <w:rFonts w:ascii="Calibri Light" w:hAnsi="Calibri Light" w:cs="Calibri Light"/>
          <w:sz w:val="22"/>
          <w:szCs w:val="22"/>
          <w:lang w:val="it-IT"/>
        </w:rPr>
        <w:t>” sullo scadenziere rimarrà visibile solo il monitoraggio a cui è stato assegnato il compliance certificate</w:t>
      </w:r>
      <w:r w:rsidR="00C11AD6">
        <w:rPr>
          <w:rFonts w:ascii="Calibri Light" w:hAnsi="Calibri Light" w:cs="Calibri Light"/>
          <w:sz w:val="22"/>
          <w:szCs w:val="22"/>
          <w:lang w:val="it-IT"/>
        </w:rPr>
        <w:t xml:space="preserve">, </w:t>
      </w:r>
      <w:r w:rsidR="008F15D0">
        <w:rPr>
          <w:rFonts w:ascii="Calibri Light" w:hAnsi="Calibri Light" w:cs="Calibri Light"/>
          <w:sz w:val="22"/>
          <w:szCs w:val="22"/>
          <w:lang w:val="it-IT"/>
        </w:rPr>
        <w:t>l’input della colonna azione diventerà “Modifica Assegnazione” e se cliccato renderà nuovamente selezionabili i selettori sopra, espanderà lo scadenziere e permetterà di riassegnare e riconfermare l’assegnazione.</w:t>
      </w:r>
    </w:p>
    <w:p w14:paraId="7B9B9D6C" w14:textId="22085A40" w:rsidR="00C11AD6" w:rsidRPr="006A13DC" w:rsidRDefault="00C11AD6" w:rsidP="008E01C5">
      <w:pPr>
        <w:pStyle w:val="BodyText"/>
        <w:rPr>
          <w:rFonts w:ascii="Calibri Light" w:hAnsi="Calibri Light" w:cs="Calibri Light"/>
          <w:sz w:val="22"/>
          <w:szCs w:val="22"/>
          <w:lang w:val="it-IT"/>
        </w:rPr>
      </w:pPr>
      <w:r>
        <w:rPr>
          <w:rFonts w:ascii="Calibri Light" w:hAnsi="Calibri Light" w:cs="Calibri Light"/>
          <w:sz w:val="22"/>
          <w:szCs w:val="22"/>
          <w:lang w:val="it-IT"/>
        </w:rPr>
        <w:t>L’utente Deloitte potrà poi Concludere l’assegnazione come dettagliato sopra, oppure aggiungere altri covenant con il pulsante dedicato</w:t>
      </w:r>
      <w:r w:rsidR="008F15D0">
        <w:rPr>
          <w:rFonts w:ascii="Calibri Light" w:hAnsi="Calibri Light" w:cs="Calibri Light"/>
          <w:sz w:val="22"/>
          <w:szCs w:val="22"/>
          <w:lang w:val="it-IT"/>
        </w:rPr>
        <w:t>.</w:t>
      </w:r>
    </w:p>
    <w:p w14:paraId="4DADD5AB" w14:textId="50486866" w:rsidR="008F15D0" w:rsidRPr="006A13DC" w:rsidRDefault="008F15D0" w:rsidP="008E01C5">
      <w:pPr>
        <w:pStyle w:val="BodyText"/>
        <w:rPr>
          <w:rFonts w:ascii="Calibri Light" w:hAnsi="Calibri Light" w:cs="Calibri Light"/>
          <w:sz w:val="22"/>
          <w:szCs w:val="22"/>
          <w:lang w:val="it-IT"/>
        </w:rPr>
      </w:pPr>
      <w:r>
        <w:rPr>
          <w:rFonts w:ascii="Calibri Light" w:hAnsi="Calibri Light" w:cs="Calibri Light"/>
          <w:sz w:val="22"/>
          <w:szCs w:val="22"/>
          <w:lang w:val="it-IT"/>
        </w:rPr>
        <w:t xml:space="preserve">Affinchè sia possibile cliccare “Concludi Assegnazione” tutti i Covenant </w:t>
      </w:r>
      <w:r w:rsidR="00944D94">
        <w:rPr>
          <w:rFonts w:ascii="Calibri Light" w:hAnsi="Calibri Light" w:cs="Calibri Light"/>
          <w:sz w:val="22"/>
          <w:szCs w:val="22"/>
          <w:lang w:val="it-IT"/>
        </w:rPr>
        <w:t>Aggiunti</w:t>
      </w:r>
      <w:r>
        <w:rPr>
          <w:rFonts w:ascii="Calibri Light" w:hAnsi="Calibri Light" w:cs="Calibri Light"/>
          <w:sz w:val="22"/>
          <w:szCs w:val="22"/>
          <w:lang w:val="it-IT"/>
        </w:rPr>
        <w:t xml:space="preserve"> devono </w:t>
      </w:r>
      <w:r w:rsidR="00EA5219">
        <w:rPr>
          <w:rFonts w:ascii="Calibri Light" w:hAnsi="Calibri Light" w:cs="Calibri Light"/>
          <w:sz w:val="22"/>
          <w:szCs w:val="22"/>
          <w:lang w:val="it-IT"/>
        </w:rPr>
        <w:t xml:space="preserve">essere stati Confermati, altrimenti il pulsante non sarà </w:t>
      </w:r>
      <w:r w:rsidR="00944D94">
        <w:rPr>
          <w:rFonts w:ascii="Calibri Light" w:hAnsi="Calibri Light" w:cs="Calibri Light"/>
          <w:sz w:val="22"/>
          <w:szCs w:val="22"/>
          <w:lang w:val="it-IT"/>
        </w:rPr>
        <w:t>cliccabile</w:t>
      </w:r>
      <w:r w:rsidR="00EA5219">
        <w:rPr>
          <w:rFonts w:ascii="Calibri Light" w:hAnsi="Calibri Light" w:cs="Calibri Light"/>
          <w:sz w:val="22"/>
          <w:szCs w:val="22"/>
          <w:lang w:val="it-IT"/>
        </w:rPr>
        <w:t>.</w:t>
      </w:r>
    </w:p>
    <w:p w14:paraId="37016AB8" w14:textId="01E1FEBC" w:rsidR="00627E9D" w:rsidRPr="008E01C5" w:rsidRDefault="00627E9D" w:rsidP="00627E9D">
      <w:pPr>
        <w:pStyle w:val="Heading4"/>
        <w:rPr>
          <w:rFonts w:ascii="Calibri Light" w:hAnsi="Calibri Light" w:cs="Calibri Light"/>
          <w:sz w:val="22"/>
          <w:szCs w:val="22"/>
          <w:lang w:val="it-IT"/>
        </w:rPr>
      </w:pPr>
      <w:commentRangeStart w:id="548"/>
      <w:r w:rsidRPr="008E01C5">
        <w:rPr>
          <w:rFonts w:ascii="Calibri Light" w:hAnsi="Calibri Light" w:cs="Calibri Light"/>
          <w:sz w:val="22"/>
          <w:szCs w:val="22"/>
          <w:lang w:val="it-IT"/>
        </w:rPr>
        <w:t xml:space="preserve">4.2.3 Validazione Compliance Certificate - Processo </w:t>
      </w:r>
      <w:r>
        <w:rPr>
          <w:rFonts w:ascii="Calibri Light" w:hAnsi="Calibri Light" w:cs="Calibri Light"/>
          <w:sz w:val="22"/>
          <w:szCs w:val="22"/>
          <w:lang w:val="it-IT"/>
        </w:rPr>
        <w:t>GenAI</w:t>
      </w:r>
    </w:p>
    <w:p w14:paraId="4C67E564" w14:textId="77777777" w:rsidR="00627E9D" w:rsidRPr="008E01C5" w:rsidRDefault="00627E9D" w:rsidP="00627E9D">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 xml:space="preserve">Quando un documento è </w:t>
      </w:r>
      <w:r>
        <w:rPr>
          <w:rFonts w:ascii="Calibri Light" w:hAnsi="Calibri Light" w:cs="Calibri Light"/>
          <w:sz w:val="22"/>
          <w:szCs w:val="22"/>
          <w:lang w:val="it-IT"/>
        </w:rPr>
        <w:t>validato</w:t>
      </w:r>
      <w:r w:rsidRPr="008E01C5">
        <w:rPr>
          <w:rFonts w:ascii="Calibri Light" w:hAnsi="Calibri Light" w:cs="Calibri Light"/>
          <w:sz w:val="22"/>
          <w:szCs w:val="22"/>
          <w:lang w:val="it-IT"/>
        </w:rPr>
        <w:t>, Deloitte deve assegnarlo al covenant specifico. Questo processo collega il documento al monitoraggio del covenant.</w:t>
      </w:r>
    </w:p>
    <w:p w14:paraId="48D81148" w14:textId="77777777" w:rsidR="00627E9D" w:rsidRPr="008E01C5" w:rsidRDefault="00627E9D" w:rsidP="00627E9D">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Quando l’utente Deloitte clicca su “Valida” per un documento, compare il pulsante “Assegna Monitoraggi” che abilita il processo di assegnazione dell’Utente Deloitte.</w:t>
      </w:r>
    </w:p>
    <w:p w14:paraId="241BDCD6" w14:textId="77777777" w:rsidR="00627E9D" w:rsidRPr="008E01C5" w:rsidRDefault="00627E9D" w:rsidP="00627E9D">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L’Utente Deloitte viene indirizzato alla schermata di Assegnazione composta da:</w:t>
      </w:r>
    </w:p>
    <w:p w14:paraId="5BF3C3E0" w14:textId="77777777" w:rsidR="00627E9D" w:rsidRPr="008E01C5" w:rsidRDefault="00627E9D" w:rsidP="00DA6969">
      <w:pPr>
        <w:pStyle w:val="BodyText"/>
        <w:numPr>
          <w:ilvl w:val="0"/>
          <w:numId w:val="18"/>
        </w:numPr>
        <w:rPr>
          <w:rFonts w:ascii="Calibri Light" w:hAnsi="Calibri Light" w:cs="Calibri Light"/>
          <w:sz w:val="22"/>
          <w:szCs w:val="22"/>
          <w:lang w:val="it-IT"/>
        </w:rPr>
      </w:pPr>
      <w:r w:rsidRPr="008E01C5">
        <w:rPr>
          <w:rFonts w:ascii="Calibri Light" w:hAnsi="Calibri Light" w:cs="Calibri Light"/>
          <w:sz w:val="22"/>
          <w:szCs w:val="22"/>
          <w:lang w:val="it-IT"/>
        </w:rPr>
        <w:t>Preview del documento di Compliance Certificate</w:t>
      </w:r>
    </w:p>
    <w:p w14:paraId="31AE42D1" w14:textId="77777777" w:rsidR="00627E9D" w:rsidRDefault="00627E9D" w:rsidP="00DA6969">
      <w:pPr>
        <w:pStyle w:val="BodyText"/>
        <w:numPr>
          <w:ilvl w:val="0"/>
          <w:numId w:val="18"/>
        </w:numPr>
        <w:rPr>
          <w:rFonts w:ascii="Calibri Light" w:hAnsi="Calibri Light" w:cs="Calibri Light"/>
          <w:sz w:val="22"/>
          <w:szCs w:val="22"/>
          <w:lang w:val="it-IT"/>
        </w:rPr>
      </w:pPr>
      <w:r>
        <w:rPr>
          <w:rFonts w:ascii="Calibri Light" w:hAnsi="Calibri Light" w:cs="Calibri Light"/>
          <w:sz w:val="22"/>
          <w:szCs w:val="22"/>
          <w:lang w:val="it-IT"/>
        </w:rPr>
        <w:t>Box di selezione tra “</w:t>
      </w:r>
      <w:r w:rsidRPr="00B63E11">
        <w:rPr>
          <w:rFonts w:ascii="Calibri Light" w:hAnsi="Calibri Light" w:cs="Calibri Light"/>
          <w:b/>
          <w:sz w:val="22"/>
          <w:szCs w:val="22"/>
          <w:lang w:val="it-IT"/>
        </w:rPr>
        <w:t>Assegnazione con GenAI”</w:t>
      </w:r>
      <w:r>
        <w:rPr>
          <w:rFonts w:ascii="Calibri Light" w:hAnsi="Calibri Light" w:cs="Calibri Light"/>
          <w:sz w:val="22"/>
          <w:szCs w:val="22"/>
          <w:lang w:val="it-IT"/>
        </w:rPr>
        <w:t xml:space="preserve"> e “</w:t>
      </w:r>
      <w:r w:rsidRPr="00B63E11">
        <w:rPr>
          <w:rFonts w:ascii="Calibri Light" w:hAnsi="Calibri Light" w:cs="Calibri Light"/>
          <w:b/>
          <w:sz w:val="22"/>
          <w:szCs w:val="22"/>
          <w:lang w:val="it-IT"/>
        </w:rPr>
        <w:t>Assegnazione manuale</w:t>
      </w:r>
      <w:r>
        <w:rPr>
          <w:rFonts w:ascii="Calibri Light" w:hAnsi="Calibri Light" w:cs="Calibri Light"/>
          <w:sz w:val="22"/>
          <w:szCs w:val="22"/>
          <w:lang w:val="it-IT"/>
        </w:rPr>
        <w:t>”</w:t>
      </w:r>
    </w:p>
    <w:p w14:paraId="0546089F" w14:textId="77777777" w:rsidR="00627E9D" w:rsidRDefault="00627E9D" w:rsidP="00DA6969">
      <w:pPr>
        <w:pStyle w:val="BodyText"/>
        <w:numPr>
          <w:ilvl w:val="0"/>
          <w:numId w:val="18"/>
        </w:numPr>
        <w:rPr>
          <w:rFonts w:ascii="Calibri Light" w:hAnsi="Calibri Light" w:cs="Calibri Light"/>
          <w:sz w:val="22"/>
          <w:szCs w:val="22"/>
          <w:lang w:val="it-IT"/>
        </w:rPr>
      </w:pPr>
      <w:r w:rsidRPr="00333831">
        <w:rPr>
          <w:rFonts w:ascii="Calibri Light" w:hAnsi="Calibri Light" w:cs="Calibri Light"/>
          <w:sz w:val="22"/>
          <w:szCs w:val="22"/>
          <w:lang w:val="it-IT"/>
        </w:rPr>
        <w:t>Pulsante per gestione bad flow “Ritorna a docu</w:t>
      </w:r>
      <w:r>
        <w:rPr>
          <w:rFonts w:ascii="Calibri Light" w:hAnsi="Calibri Light" w:cs="Calibri Light"/>
          <w:sz w:val="22"/>
          <w:szCs w:val="22"/>
          <w:lang w:val="it-IT"/>
        </w:rPr>
        <w:t>mentazione incompleta” che modifica la validazione del documento considerandolo come rifiutato</w:t>
      </w:r>
    </w:p>
    <w:p w14:paraId="6AC5742E" w14:textId="77777777" w:rsidR="00627E9D" w:rsidRPr="005953FB" w:rsidRDefault="00627E9D" w:rsidP="00DA6969">
      <w:pPr>
        <w:pStyle w:val="BodyText"/>
        <w:numPr>
          <w:ilvl w:val="1"/>
          <w:numId w:val="18"/>
        </w:numPr>
        <w:rPr>
          <w:rFonts w:ascii="Calibri Light" w:hAnsi="Calibri Light" w:cs="Calibri Light"/>
          <w:sz w:val="22"/>
          <w:szCs w:val="22"/>
          <w:lang w:val="it-IT"/>
        </w:rPr>
      </w:pPr>
      <w:r w:rsidRPr="005953FB">
        <w:rPr>
          <w:rFonts w:ascii="Calibri Light" w:hAnsi="Calibri Light" w:cs="Calibri Light"/>
          <w:sz w:val="22"/>
          <w:szCs w:val="22"/>
          <w:lang w:val="it-IT"/>
        </w:rPr>
        <w:t>Quando cliccato, si apre un modal che consente a Deloitte di specificare il motivo del rifiuto - Deloitte deve inserire un motivo obbligatorio (es. “Documento incompleto”, “Formato non corretto”, “Firma mancante”) - Deloitte può aggiungere note dettagliate sul rifiuto (facoltative) - Una notifica viene inviata a ISP per informarlo del rifiuto e del motivo - ISP può ricaricare una versione corretta del documento</w:t>
      </w:r>
    </w:p>
    <w:p w14:paraId="3407004C" w14:textId="77777777" w:rsidR="00627E9D" w:rsidRPr="00333831" w:rsidRDefault="00627E9D" w:rsidP="00627E9D">
      <w:pPr>
        <w:pStyle w:val="BodyText"/>
        <w:rPr>
          <w:rFonts w:ascii="Calibri Light" w:hAnsi="Calibri Light" w:cs="Calibri Light"/>
          <w:sz w:val="22"/>
          <w:szCs w:val="22"/>
          <w:lang w:val="it-IT"/>
        </w:rPr>
      </w:pPr>
    </w:p>
    <w:p w14:paraId="0BA3398E" w14:textId="1C4187F9" w:rsidR="00627E9D" w:rsidRDefault="00627E9D" w:rsidP="00627E9D">
      <w:pPr>
        <w:pStyle w:val="BodyText"/>
        <w:rPr>
          <w:rFonts w:ascii="Calibri Light" w:hAnsi="Calibri Light" w:cs="Calibri Light"/>
          <w:sz w:val="22"/>
          <w:szCs w:val="22"/>
          <w:lang w:val="it-IT"/>
        </w:rPr>
      </w:pPr>
      <w:r>
        <w:rPr>
          <w:rFonts w:ascii="Calibri Light" w:hAnsi="Calibri Light" w:cs="Calibri Light"/>
          <w:sz w:val="22"/>
          <w:szCs w:val="22"/>
          <w:lang w:val="it-IT"/>
        </w:rPr>
        <w:t xml:space="preserve">Nel caso di “Assegnazione con GenAi” l’utente visualizzerà </w:t>
      </w:r>
      <w:r w:rsidR="00C018FF">
        <w:rPr>
          <w:rFonts w:ascii="Calibri Light" w:hAnsi="Calibri Light" w:cs="Calibri Light"/>
          <w:sz w:val="22"/>
          <w:szCs w:val="22"/>
          <w:lang w:val="it-IT"/>
        </w:rPr>
        <w:t>uno spinner mentre l’estrazione GenAI avrà luogo.</w:t>
      </w:r>
    </w:p>
    <w:p w14:paraId="3178BDAC" w14:textId="6EAB04D2" w:rsidR="00C018FF" w:rsidRDefault="00C018FF" w:rsidP="00627E9D">
      <w:pPr>
        <w:pStyle w:val="BodyText"/>
        <w:rPr>
          <w:rFonts w:ascii="Calibri Light" w:hAnsi="Calibri Light" w:cs="Calibri Light"/>
          <w:sz w:val="22"/>
          <w:szCs w:val="22"/>
          <w:lang w:val="it-IT"/>
        </w:rPr>
      </w:pPr>
      <w:r>
        <w:rPr>
          <w:rFonts w:ascii="Calibri Light" w:hAnsi="Calibri Light" w:cs="Calibri Light"/>
          <w:sz w:val="22"/>
          <w:szCs w:val="22"/>
          <w:lang w:val="it-IT"/>
        </w:rPr>
        <w:t>Dopo il completamento dell’operazione compariranno N Selettori di tipologia covenant, sotto ad ognuno sarà presente lo scadenziere di riferimento con la proposta di assegnazione fatta dalla GenAI</w:t>
      </w:r>
      <w:r w:rsidR="00E513C2">
        <w:rPr>
          <w:rFonts w:ascii="Calibri Light" w:hAnsi="Calibri Light" w:cs="Calibri Light"/>
          <w:sz w:val="22"/>
          <w:szCs w:val="22"/>
          <w:lang w:val="it-IT"/>
        </w:rPr>
        <w:t>, e ancora sotto saranno presenti due Pulsanti: “</w:t>
      </w:r>
      <w:r w:rsidR="00E513C2" w:rsidRPr="00E513C2">
        <w:rPr>
          <w:rFonts w:ascii="Calibri Light" w:hAnsi="Calibri Light" w:cs="Calibri Light"/>
          <w:b/>
          <w:bCs/>
          <w:sz w:val="22"/>
          <w:szCs w:val="22"/>
          <w:lang w:val="it-IT"/>
        </w:rPr>
        <w:t>Modifica Dati</w:t>
      </w:r>
      <w:r w:rsidR="00E513C2">
        <w:rPr>
          <w:rFonts w:ascii="Calibri Light" w:hAnsi="Calibri Light" w:cs="Calibri Light"/>
          <w:sz w:val="22"/>
          <w:szCs w:val="22"/>
          <w:lang w:val="it-IT"/>
        </w:rPr>
        <w:t>” e “</w:t>
      </w:r>
      <w:r w:rsidR="00E513C2" w:rsidRPr="00E513C2">
        <w:rPr>
          <w:rFonts w:ascii="Calibri Light" w:hAnsi="Calibri Light" w:cs="Calibri Light"/>
          <w:b/>
          <w:bCs/>
          <w:sz w:val="22"/>
          <w:szCs w:val="22"/>
          <w:lang w:val="it-IT"/>
        </w:rPr>
        <w:t>Conferma Assegnazione</w:t>
      </w:r>
      <w:r w:rsidR="00E513C2" w:rsidRPr="00E513C2">
        <w:rPr>
          <w:rFonts w:ascii="Calibri Light" w:hAnsi="Calibri Light" w:cs="Calibri Light"/>
          <w:sz w:val="22"/>
          <w:szCs w:val="22"/>
          <w:lang w:val="it-IT"/>
        </w:rPr>
        <w:t>”</w:t>
      </w:r>
    </w:p>
    <w:p w14:paraId="5C08AC1C" w14:textId="2E83A581" w:rsidR="003F04AF" w:rsidRDefault="003F04AF" w:rsidP="00627E9D">
      <w:pPr>
        <w:pStyle w:val="BodyText"/>
        <w:rPr>
          <w:rFonts w:ascii="Calibri Light" w:hAnsi="Calibri Light" w:cs="Calibri Light"/>
          <w:sz w:val="22"/>
          <w:szCs w:val="22"/>
          <w:lang w:val="it-IT"/>
        </w:rPr>
      </w:pPr>
      <w:r>
        <w:rPr>
          <w:rFonts w:ascii="Calibri Light" w:hAnsi="Calibri Light" w:cs="Calibri Light"/>
          <w:sz w:val="22"/>
          <w:szCs w:val="22"/>
          <w:lang w:val="it-IT"/>
        </w:rPr>
        <w:t>“</w:t>
      </w:r>
      <w:r w:rsidRPr="00E513C2">
        <w:rPr>
          <w:rFonts w:ascii="Calibri Light" w:hAnsi="Calibri Light" w:cs="Calibri Light"/>
          <w:b/>
          <w:bCs/>
          <w:sz w:val="22"/>
          <w:szCs w:val="22"/>
          <w:lang w:val="it-IT"/>
        </w:rPr>
        <w:t>Modifica Dati</w:t>
      </w:r>
      <w:r>
        <w:rPr>
          <w:rFonts w:ascii="Calibri Light" w:hAnsi="Calibri Light" w:cs="Calibri Light"/>
          <w:sz w:val="22"/>
          <w:szCs w:val="22"/>
          <w:lang w:val="it-IT"/>
        </w:rPr>
        <w:t>” permetterà di interagire con la tabella inserendo i dati puntuali, modificando l’assegnazione (o anche il covenant di riferimento, in caso di errore)</w:t>
      </w:r>
      <w:r w:rsidR="00100D2B">
        <w:rPr>
          <w:rFonts w:ascii="Calibri Light" w:hAnsi="Calibri Light" w:cs="Calibri Light"/>
          <w:sz w:val="22"/>
          <w:szCs w:val="22"/>
          <w:lang w:val="it-IT"/>
        </w:rPr>
        <w:t xml:space="preserve"> e gestendo l’inserimento con le medesime modalità dell’assegnazione manuale.</w:t>
      </w:r>
    </w:p>
    <w:p w14:paraId="0C5BCAC5" w14:textId="44DB5FB9" w:rsidR="00100D2B" w:rsidRDefault="00100D2B" w:rsidP="00627E9D">
      <w:pPr>
        <w:pStyle w:val="BodyText"/>
        <w:rPr>
          <w:rFonts w:ascii="Calibri Light" w:hAnsi="Calibri Light" w:cs="Calibri Light"/>
          <w:sz w:val="22"/>
          <w:szCs w:val="22"/>
          <w:lang w:val="it-IT"/>
        </w:rPr>
      </w:pPr>
      <w:r>
        <w:rPr>
          <w:rFonts w:ascii="Calibri Light" w:hAnsi="Calibri Light" w:cs="Calibri Light"/>
          <w:sz w:val="22"/>
          <w:szCs w:val="22"/>
          <w:lang w:val="it-IT"/>
        </w:rPr>
        <w:t>“</w:t>
      </w:r>
      <w:r w:rsidRPr="00E513C2">
        <w:rPr>
          <w:rFonts w:ascii="Calibri Light" w:hAnsi="Calibri Light" w:cs="Calibri Light"/>
          <w:b/>
          <w:bCs/>
          <w:sz w:val="22"/>
          <w:szCs w:val="22"/>
          <w:lang w:val="it-IT"/>
        </w:rPr>
        <w:t>Conferma Assegnazione</w:t>
      </w:r>
      <w:r w:rsidRPr="00E513C2">
        <w:rPr>
          <w:rFonts w:ascii="Calibri Light" w:hAnsi="Calibri Light" w:cs="Calibri Light"/>
          <w:sz w:val="22"/>
          <w:szCs w:val="22"/>
          <w:lang w:val="it-IT"/>
        </w:rPr>
        <w:t>”</w:t>
      </w:r>
      <w:r>
        <w:rPr>
          <w:rFonts w:ascii="Calibri Light" w:hAnsi="Calibri Light" w:cs="Calibri Light"/>
          <w:sz w:val="22"/>
          <w:szCs w:val="22"/>
          <w:lang w:val="it-IT"/>
        </w:rPr>
        <w:t>permette di confermare l’assegnazione</w:t>
      </w:r>
      <w:r w:rsidR="00A701B8">
        <w:rPr>
          <w:rFonts w:ascii="Calibri Light" w:hAnsi="Calibri Light" w:cs="Calibri Light"/>
          <w:sz w:val="22"/>
          <w:szCs w:val="22"/>
          <w:lang w:val="it-IT"/>
        </w:rPr>
        <w:t xml:space="preserve"> (indipendentemente dal fatto che sia stato modificato quanto estratto da GenAI o meno) e proseguire con la procedura.</w:t>
      </w:r>
    </w:p>
    <w:p w14:paraId="65D07297" w14:textId="4673310D" w:rsidR="00A701B8" w:rsidRDefault="00A701B8" w:rsidP="00627E9D">
      <w:pPr>
        <w:pStyle w:val="BodyText"/>
        <w:rPr>
          <w:rFonts w:ascii="Calibri Light" w:hAnsi="Calibri Light" w:cs="Calibri Light"/>
          <w:sz w:val="22"/>
          <w:szCs w:val="22"/>
          <w:lang w:val="it-IT"/>
        </w:rPr>
      </w:pPr>
      <w:r w:rsidRPr="00A701B8">
        <w:rPr>
          <w:rFonts w:ascii="Calibri Light" w:hAnsi="Calibri Light" w:cs="Calibri Light"/>
          <w:sz w:val="22"/>
          <w:szCs w:val="22"/>
          <w:lang w:val="it-IT"/>
        </w:rPr>
        <w:t xml:space="preserve">Come nel workflow manuale, </w:t>
      </w:r>
      <w:r>
        <w:rPr>
          <w:rFonts w:ascii="Calibri Light" w:hAnsi="Calibri Light" w:cs="Calibri Light"/>
          <w:sz w:val="22"/>
          <w:szCs w:val="22"/>
          <w:lang w:val="it-IT"/>
        </w:rPr>
        <w:t>il pulsante Conferma Assegnazione, una volta cliccato, diventerà “</w:t>
      </w:r>
      <w:r w:rsidRPr="00A701B8">
        <w:rPr>
          <w:rFonts w:ascii="Calibri Light" w:hAnsi="Calibri Light" w:cs="Calibri Light"/>
          <w:b/>
          <w:bCs/>
          <w:sz w:val="22"/>
          <w:szCs w:val="22"/>
          <w:lang w:val="it-IT"/>
        </w:rPr>
        <w:t>Modifica Assegnazione</w:t>
      </w:r>
      <w:r>
        <w:rPr>
          <w:rFonts w:ascii="Calibri Light" w:hAnsi="Calibri Light" w:cs="Calibri Light"/>
          <w:sz w:val="22"/>
          <w:szCs w:val="22"/>
          <w:lang w:val="it-IT"/>
        </w:rPr>
        <w:t>”</w:t>
      </w:r>
      <w:r w:rsidR="00F75168">
        <w:rPr>
          <w:rFonts w:ascii="Calibri Light" w:hAnsi="Calibri Light" w:cs="Calibri Light"/>
          <w:sz w:val="22"/>
          <w:szCs w:val="22"/>
          <w:lang w:val="it-IT"/>
        </w:rPr>
        <w:t>, e se ricliccato consentirà nuovamente di modificare i dati</w:t>
      </w:r>
      <w:r w:rsidR="003E649D">
        <w:rPr>
          <w:rFonts w:ascii="Calibri Light" w:hAnsi="Calibri Light" w:cs="Calibri Light"/>
          <w:sz w:val="22"/>
          <w:szCs w:val="22"/>
          <w:lang w:val="it-IT"/>
        </w:rPr>
        <w:t>.</w:t>
      </w:r>
    </w:p>
    <w:p w14:paraId="4F049E7A" w14:textId="389D2E87" w:rsidR="003E649D" w:rsidRDefault="003E649D" w:rsidP="003E649D">
      <w:pPr>
        <w:pStyle w:val="BodyText"/>
        <w:rPr>
          <w:rFonts w:ascii="Calibri Light" w:hAnsi="Calibri Light" w:cs="Calibri Light"/>
          <w:sz w:val="22"/>
          <w:szCs w:val="22"/>
          <w:lang w:val="it-IT"/>
        </w:rPr>
      </w:pPr>
      <w:r>
        <w:rPr>
          <w:rFonts w:ascii="Calibri Light" w:hAnsi="Calibri Light" w:cs="Calibri Light"/>
          <w:sz w:val="22"/>
          <w:szCs w:val="22"/>
          <w:lang w:val="it-IT"/>
        </w:rPr>
        <w:t>Dopo aver confermato l’assegnazione, comparirà in basso un divider orizzont</w:t>
      </w:r>
      <w:r w:rsidR="00904508">
        <w:rPr>
          <w:rFonts w:ascii="Calibri Light" w:hAnsi="Calibri Light" w:cs="Calibri Light"/>
          <w:sz w:val="22"/>
          <w:szCs w:val="22"/>
          <w:lang w:val="it-IT"/>
        </w:rPr>
        <w:t>a</w:t>
      </w:r>
      <w:r>
        <w:rPr>
          <w:rFonts w:ascii="Calibri Light" w:hAnsi="Calibri Light" w:cs="Calibri Light"/>
          <w:sz w:val="22"/>
          <w:szCs w:val="22"/>
          <w:lang w:val="it-IT"/>
        </w:rPr>
        <w:t>le, con sotto il testo “</w:t>
      </w:r>
      <w:r w:rsidRPr="00627E9D">
        <w:rPr>
          <w:rFonts w:ascii="Calibri Light" w:hAnsi="Calibri Light" w:cs="Calibri Light"/>
          <w:sz w:val="22"/>
          <w:szCs w:val="22"/>
          <w:lang w:val="it-IT"/>
        </w:rPr>
        <w:t>L’assegnazione è confermata, vuoi concludere la procedura di assegnazione o aggiungere un altro covenant?</w:t>
      </w:r>
      <w:r>
        <w:rPr>
          <w:rFonts w:ascii="Calibri Light" w:hAnsi="Calibri Light" w:cs="Calibri Light"/>
          <w:sz w:val="22"/>
          <w:szCs w:val="22"/>
          <w:lang w:val="it-IT"/>
        </w:rPr>
        <w:t>”, e due pulsanti “Aggiungi Covenant #n” e “Concludi assegnazione”</w:t>
      </w:r>
    </w:p>
    <w:p w14:paraId="104BAC66" w14:textId="51319916" w:rsidR="00607B8B" w:rsidRDefault="00607B8B" w:rsidP="00607B8B">
      <w:pPr>
        <w:pStyle w:val="BodyText"/>
        <w:rPr>
          <w:rFonts w:ascii="Calibri Light" w:hAnsi="Calibri Light" w:cs="Calibri Light"/>
          <w:sz w:val="22"/>
          <w:szCs w:val="22"/>
          <w:lang w:val="it-IT"/>
        </w:rPr>
      </w:pPr>
      <w:r>
        <w:rPr>
          <w:rFonts w:ascii="Calibri Light" w:hAnsi="Calibri Light" w:cs="Calibri Light"/>
          <w:sz w:val="22"/>
          <w:szCs w:val="22"/>
          <w:lang w:val="it-IT"/>
        </w:rPr>
        <w:t>Il primo pulsante aggiunge un nuovo selettore a lista per gestire un altro covenant con le medesime modalità, il secondo Chiude la procedura di assegnazione, modifica lo stato del documento in “Report Generato” e riporta l’utente deloitte alla schermata di gestione dei compliance certificate</w:t>
      </w:r>
      <w:commentRangeEnd w:id="548"/>
      <w:r w:rsidR="00C149AC">
        <w:rPr>
          <w:rStyle w:val="CommentReference"/>
          <w:rFonts w:ascii="Calibri Light" w:hAnsi="Calibri Light" w:cs="Calibri Light"/>
          <w:sz w:val="22"/>
          <w:szCs w:val="22"/>
          <w:lang w:val="it-IT"/>
        </w:rPr>
        <w:commentReference w:id="548"/>
      </w:r>
    </w:p>
    <w:p w14:paraId="42A1F288" w14:textId="07515179" w:rsidR="00D81B0E" w:rsidRDefault="00D81B0E" w:rsidP="00D81B0E">
      <w:pPr>
        <w:pStyle w:val="Heading4"/>
        <w:rPr>
          <w:rFonts w:ascii="Calibri Light" w:hAnsi="Calibri Light" w:cs="Calibri Light"/>
          <w:sz w:val="22"/>
          <w:szCs w:val="22"/>
          <w:lang w:val="it-IT"/>
        </w:rPr>
      </w:pPr>
      <w:r w:rsidRPr="008E01C5">
        <w:rPr>
          <w:rFonts w:ascii="Calibri Light" w:hAnsi="Calibri Light" w:cs="Calibri Light"/>
          <w:sz w:val="22"/>
          <w:szCs w:val="22"/>
          <w:lang w:val="it-IT"/>
        </w:rPr>
        <w:t>4.2.</w:t>
      </w:r>
      <w:r w:rsidR="00812AB8">
        <w:rPr>
          <w:rFonts w:ascii="Calibri Light" w:hAnsi="Calibri Light" w:cs="Calibri Light"/>
          <w:sz w:val="22"/>
          <w:szCs w:val="22"/>
          <w:lang w:val="it-IT"/>
        </w:rPr>
        <w:t>4</w:t>
      </w:r>
      <w:r w:rsidRPr="008E01C5">
        <w:rPr>
          <w:rFonts w:ascii="Calibri Light" w:hAnsi="Calibri Light" w:cs="Calibri Light"/>
          <w:sz w:val="22"/>
          <w:szCs w:val="22"/>
          <w:lang w:val="it-IT"/>
        </w:rPr>
        <w:t xml:space="preserve"> Modifica </w:t>
      </w:r>
      <w:r>
        <w:rPr>
          <w:rFonts w:ascii="Calibri Light" w:hAnsi="Calibri Light" w:cs="Calibri Light"/>
          <w:sz w:val="22"/>
          <w:szCs w:val="22"/>
          <w:lang w:val="it-IT"/>
        </w:rPr>
        <w:t xml:space="preserve">Assegnazione </w:t>
      </w:r>
      <w:r w:rsidR="00812AB8">
        <w:rPr>
          <w:rFonts w:ascii="Calibri Light" w:hAnsi="Calibri Light" w:cs="Calibri Light"/>
          <w:sz w:val="22"/>
          <w:szCs w:val="22"/>
          <w:lang w:val="it-IT"/>
        </w:rPr>
        <w:t>Compliance Certificate</w:t>
      </w:r>
    </w:p>
    <w:p w14:paraId="59E217AF" w14:textId="77777777" w:rsidR="00D81B0E" w:rsidRPr="00DA2D09" w:rsidRDefault="00D81B0E" w:rsidP="00D81B0E">
      <w:pPr>
        <w:pStyle w:val="FirstParagraph"/>
        <w:rPr>
          <w:rFonts w:ascii="Calibri Light" w:hAnsi="Calibri Light" w:cs="Calibri Light"/>
          <w:sz w:val="22"/>
          <w:szCs w:val="22"/>
          <w:lang w:val="it-IT"/>
        </w:rPr>
      </w:pPr>
      <w:r>
        <w:rPr>
          <w:rFonts w:ascii="Calibri Light" w:hAnsi="Calibri Light" w:cs="Calibri Light"/>
          <w:sz w:val="22"/>
          <w:szCs w:val="22"/>
          <w:lang w:val="it-IT"/>
        </w:rPr>
        <w:t>Dalla sezione compliance certificate, l’utente deloitte può cliccare sul bottone “Visualizza Assegnazione” di qualsiasi documento già gestito: l’utente accede alla schermata di assegnazione, dove visualizzerà tutti i covenant, i rispettivi selettori e la riga dello scadenziere su cui è stata effettuata l’assegnazione: premendo “Modifica Assegnazione” sulla colonna azione. L’utente potrà quindi andare a modificare qualsiasi assegnazione (e relativo Covenant, anche rimuovendolo) con il medesimo flusso descritto in precedenza, per poi chiudere nuovamente la procedura di assegnazione dopo aver confermato l’assegnazione di tutti i singoli covenant.</w:t>
      </w:r>
    </w:p>
    <w:p w14:paraId="7842D565" w14:textId="77777777" w:rsidR="00627E9D" w:rsidRPr="00A701B8" w:rsidRDefault="00627E9D" w:rsidP="008E01C5">
      <w:pPr>
        <w:pStyle w:val="BodyText"/>
        <w:rPr>
          <w:rFonts w:ascii="Calibri Light" w:hAnsi="Calibri Light" w:cs="Calibri Light"/>
          <w:sz w:val="22"/>
          <w:szCs w:val="22"/>
          <w:lang w:val="it-IT"/>
        </w:rPr>
      </w:pPr>
    </w:p>
    <w:p w14:paraId="4B68FCA5" w14:textId="3E4F9C9C" w:rsidR="008E01C5" w:rsidRPr="008E01C5" w:rsidRDefault="008E01C5" w:rsidP="008E01C5">
      <w:pPr>
        <w:pStyle w:val="Heading4"/>
        <w:rPr>
          <w:rFonts w:ascii="Calibri Light" w:hAnsi="Calibri Light" w:cs="Calibri Light"/>
          <w:sz w:val="22"/>
          <w:szCs w:val="22"/>
          <w:lang w:val="it-IT"/>
        </w:rPr>
      </w:pPr>
      <w:r w:rsidRPr="008E01C5">
        <w:rPr>
          <w:rFonts w:ascii="Calibri Light" w:hAnsi="Calibri Light" w:cs="Calibri Light"/>
          <w:sz w:val="22"/>
          <w:szCs w:val="22"/>
          <w:lang w:val="it-IT"/>
        </w:rPr>
        <w:t>4.2.</w:t>
      </w:r>
      <w:r w:rsidR="00812AB8" w:rsidRPr="00635A73">
        <w:rPr>
          <w:rFonts w:ascii="Calibri Light" w:hAnsi="Calibri Light" w:cs="Calibri Light"/>
          <w:sz w:val="22"/>
          <w:szCs w:val="22"/>
          <w:lang w:val="it-IT"/>
        </w:rPr>
        <w:t>5</w:t>
      </w:r>
      <w:r w:rsidRPr="008E01C5">
        <w:rPr>
          <w:rFonts w:ascii="Calibri Light" w:hAnsi="Calibri Light" w:cs="Calibri Light"/>
          <w:sz w:val="22"/>
          <w:szCs w:val="22"/>
          <w:lang w:val="it-IT"/>
        </w:rPr>
        <w:t xml:space="preserve"> Modifica Dati Covenant - Aggiornamento Parametri</w:t>
      </w:r>
    </w:p>
    <w:p w14:paraId="15B12B19" w14:textId="1DED5434" w:rsidR="008E01C5" w:rsidRPr="008E01C5" w:rsidRDefault="008E01C5" w:rsidP="008E01C5">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Deloitte ha la possibilità di modificare i dati de</w:t>
      </w:r>
      <w:r w:rsidR="00635A73">
        <w:rPr>
          <w:rFonts w:ascii="Calibri Light" w:hAnsi="Calibri Light" w:cs="Calibri Light"/>
          <w:sz w:val="22"/>
          <w:szCs w:val="22"/>
          <w:lang w:val="it-IT"/>
        </w:rPr>
        <w:t xml:space="preserve">gli eventi di monitoraggio </w:t>
      </w:r>
      <w:r w:rsidRPr="008E01C5">
        <w:rPr>
          <w:rFonts w:ascii="Calibri Light" w:hAnsi="Calibri Light" w:cs="Calibri Light"/>
          <w:sz w:val="22"/>
          <w:szCs w:val="22"/>
          <w:lang w:val="it-IT"/>
        </w:rPr>
        <w:t>dei covenant quando necessario. Questa funzionalità consente di aggiornare i parametri dei covenant (es. valore limite, periodicità) in caso di cambiamenti contrattuali.</w:t>
      </w:r>
    </w:p>
    <w:p w14:paraId="48CF19CD"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Accesso alla Modifica:</w:t>
      </w:r>
    </w:p>
    <w:p w14:paraId="4C1D9E65" w14:textId="410C1325"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Un pulsante “</w:t>
      </w:r>
      <w:r w:rsidRPr="00F06C06">
        <w:rPr>
          <w:rFonts w:ascii="Calibri Light" w:hAnsi="Calibri Light" w:cs="Calibri Light"/>
          <w:b/>
          <w:bCs/>
          <w:sz w:val="22"/>
          <w:szCs w:val="22"/>
          <w:lang w:val="it-IT"/>
        </w:rPr>
        <w:t>Modifica Dati</w:t>
      </w:r>
      <w:r w:rsidR="006D1733" w:rsidRPr="00F06C06">
        <w:rPr>
          <w:rFonts w:ascii="Calibri Light" w:hAnsi="Calibri Light" w:cs="Calibri Light"/>
          <w:b/>
          <w:bCs/>
          <w:sz w:val="22"/>
          <w:szCs w:val="22"/>
          <w:lang w:val="it-IT"/>
        </w:rPr>
        <w:t xml:space="preserve"> Covenant</w:t>
      </w:r>
      <w:r w:rsidRPr="008E01C5">
        <w:rPr>
          <w:rFonts w:ascii="Calibri Light" w:hAnsi="Calibri Light" w:cs="Calibri Light"/>
          <w:sz w:val="22"/>
          <w:szCs w:val="22"/>
          <w:lang w:val="it-IT"/>
        </w:rPr>
        <w:t>” nella sezione</w:t>
      </w:r>
      <w:r w:rsidR="006D1733">
        <w:rPr>
          <w:rFonts w:ascii="Calibri Light" w:hAnsi="Calibri Light" w:cs="Calibri Light"/>
          <w:sz w:val="22"/>
          <w:szCs w:val="22"/>
          <w:lang w:val="it-IT"/>
        </w:rPr>
        <w:t xml:space="preserve"> di dettaglio del singolo Covenant</w:t>
      </w:r>
      <w:r w:rsidRPr="008E01C5">
        <w:rPr>
          <w:rFonts w:ascii="Calibri Light" w:hAnsi="Calibri Light" w:cs="Calibri Light"/>
          <w:sz w:val="22"/>
          <w:szCs w:val="22"/>
          <w:lang w:val="it-IT"/>
        </w:rPr>
        <w:t xml:space="preserve"> consente a Deloitte di accedere alla pagina di modifica dei dati dei covenant.</w:t>
      </w:r>
      <w:r w:rsidR="00F06C06">
        <w:rPr>
          <w:rFonts w:ascii="Calibri Light" w:hAnsi="Calibri Light" w:cs="Calibri Light"/>
          <w:sz w:val="22"/>
          <w:szCs w:val="22"/>
          <w:lang w:val="it-IT"/>
        </w:rPr>
        <w:t xml:space="preserve"> Se il pulsante viene premuto l’utente entra in modalità modifica, e può interagire come dettagliato sotto: il pulsante viene inoltre sostituito da due pulsanti “</w:t>
      </w:r>
      <w:r w:rsidR="00CD5B0D" w:rsidRPr="00CD5B0D">
        <w:rPr>
          <w:rFonts w:ascii="Calibri Light" w:hAnsi="Calibri Light" w:cs="Calibri Light"/>
          <w:b/>
          <w:bCs/>
          <w:sz w:val="22"/>
          <w:szCs w:val="22"/>
          <w:lang w:val="it-IT"/>
        </w:rPr>
        <w:t>Salva</w:t>
      </w:r>
      <w:r w:rsidR="00CD5B0D">
        <w:rPr>
          <w:rFonts w:ascii="Calibri Light" w:hAnsi="Calibri Light" w:cs="Calibri Light"/>
          <w:sz w:val="22"/>
          <w:szCs w:val="22"/>
          <w:lang w:val="it-IT"/>
        </w:rPr>
        <w:t>” e “</w:t>
      </w:r>
      <w:r w:rsidR="00CD5B0D" w:rsidRPr="00CD5B0D">
        <w:rPr>
          <w:rFonts w:ascii="Calibri Light" w:hAnsi="Calibri Light" w:cs="Calibri Light"/>
          <w:b/>
          <w:bCs/>
          <w:sz w:val="22"/>
          <w:szCs w:val="22"/>
          <w:lang w:val="it-IT"/>
        </w:rPr>
        <w:t>Annulla</w:t>
      </w:r>
      <w:r w:rsidR="00CD5B0D">
        <w:rPr>
          <w:rFonts w:ascii="Calibri Light" w:hAnsi="Calibri Light" w:cs="Calibri Light"/>
          <w:sz w:val="22"/>
          <w:szCs w:val="22"/>
          <w:lang w:val="it-IT"/>
        </w:rPr>
        <w:t>”</w:t>
      </w:r>
      <w:r w:rsidR="0028281A">
        <w:rPr>
          <w:rFonts w:ascii="Calibri Light" w:hAnsi="Calibri Light" w:cs="Calibri Light"/>
          <w:sz w:val="22"/>
          <w:szCs w:val="22"/>
          <w:lang w:val="it-IT"/>
        </w:rPr>
        <w:t xml:space="preserve"> e compare anche il pulsante “</w:t>
      </w:r>
      <w:r w:rsidR="0028281A" w:rsidRPr="0028281A">
        <w:rPr>
          <w:rFonts w:ascii="Calibri Light" w:hAnsi="Calibri Light" w:cs="Calibri Light"/>
          <w:b/>
          <w:bCs/>
          <w:sz w:val="22"/>
          <w:szCs w:val="22"/>
          <w:lang w:val="it-IT"/>
        </w:rPr>
        <w:t>Aggiungi Monitoraggio</w:t>
      </w:r>
      <w:r w:rsidR="0028281A">
        <w:rPr>
          <w:rFonts w:ascii="Calibri Light" w:hAnsi="Calibri Light" w:cs="Calibri Light"/>
          <w:sz w:val="22"/>
          <w:szCs w:val="22"/>
          <w:lang w:val="it-IT"/>
        </w:rPr>
        <w:t>”</w:t>
      </w:r>
    </w:p>
    <w:p w14:paraId="7C858033" w14:textId="1FC33D61" w:rsidR="008E01C5" w:rsidRDefault="008E01C5" w:rsidP="008E01C5">
      <w:pPr>
        <w:pStyle w:val="BodyText"/>
        <w:rPr>
          <w:rFonts w:ascii="Calibri Light" w:hAnsi="Calibri Light" w:cs="Calibri Light"/>
          <w:b/>
          <w:sz w:val="22"/>
          <w:szCs w:val="22"/>
          <w:lang w:val="it-IT"/>
        </w:rPr>
      </w:pPr>
      <w:r w:rsidRPr="008E01C5">
        <w:rPr>
          <w:rFonts w:ascii="Calibri Light" w:hAnsi="Calibri Light" w:cs="Calibri Light"/>
          <w:b/>
          <w:sz w:val="22"/>
          <w:szCs w:val="22"/>
          <w:lang w:val="it-IT"/>
        </w:rPr>
        <w:t>Campi Modificabili:</w:t>
      </w:r>
      <w:r w:rsidRPr="008E01C5">
        <w:rPr>
          <w:rFonts w:ascii="Calibri Light" w:hAnsi="Calibri Light" w:cs="Calibri Light"/>
          <w:sz w:val="22"/>
          <w:szCs w:val="22"/>
          <w:lang w:val="it-IT"/>
        </w:rPr>
        <w:t xml:space="preserve"> 1. </w:t>
      </w:r>
      <w:r w:rsidRPr="008E01C5">
        <w:rPr>
          <w:rFonts w:ascii="Calibri Light" w:hAnsi="Calibri Light" w:cs="Calibri Light"/>
          <w:b/>
          <w:sz w:val="22"/>
          <w:szCs w:val="22"/>
          <w:lang w:val="it-IT"/>
        </w:rPr>
        <w:t>Tipologia Covenant:</w:t>
      </w:r>
      <w:r w:rsidRPr="008E01C5">
        <w:rPr>
          <w:rFonts w:ascii="Calibri Light" w:hAnsi="Calibri Light" w:cs="Calibri Light"/>
          <w:sz w:val="22"/>
          <w:szCs w:val="22"/>
          <w:lang w:val="it-IT"/>
        </w:rPr>
        <w:t xml:space="preserve"> Il tipo di covenant (es. “Leverage Ratio”) - Dropdown 2. </w:t>
      </w:r>
      <w:r w:rsidRPr="008E01C5">
        <w:rPr>
          <w:rFonts w:ascii="Calibri Light" w:hAnsi="Calibri Light" w:cs="Calibri Light"/>
          <w:b/>
          <w:sz w:val="22"/>
          <w:szCs w:val="22"/>
          <w:lang w:val="it-IT"/>
        </w:rPr>
        <w:t>Valore Limite:</w:t>
      </w:r>
      <w:r w:rsidRPr="008E01C5">
        <w:rPr>
          <w:rFonts w:ascii="Calibri Light" w:hAnsi="Calibri Light" w:cs="Calibri Light"/>
          <w:sz w:val="22"/>
          <w:szCs w:val="22"/>
          <w:lang w:val="it-IT"/>
        </w:rPr>
        <w:t xml:space="preserve"> Il valore limite del covenant (es. “&lt; 70”) - Campo testo 3. </w:t>
      </w:r>
      <w:r w:rsidRPr="008E01C5">
        <w:rPr>
          <w:rFonts w:ascii="Calibri Light" w:hAnsi="Calibri Light" w:cs="Calibri Light"/>
          <w:b/>
          <w:sz w:val="22"/>
          <w:szCs w:val="22"/>
          <w:lang w:val="it-IT"/>
        </w:rPr>
        <w:t>Covenant Variabile:</w:t>
      </w:r>
      <w:r w:rsidRPr="008E01C5">
        <w:rPr>
          <w:rFonts w:ascii="Calibri Light" w:hAnsi="Calibri Light" w:cs="Calibri Light"/>
          <w:sz w:val="22"/>
          <w:szCs w:val="22"/>
          <w:lang w:val="it-IT"/>
        </w:rPr>
        <w:t xml:space="preserve"> Se il covenant è variabile (SI/NO) - Dropdown </w:t>
      </w:r>
    </w:p>
    <w:p w14:paraId="17966027" w14:textId="58E91320" w:rsidR="00AA0A22" w:rsidRDefault="00AA0A22" w:rsidP="008E01C5">
      <w:pPr>
        <w:pStyle w:val="BodyText"/>
        <w:rPr>
          <w:rFonts w:ascii="Calibri Light" w:hAnsi="Calibri Light" w:cs="Calibri Light"/>
          <w:bCs/>
          <w:sz w:val="22"/>
          <w:szCs w:val="22"/>
          <w:lang w:val="it-IT"/>
        </w:rPr>
      </w:pPr>
      <w:r>
        <w:rPr>
          <w:rFonts w:ascii="Calibri Light" w:hAnsi="Calibri Light" w:cs="Calibri Light"/>
          <w:b/>
          <w:sz w:val="22"/>
          <w:szCs w:val="22"/>
          <w:lang w:val="it-IT"/>
        </w:rPr>
        <w:t xml:space="preserve">Valori Monitoraggi Modificabili: </w:t>
      </w:r>
      <w:r>
        <w:rPr>
          <w:rFonts w:ascii="Calibri Light" w:hAnsi="Calibri Light" w:cs="Calibri Light"/>
          <w:bCs/>
          <w:sz w:val="22"/>
          <w:szCs w:val="22"/>
          <w:lang w:val="it-IT"/>
        </w:rPr>
        <w:t>l’utente Deloitte può inoltre modificare, dopo aver cliccato su “Modifica dati Covenant” i valori di qualsiasi evento di monitoraggio futuro, modificandone le scadenze, i valori soglia, le date di riferimento</w:t>
      </w:r>
      <w:r w:rsidR="005F473A">
        <w:rPr>
          <w:rFonts w:ascii="Calibri Light" w:hAnsi="Calibri Light" w:cs="Calibri Light"/>
          <w:bCs/>
          <w:sz w:val="22"/>
          <w:szCs w:val="22"/>
          <w:lang w:val="it-IT"/>
        </w:rPr>
        <w:t>.</w:t>
      </w:r>
      <w:r w:rsidR="00F06C06">
        <w:rPr>
          <w:rFonts w:ascii="Calibri Light" w:hAnsi="Calibri Light" w:cs="Calibri Light"/>
          <w:bCs/>
          <w:sz w:val="22"/>
          <w:szCs w:val="22"/>
          <w:lang w:val="it-IT"/>
        </w:rPr>
        <w:t xml:space="preserve"> </w:t>
      </w:r>
    </w:p>
    <w:p w14:paraId="50FB1EB6" w14:textId="54ACE7B1" w:rsidR="005F473A" w:rsidRPr="005F473A" w:rsidRDefault="005F473A" w:rsidP="008E01C5">
      <w:pPr>
        <w:pStyle w:val="BodyText"/>
        <w:rPr>
          <w:rFonts w:ascii="Calibri Light" w:hAnsi="Calibri Light" w:cs="Calibri Light"/>
          <w:bCs/>
          <w:sz w:val="22"/>
          <w:szCs w:val="22"/>
          <w:lang w:val="it-IT"/>
        </w:rPr>
      </w:pPr>
      <w:r w:rsidRPr="005F473A">
        <w:rPr>
          <w:rFonts w:ascii="Calibri Light" w:hAnsi="Calibri Light" w:cs="Calibri Light"/>
          <w:b/>
          <w:sz w:val="22"/>
          <w:szCs w:val="22"/>
          <w:lang w:val="it-IT"/>
        </w:rPr>
        <w:t>Aggiungi Monitoraggio</w:t>
      </w:r>
      <w:r>
        <w:rPr>
          <w:rFonts w:ascii="Calibri Light" w:hAnsi="Calibri Light" w:cs="Calibri Light"/>
          <w:b/>
          <w:sz w:val="22"/>
          <w:szCs w:val="22"/>
          <w:lang w:val="it-IT"/>
        </w:rPr>
        <w:t xml:space="preserve">: </w:t>
      </w:r>
      <w:r>
        <w:rPr>
          <w:rFonts w:ascii="Calibri Light" w:hAnsi="Calibri Light" w:cs="Calibri Light"/>
          <w:bCs/>
          <w:sz w:val="22"/>
          <w:szCs w:val="22"/>
          <w:lang w:val="it-IT"/>
        </w:rPr>
        <w:t>l’utente Deloitte può inoltre aggiungere una riga per un monitoraggio futuro</w:t>
      </w:r>
      <w:r w:rsidR="00426FE6">
        <w:rPr>
          <w:rFonts w:ascii="Calibri Light" w:hAnsi="Calibri Light" w:cs="Calibri Light"/>
          <w:bCs/>
          <w:sz w:val="22"/>
          <w:szCs w:val="22"/>
          <w:lang w:val="it-IT"/>
        </w:rPr>
        <w:t xml:space="preserve"> affinchè si collochi correttamente nello scadenziere</w:t>
      </w:r>
      <w:r w:rsidR="0028281A">
        <w:rPr>
          <w:rFonts w:ascii="Calibri Light" w:hAnsi="Calibri Light" w:cs="Calibri Light"/>
          <w:bCs/>
          <w:sz w:val="22"/>
          <w:szCs w:val="22"/>
          <w:lang w:val="it-IT"/>
        </w:rPr>
        <w:t xml:space="preserve"> deve inserire necessariamente: </w:t>
      </w:r>
      <w:r w:rsidR="00824FE8">
        <w:rPr>
          <w:rFonts w:ascii="Calibri Light" w:hAnsi="Calibri Light" w:cs="Calibri Light"/>
          <w:bCs/>
          <w:sz w:val="22"/>
          <w:szCs w:val="22"/>
          <w:lang w:val="it-IT"/>
        </w:rPr>
        <w:t xml:space="preserve">Data di Riferimento, Scadenza, Segno Valore Limite e Valore Limite </w:t>
      </w:r>
    </w:p>
    <w:p w14:paraId="11A005FD" w14:textId="3045BCAB" w:rsidR="00F96E05" w:rsidRPr="005F473A" w:rsidRDefault="00F96E05" w:rsidP="008E01C5">
      <w:pPr>
        <w:pStyle w:val="BodyText"/>
        <w:rPr>
          <w:rFonts w:ascii="Calibri Light" w:hAnsi="Calibri Light" w:cs="Calibri Light"/>
          <w:bCs/>
          <w:sz w:val="22"/>
          <w:szCs w:val="22"/>
          <w:lang w:val="it-IT"/>
        </w:rPr>
      </w:pPr>
      <w:r w:rsidRPr="00F96E05">
        <w:rPr>
          <w:rFonts w:ascii="Calibri Light" w:hAnsi="Calibri Light" w:cs="Calibri Light"/>
          <w:b/>
          <w:bCs/>
          <w:sz w:val="22"/>
          <w:szCs w:val="22"/>
          <w:lang w:val="it-IT"/>
        </w:rPr>
        <w:t>Rimozione manuale di un monitoraggio</w:t>
      </w:r>
      <w:r>
        <w:rPr>
          <w:rFonts w:ascii="Calibri Light" w:hAnsi="Calibri Light" w:cs="Calibri Light"/>
          <w:b/>
          <w:bCs/>
          <w:sz w:val="22"/>
          <w:szCs w:val="22"/>
          <w:lang w:val="it-IT"/>
        </w:rPr>
        <w:t xml:space="preserve">: </w:t>
      </w:r>
      <w:r>
        <w:rPr>
          <w:rFonts w:ascii="Calibri Light" w:hAnsi="Calibri Light" w:cs="Calibri Light"/>
          <w:sz w:val="22"/>
          <w:szCs w:val="22"/>
          <w:lang w:val="it-IT"/>
        </w:rPr>
        <w:t xml:space="preserve">è possibile in caso di necessità rimuovere manualmente un evento di monitoraggio </w:t>
      </w:r>
      <w:r w:rsidR="00BB21F2">
        <w:rPr>
          <w:rFonts w:ascii="Calibri Light" w:hAnsi="Calibri Light" w:cs="Calibri Light"/>
          <w:sz w:val="22"/>
          <w:szCs w:val="22"/>
          <w:lang w:val="it-IT"/>
        </w:rPr>
        <w:t>eliminando il valore “Data di riferimento” e salvando le modifiche</w:t>
      </w:r>
    </w:p>
    <w:p w14:paraId="28940CAE" w14:textId="6FEC274C"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Pulsante “Salva”:</w:t>
      </w:r>
      <w:r w:rsidRPr="008E01C5">
        <w:rPr>
          <w:rFonts w:ascii="Calibri Light" w:hAnsi="Calibri Light" w:cs="Calibri Light"/>
          <w:sz w:val="22"/>
          <w:szCs w:val="22"/>
          <w:lang w:val="it-IT"/>
        </w:rPr>
        <w:t xml:space="preserve"> - Quando cliccato, le modifiche sono salvate nel sistema </w:t>
      </w:r>
      <w:r w:rsidR="00C13F37">
        <w:rPr>
          <w:rFonts w:ascii="Calibri Light" w:hAnsi="Calibri Light" w:cs="Calibri Light"/>
          <w:sz w:val="22"/>
          <w:szCs w:val="22"/>
          <w:lang w:val="it-IT"/>
        </w:rPr>
        <w:t>l</w:t>
      </w:r>
      <w:r w:rsidRPr="008E01C5">
        <w:rPr>
          <w:rFonts w:ascii="Calibri Light" w:hAnsi="Calibri Light" w:cs="Calibri Light"/>
          <w:sz w:val="22"/>
          <w:szCs w:val="22"/>
          <w:lang w:val="it-IT"/>
        </w:rPr>
        <w:t>o stato del covenant potrebbe cambiare se i parametri sono stati modificati</w:t>
      </w:r>
    </w:p>
    <w:p w14:paraId="52B73545"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Pulsante “Annulla”:</w:t>
      </w:r>
      <w:r w:rsidRPr="008E01C5">
        <w:rPr>
          <w:rFonts w:ascii="Calibri Light" w:hAnsi="Calibri Light" w:cs="Calibri Light"/>
          <w:sz w:val="22"/>
          <w:szCs w:val="22"/>
          <w:lang w:val="it-IT"/>
        </w:rPr>
        <w:t xml:space="preserve"> - Quando cliccato, le modifiche non sono salvate e l’utente torna alla pagina precedente</w:t>
      </w:r>
    </w:p>
    <w:p w14:paraId="1F97C129" w14:textId="77777777" w:rsidR="00041B9C"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Validazione Dati:</w:t>
      </w:r>
      <w:r w:rsidRPr="008E01C5">
        <w:rPr>
          <w:rFonts w:ascii="Calibri Light" w:hAnsi="Calibri Light" w:cs="Calibri Light"/>
          <w:sz w:val="22"/>
          <w:szCs w:val="22"/>
          <w:lang w:val="it-IT"/>
        </w:rPr>
        <w:t xml:space="preserve"> - </w:t>
      </w:r>
      <w:r w:rsidRPr="008E01C5">
        <w:rPr>
          <w:rFonts w:ascii="Calibri Light" w:hAnsi="Calibri Light" w:cs="Calibri Light"/>
          <w:b/>
          <w:sz w:val="22"/>
          <w:szCs w:val="22"/>
          <w:lang w:val="it-IT"/>
        </w:rPr>
        <w:t>Valore Limite:</w:t>
      </w:r>
      <w:r w:rsidRPr="008E01C5">
        <w:rPr>
          <w:rFonts w:ascii="Calibri Light" w:hAnsi="Calibri Light" w:cs="Calibri Light"/>
          <w:sz w:val="22"/>
          <w:szCs w:val="22"/>
          <w:lang w:val="it-IT"/>
        </w:rPr>
        <w:t xml:space="preserve"> Deve essere in formato valido (es. “&lt; 70”, “&gt; 50”) </w:t>
      </w:r>
    </w:p>
    <w:p w14:paraId="59836B89" w14:textId="156D4641" w:rsid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 </w:t>
      </w:r>
      <w:r w:rsidRPr="008E01C5">
        <w:rPr>
          <w:rFonts w:ascii="Calibri Light" w:hAnsi="Calibri Light" w:cs="Calibri Light"/>
          <w:b/>
          <w:sz w:val="22"/>
          <w:szCs w:val="22"/>
          <w:lang w:val="it-IT"/>
        </w:rPr>
        <w:t>Data Scadenza:</w:t>
      </w:r>
      <w:r w:rsidRPr="008E01C5">
        <w:rPr>
          <w:rFonts w:ascii="Calibri Light" w:hAnsi="Calibri Light" w:cs="Calibri Light"/>
          <w:sz w:val="22"/>
          <w:szCs w:val="22"/>
          <w:lang w:val="it-IT"/>
        </w:rPr>
        <w:t xml:space="preserve"> Deve essere una data valida</w:t>
      </w:r>
    </w:p>
    <w:p w14:paraId="270664E4" w14:textId="77777777" w:rsidR="00824FE8" w:rsidRPr="008E01C5" w:rsidRDefault="00824FE8" w:rsidP="008E01C5">
      <w:pPr>
        <w:pStyle w:val="BodyText"/>
        <w:rPr>
          <w:rFonts w:ascii="Calibri Light" w:hAnsi="Calibri Light" w:cs="Calibri Light"/>
          <w:sz w:val="22"/>
          <w:szCs w:val="22"/>
          <w:lang w:val="it-IT"/>
        </w:rPr>
      </w:pPr>
    </w:p>
    <w:p w14:paraId="21C14DF3" w14:textId="333BD1D5" w:rsidR="008E01C5" w:rsidRPr="008E01C5" w:rsidRDefault="008E01C5" w:rsidP="008E01C5">
      <w:pPr>
        <w:pStyle w:val="Heading4"/>
        <w:rPr>
          <w:rFonts w:ascii="Calibri Light" w:hAnsi="Calibri Light" w:cs="Calibri Light"/>
          <w:sz w:val="22"/>
          <w:szCs w:val="22"/>
          <w:lang w:val="it-IT"/>
        </w:rPr>
      </w:pPr>
      <w:r w:rsidRPr="008E01C5">
        <w:rPr>
          <w:rFonts w:ascii="Calibri Light" w:hAnsi="Calibri Light" w:cs="Calibri Light"/>
          <w:sz w:val="22"/>
          <w:szCs w:val="22"/>
          <w:lang w:val="it-IT"/>
        </w:rPr>
        <w:t>4.2.</w:t>
      </w:r>
      <w:r w:rsidR="00824FE8">
        <w:rPr>
          <w:rFonts w:ascii="Calibri Light" w:hAnsi="Calibri Light" w:cs="Calibri Light"/>
          <w:sz w:val="22"/>
          <w:szCs w:val="22"/>
          <w:lang w:val="it-IT"/>
        </w:rPr>
        <w:t>6</w:t>
      </w:r>
      <w:r w:rsidRPr="008E01C5">
        <w:rPr>
          <w:rFonts w:ascii="Calibri Light" w:hAnsi="Calibri Light" w:cs="Calibri Light"/>
          <w:sz w:val="22"/>
          <w:szCs w:val="22"/>
          <w:lang w:val="it-IT"/>
        </w:rPr>
        <w:t xml:space="preserve"> Gestione Eccezioni (Covenant - Deloitte)</w:t>
      </w:r>
    </w:p>
    <w:p w14:paraId="328708E7" w14:textId="54D1D926" w:rsidR="004D140A" w:rsidRPr="004D140A" w:rsidRDefault="008E01C5" w:rsidP="004D140A">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 xml:space="preserve">Quando ISP presenta una richiesta di eccezione per un covenant, Deloitte </w:t>
      </w:r>
      <w:r w:rsidR="004D140A">
        <w:rPr>
          <w:rFonts w:ascii="Calibri Light" w:hAnsi="Calibri Light" w:cs="Calibri Light"/>
          <w:sz w:val="22"/>
          <w:szCs w:val="22"/>
          <w:lang w:val="it-IT"/>
        </w:rPr>
        <w:t>può prenderne visione, cliccando sull’azione “Visualizza Eccezione” dove presente. Dopo aver cliccato si aprirà una finestra modale da cui Deloitte potrà esaminare la motivazione inserita da ISP</w:t>
      </w:r>
      <w:r w:rsidR="00C504DC">
        <w:rPr>
          <w:rFonts w:ascii="Calibri Light" w:hAnsi="Calibri Light" w:cs="Calibri Light"/>
          <w:sz w:val="22"/>
          <w:szCs w:val="22"/>
          <w:lang w:val="it-IT"/>
        </w:rPr>
        <w:t xml:space="preserve"> e scaricare eventuali documenti a supporto</w:t>
      </w:r>
      <w:r w:rsidR="005335E8">
        <w:rPr>
          <w:rFonts w:ascii="Calibri Light" w:hAnsi="Calibri Light" w:cs="Calibri Light"/>
          <w:sz w:val="22"/>
          <w:szCs w:val="22"/>
          <w:lang w:val="it-IT"/>
        </w:rPr>
        <w:t>, nonché annullare la richiesta di eccezione con un pulsante dedicato “Annulla Eccezione” da utilizzare solo su esplicita richiesta di ISP per gestire il bad flow in cui un’eccezione è stata richiesta per il monitoraggio errato</w:t>
      </w:r>
    </w:p>
    <w:p w14:paraId="7AA8AFFA" w14:textId="77777777" w:rsidR="008E01C5" w:rsidRPr="008E01C5" w:rsidRDefault="008E01C5" w:rsidP="008E01C5">
      <w:pPr>
        <w:pStyle w:val="Heading2"/>
        <w:rPr>
          <w:rFonts w:ascii="Calibri Light" w:hAnsi="Calibri Light" w:cs="Calibri Light"/>
          <w:sz w:val="22"/>
          <w:szCs w:val="22"/>
          <w:lang w:val="it-IT"/>
        </w:rPr>
      </w:pPr>
      <w:bookmarkStart w:id="549" w:name="_Toc227849764"/>
      <w:r w:rsidRPr="008E01C5">
        <w:rPr>
          <w:rFonts w:ascii="Calibri Light" w:hAnsi="Calibri Light" w:cs="Calibri Light"/>
          <w:sz w:val="22"/>
          <w:szCs w:val="22"/>
          <w:lang w:val="it-IT"/>
        </w:rPr>
        <w:t>5. SCADENZIERE UNIFICATO</w:t>
      </w:r>
      <w:bookmarkEnd w:id="549"/>
      <w:r w:rsidRPr="008E01C5">
        <w:rPr>
          <w:rFonts w:ascii="Calibri Light" w:hAnsi="Calibri Light" w:cs="Calibri Light"/>
          <w:sz w:val="22"/>
          <w:szCs w:val="22"/>
          <w:lang w:val="it-IT"/>
        </w:rPr>
        <w:t xml:space="preserve"> </w:t>
      </w:r>
    </w:p>
    <w:p w14:paraId="3473F066" w14:textId="77777777" w:rsidR="008E01C5" w:rsidRPr="008E01C5" w:rsidRDefault="008E01C5" w:rsidP="008E01C5">
      <w:pPr>
        <w:pStyle w:val="Heading3"/>
        <w:rPr>
          <w:rFonts w:ascii="Calibri Light" w:hAnsi="Calibri Light" w:cs="Calibri Light"/>
          <w:sz w:val="22"/>
          <w:szCs w:val="22"/>
          <w:lang w:val="it-IT"/>
        </w:rPr>
      </w:pPr>
      <w:bookmarkStart w:id="550" w:name="_Toc227849765"/>
      <w:r w:rsidRPr="008E01C5">
        <w:rPr>
          <w:rFonts w:ascii="Calibri Light" w:hAnsi="Calibri Light" w:cs="Calibri Light"/>
          <w:sz w:val="22"/>
          <w:szCs w:val="22"/>
          <w:lang w:val="it-IT"/>
        </w:rPr>
        <w:t>5.0 Descrizione Generale e Obiettivi</w:t>
      </w:r>
      <w:bookmarkEnd w:id="550"/>
    </w:p>
    <w:p w14:paraId="5EDA4628" w14:textId="27ABC07F" w:rsidR="008E01C5" w:rsidRPr="008E01C5" w:rsidRDefault="008E01C5" w:rsidP="008E01C5">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 xml:space="preserve">La sezione “Scadenziere” rappresenta un modulo della piattaforma Agency Desk che fornisce una vista consolidata e cronologica di tutti gli eventi di monitoraggio </w:t>
      </w:r>
      <w:r w:rsidR="00455949">
        <w:rPr>
          <w:rFonts w:ascii="Calibri Light" w:hAnsi="Calibri Light" w:cs="Calibri Light"/>
          <w:sz w:val="22"/>
          <w:szCs w:val="22"/>
          <w:lang w:val="it-IT"/>
        </w:rPr>
        <w:t>dei covenant di una</w:t>
      </w:r>
      <w:r w:rsidRPr="008E01C5">
        <w:rPr>
          <w:rFonts w:ascii="Calibri Light" w:hAnsi="Calibri Light" w:cs="Calibri Light"/>
          <w:sz w:val="22"/>
          <w:szCs w:val="22"/>
          <w:lang w:val="it-IT"/>
        </w:rPr>
        <w:t xml:space="preserve"> pratica specifica. Lo scadenziere consente agli utenti di visualizzare in un’unica tabella tutti i monitoraggi ordinati per data, facilitando la pianificazione e il tracciamento delle scadenze.</w:t>
      </w:r>
    </w:p>
    <w:p w14:paraId="76C242D8"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L’obiettivo principale della sezione “Scadenziere” è consentire agli utenti di:</w:t>
      </w:r>
    </w:p>
    <w:p w14:paraId="158B6244" w14:textId="341B3A9B" w:rsidR="008E01C5" w:rsidRPr="008E01C5" w:rsidRDefault="008E01C5" w:rsidP="00DA6969">
      <w:pPr>
        <w:pStyle w:val="Compact"/>
        <w:numPr>
          <w:ilvl w:val="0"/>
          <w:numId w:val="15"/>
        </w:numPr>
        <w:rPr>
          <w:rFonts w:ascii="Calibri Light" w:hAnsi="Calibri Light" w:cs="Calibri Light"/>
          <w:sz w:val="22"/>
          <w:szCs w:val="22"/>
          <w:lang w:val="it-IT"/>
        </w:rPr>
      </w:pPr>
      <w:r w:rsidRPr="008E01C5">
        <w:rPr>
          <w:rFonts w:ascii="Calibri Light" w:hAnsi="Calibri Light" w:cs="Calibri Light"/>
          <w:b/>
          <w:sz w:val="22"/>
          <w:szCs w:val="22"/>
          <w:lang w:val="it-IT"/>
        </w:rPr>
        <w:t>Visualizzare Cronologia Consolidata:</w:t>
      </w:r>
      <w:r w:rsidRPr="008E01C5">
        <w:rPr>
          <w:rFonts w:ascii="Calibri Light" w:hAnsi="Calibri Light" w:cs="Calibri Light"/>
          <w:sz w:val="22"/>
          <w:szCs w:val="22"/>
          <w:lang w:val="it-IT"/>
        </w:rPr>
        <w:t xml:space="preserve"> Vedere tutti gli eventi di monitoraggio (covenant</w:t>
      </w:r>
      <w:r w:rsidR="009D112F">
        <w:rPr>
          <w:rFonts w:ascii="Calibri Light" w:hAnsi="Calibri Light" w:cs="Calibri Light"/>
          <w:sz w:val="22"/>
          <w:szCs w:val="22"/>
          <w:lang w:val="it-IT"/>
        </w:rPr>
        <w:t xml:space="preserve">) </w:t>
      </w:r>
      <w:r w:rsidRPr="008E01C5">
        <w:rPr>
          <w:rFonts w:ascii="Calibri Light" w:hAnsi="Calibri Light" w:cs="Calibri Light"/>
          <w:sz w:val="22"/>
          <w:szCs w:val="22"/>
          <w:lang w:val="it-IT"/>
        </w:rPr>
        <w:t>in un’unica vista ordinata per data</w:t>
      </w:r>
    </w:p>
    <w:p w14:paraId="483FF9CC" w14:textId="77777777" w:rsidR="008E01C5" w:rsidRPr="009D112F" w:rsidRDefault="008E01C5" w:rsidP="00DA6969">
      <w:pPr>
        <w:pStyle w:val="Compact"/>
        <w:numPr>
          <w:ilvl w:val="0"/>
          <w:numId w:val="15"/>
        </w:numPr>
        <w:rPr>
          <w:rFonts w:ascii="Calibri Light" w:hAnsi="Calibri Light" w:cs="Calibri Light"/>
          <w:sz w:val="22"/>
          <w:szCs w:val="22"/>
          <w:lang w:val="it-IT"/>
        </w:rPr>
      </w:pPr>
      <w:r w:rsidRPr="008E01C5">
        <w:rPr>
          <w:rFonts w:ascii="Calibri Light" w:hAnsi="Calibri Light" w:cs="Calibri Light"/>
          <w:b/>
          <w:sz w:val="22"/>
          <w:szCs w:val="22"/>
          <w:lang w:val="it-IT"/>
        </w:rPr>
        <w:t>Filtrare per Tipologia:</w:t>
      </w:r>
      <w:r w:rsidRPr="008E01C5">
        <w:rPr>
          <w:rFonts w:ascii="Calibri Light" w:hAnsi="Calibri Light" w:cs="Calibri Light"/>
          <w:sz w:val="22"/>
          <w:szCs w:val="22"/>
          <w:lang w:val="it-IT"/>
        </w:rPr>
        <w:t xml:space="preserve"> Filtrare gli eventi per tipologia specifica (es. </w:t>
      </w:r>
      <w:r w:rsidRPr="009D112F">
        <w:rPr>
          <w:rFonts w:ascii="Calibri Light" w:hAnsi="Calibri Light" w:cs="Calibri Light"/>
          <w:sz w:val="22"/>
          <w:szCs w:val="22"/>
          <w:lang w:val="it-IT"/>
        </w:rPr>
        <w:t>Leverage Ratio, Bilancio, etc.)</w:t>
      </w:r>
    </w:p>
    <w:p w14:paraId="595EDACE" w14:textId="77777777" w:rsidR="008E01C5" w:rsidRPr="008E01C5" w:rsidRDefault="008E01C5" w:rsidP="00DA6969">
      <w:pPr>
        <w:pStyle w:val="Compact"/>
        <w:numPr>
          <w:ilvl w:val="0"/>
          <w:numId w:val="15"/>
        </w:numPr>
        <w:rPr>
          <w:rFonts w:ascii="Calibri Light" w:hAnsi="Calibri Light" w:cs="Calibri Light"/>
          <w:sz w:val="22"/>
          <w:szCs w:val="22"/>
          <w:lang w:val="it-IT"/>
        </w:rPr>
      </w:pPr>
      <w:r w:rsidRPr="008E01C5">
        <w:rPr>
          <w:rFonts w:ascii="Calibri Light" w:hAnsi="Calibri Light" w:cs="Calibri Light"/>
          <w:b/>
          <w:sz w:val="22"/>
          <w:szCs w:val="22"/>
          <w:lang w:val="it-IT"/>
        </w:rPr>
        <w:t>Tracciare Scadenze:</w:t>
      </w:r>
      <w:r w:rsidRPr="008E01C5">
        <w:rPr>
          <w:rFonts w:ascii="Calibri Light" w:hAnsi="Calibri Light" w:cs="Calibri Light"/>
          <w:sz w:val="22"/>
          <w:szCs w:val="22"/>
          <w:lang w:val="it-IT"/>
        </w:rPr>
        <w:t xml:space="preserve"> Monitorare le scadenze imminenti e i monitoraggi completati</w:t>
      </w:r>
    </w:p>
    <w:p w14:paraId="26FCE68E" w14:textId="77777777" w:rsidR="008E01C5" w:rsidRPr="008E01C5" w:rsidRDefault="008E01C5" w:rsidP="00DA6969">
      <w:pPr>
        <w:pStyle w:val="Compact"/>
        <w:numPr>
          <w:ilvl w:val="0"/>
          <w:numId w:val="15"/>
        </w:numPr>
        <w:rPr>
          <w:rFonts w:ascii="Calibri Light" w:hAnsi="Calibri Light" w:cs="Calibri Light"/>
          <w:sz w:val="22"/>
          <w:szCs w:val="22"/>
          <w:lang w:val="it-IT"/>
        </w:rPr>
      </w:pPr>
      <w:r w:rsidRPr="008E01C5">
        <w:rPr>
          <w:rFonts w:ascii="Calibri Light" w:hAnsi="Calibri Light" w:cs="Calibri Light"/>
          <w:b/>
          <w:sz w:val="22"/>
          <w:szCs w:val="22"/>
          <w:lang w:val="it-IT"/>
        </w:rPr>
        <w:t>Accedere ai Dettagli:</w:t>
      </w:r>
      <w:r w:rsidRPr="008E01C5">
        <w:rPr>
          <w:rFonts w:ascii="Calibri Light" w:hAnsi="Calibri Light" w:cs="Calibri Light"/>
          <w:sz w:val="22"/>
          <w:szCs w:val="22"/>
          <w:lang w:val="it-IT"/>
        </w:rPr>
        <w:t xml:space="preserve"> Visualizzare informazioni complete su ogni evento di monitoraggio</w:t>
      </w:r>
    </w:p>
    <w:p w14:paraId="4F25A7A2" w14:textId="56B4CBF3" w:rsidR="008E01C5" w:rsidRPr="008E01C5" w:rsidRDefault="008E01C5" w:rsidP="008E01C5">
      <w:pPr>
        <w:pStyle w:val="FirstParagraph"/>
        <w:rPr>
          <w:rFonts w:ascii="Calibri Light" w:hAnsi="Calibri Light" w:cs="Calibri Light"/>
          <w:sz w:val="22"/>
          <w:szCs w:val="22"/>
          <w:lang w:val="it-IT"/>
        </w:rPr>
      </w:pPr>
      <w:r w:rsidRPr="008E01C5">
        <w:rPr>
          <w:rFonts w:ascii="Calibri Light" w:hAnsi="Calibri Light" w:cs="Calibri Light"/>
          <w:b/>
          <w:sz w:val="22"/>
          <w:szCs w:val="22"/>
          <w:lang w:val="it-IT"/>
        </w:rPr>
        <w:t>Accesso:</w:t>
      </w:r>
      <w:r w:rsidRPr="008E01C5">
        <w:rPr>
          <w:rFonts w:ascii="Calibri Light" w:hAnsi="Calibri Light" w:cs="Calibri Light"/>
          <w:sz w:val="22"/>
          <w:szCs w:val="22"/>
          <w:lang w:val="it-IT"/>
        </w:rPr>
        <w:t xml:space="preserve"> Scheda “Scadenziere” nel dettaglio della pratica (dopo Covenant</w:t>
      </w:r>
      <w:r w:rsidR="009D112F">
        <w:rPr>
          <w:rFonts w:ascii="Calibri Light" w:hAnsi="Calibri Light" w:cs="Calibri Light"/>
          <w:sz w:val="22"/>
          <w:szCs w:val="22"/>
          <w:lang w:val="it-IT"/>
        </w:rPr>
        <w:t xml:space="preserve"> e</w:t>
      </w:r>
      <w:r w:rsidRPr="008E01C5">
        <w:rPr>
          <w:rFonts w:ascii="Calibri Light" w:hAnsi="Calibri Light" w:cs="Calibri Light"/>
          <w:sz w:val="22"/>
          <w:szCs w:val="22"/>
          <w:lang w:val="it-IT"/>
        </w:rPr>
        <w:t xml:space="preserve"> Spread)</w:t>
      </w:r>
    </w:p>
    <w:p w14:paraId="729CC7B7" w14:textId="77777777" w:rsidR="008E01C5" w:rsidRPr="008E01C5" w:rsidRDefault="008E01C5" w:rsidP="008E01C5">
      <w:pPr>
        <w:pStyle w:val="Heading3"/>
        <w:rPr>
          <w:rFonts w:ascii="Calibri Light" w:hAnsi="Calibri Light" w:cs="Calibri Light"/>
          <w:sz w:val="22"/>
          <w:szCs w:val="22"/>
          <w:lang w:val="it-IT"/>
        </w:rPr>
      </w:pPr>
      <w:bookmarkStart w:id="551" w:name="_Toc227849766"/>
      <w:r w:rsidRPr="008E01C5">
        <w:rPr>
          <w:rFonts w:ascii="Calibri Light" w:hAnsi="Calibri Light" w:cs="Calibri Light"/>
          <w:sz w:val="22"/>
          <w:szCs w:val="22"/>
          <w:lang w:val="it-IT"/>
        </w:rPr>
        <w:t>5.1 Pagina Scadenziere - Vista Consolidata</w:t>
      </w:r>
      <w:bookmarkEnd w:id="551"/>
    </w:p>
    <w:p w14:paraId="03A6BDD5" w14:textId="77777777" w:rsidR="008E01C5" w:rsidRPr="008E01C5" w:rsidRDefault="008E01C5" w:rsidP="008E01C5">
      <w:pPr>
        <w:pStyle w:val="Heading4"/>
        <w:rPr>
          <w:rFonts w:ascii="Calibri Light" w:hAnsi="Calibri Light" w:cs="Calibri Light"/>
          <w:sz w:val="22"/>
          <w:szCs w:val="22"/>
          <w:lang w:val="it-IT"/>
        </w:rPr>
      </w:pPr>
      <w:r w:rsidRPr="008E01C5">
        <w:rPr>
          <w:rFonts w:ascii="Calibri Light" w:hAnsi="Calibri Light" w:cs="Calibri Light"/>
          <w:sz w:val="22"/>
          <w:szCs w:val="22"/>
          <w:lang w:val="it-IT"/>
        </w:rPr>
        <w:t>5.1.1 Descrizione Generale</w:t>
      </w:r>
    </w:p>
    <w:p w14:paraId="2ECD3BB8" w14:textId="77777777" w:rsidR="008E01C5" w:rsidRPr="008E01C5" w:rsidRDefault="008E01C5" w:rsidP="008E01C5">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Quando l’utente accede alla scheda “Scadenziere”, visualizza una pagina dedicata alla cronologia consolidata di tutti gli eventi di monitoraggio per la pratica.</w:t>
      </w:r>
    </w:p>
    <w:p w14:paraId="1278C32F"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Titolo Pagina:</w:t>
      </w:r>
      <w:r w:rsidRPr="008E01C5">
        <w:rPr>
          <w:rFonts w:ascii="Calibri Light" w:hAnsi="Calibri Light" w:cs="Calibri Light"/>
          <w:sz w:val="22"/>
          <w:szCs w:val="22"/>
          <w:lang w:val="it-IT"/>
        </w:rPr>
        <w:t xml:space="preserve"> “Scadenziere Pratica XXX” (es. “Scadenziere Pratica 002”)</w:t>
      </w:r>
    </w:p>
    <w:p w14:paraId="3DE4A489"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Pulsante Torna Indietro:</w:t>
      </w:r>
      <w:r w:rsidRPr="008E01C5">
        <w:rPr>
          <w:rFonts w:ascii="Calibri Light" w:hAnsi="Calibri Light" w:cs="Calibri Light"/>
          <w:sz w:val="22"/>
          <w:szCs w:val="22"/>
          <w:lang w:val="it-IT"/>
        </w:rPr>
        <w:t xml:space="preserve"> Un pulsante “Torna alla pratica” che consente di tornare al dettaglio della pratica principale</w:t>
      </w:r>
    </w:p>
    <w:p w14:paraId="0788FA08" w14:textId="77777777" w:rsidR="008E01C5" w:rsidRPr="008E01C5" w:rsidRDefault="008E01C5" w:rsidP="008E01C5">
      <w:pPr>
        <w:pStyle w:val="Heading4"/>
        <w:rPr>
          <w:rFonts w:ascii="Calibri Light" w:hAnsi="Calibri Light" w:cs="Calibri Light"/>
          <w:sz w:val="22"/>
          <w:szCs w:val="22"/>
          <w:lang w:val="it-IT"/>
        </w:rPr>
      </w:pPr>
      <w:r w:rsidRPr="008E01C5">
        <w:rPr>
          <w:rFonts w:ascii="Calibri Light" w:hAnsi="Calibri Light" w:cs="Calibri Light"/>
          <w:sz w:val="22"/>
          <w:szCs w:val="22"/>
          <w:lang w:val="it-IT"/>
        </w:rPr>
        <w:t>5.1.2 Sezione Filtri</w:t>
      </w:r>
    </w:p>
    <w:p w14:paraId="2CECCBB7" w14:textId="77777777" w:rsidR="008E01C5" w:rsidRPr="008E01C5" w:rsidRDefault="008E01C5" w:rsidP="008E01C5">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La sezione di filtri consente agli utenti di restringere l’elenco degli eventi di monitoraggio secondo vari criteri.</w:t>
      </w:r>
    </w:p>
    <w:p w14:paraId="134FF7E9"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Campi di Filtro Disponibili:</w:t>
      </w:r>
    </w:p>
    <w:p w14:paraId="0A8839D5"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Filtro Tipologia:</w:t>
      </w:r>
      <w:r w:rsidRPr="008E01C5">
        <w:rPr>
          <w:rFonts w:ascii="Calibri Light" w:hAnsi="Calibri Light" w:cs="Calibri Light"/>
          <w:sz w:val="22"/>
          <w:szCs w:val="22"/>
          <w:lang w:val="it-IT"/>
        </w:rPr>
        <w:t xml:space="preserve"> Un dropdown che consente di filtrare per tipologia specifica: - Tutti (mostra tutte le tipologie) - Leverage Ratio - Gearing Ratio - Interest Coverage Ratio - Debt Service Coverage Ratio - Bilancio Annuale Certificato - Bilancio Semestrale - Report Mensile - Altro</w:t>
      </w:r>
    </w:p>
    <w:p w14:paraId="271F520F"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Pulsante “Applica Filtri”:</w:t>
      </w:r>
      <w:r w:rsidRPr="008E01C5">
        <w:rPr>
          <w:rFonts w:ascii="Calibri Light" w:hAnsi="Calibri Light" w:cs="Calibri Light"/>
          <w:sz w:val="22"/>
          <w:szCs w:val="22"/>
          <w:lang w:val="it-IT"/>
        </w:rPr>
        <w:t xml:space="preserve"> - Quando cliccato, la tabella è aggiornata per mostrare solo gli eventi che corrispondono ai filtri selezionati</w:t>
      </w:r>
    </w:p>
    <w:p w14:paraId="779BCD55"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Pulsante “Resetta”:</w:t>
      </w:r>
      <w:r w:rsidRPr="008E01C5">
        <w:rPr>
          <w:rFonts w:ascii="Calibri Light" w:hAnsi="Calibri Light" w:cs="Calibri Light"/>
          <w:sz w:val="22"/>
          <w:szCs w:val="22"/>
          <w:lang w:val="it-IT"/>
        </w:rPr>
        <w:t xml:space="preserve"> - Quando cliccato, tutti i filtri sono cancellati e la tabella mostra tutti gli eventi</w:t>
      </w:r>
    </w:p>
    <w:p w14:paraId="2F212573" w14:textId="77777777" w:rsidR="008E01C5" w:rsidRPr="008E01C5" w:rsidRDefault="008E01C5" w:rsidP="008E01C5">
      <w:pPr>
        <w:pStyle w:val="Heading3"/>
        <w:rPr>
          <w:rFonts w:ascii="Calibri Light" w:hAnsi="Calibri Light" w:cs="Calibri Light"/>
          <w:sz w:val="22"/>
          <w:szCs w:val="22"/>
          <w:lang w:val="it-IT"/>
        </w:rPr>
      </w:pPr>
      <w:bookmarkStart w:id="552" w:name="_Toc227849767"/>
      <w:r w:rsidRPr="008E01C5">
        <w:rPr>
          <w:rFonts w:ascii="Calibri Light" w:hAnsi="Calibri Light" w:cs="Calibri Light"/>
          <w:sz w:val="22"/>
          <w:szCs w:val="22"/>
          <w:lang w:val="it-IT"/>
        </w:rPr>
        <w:t>5.2 Tabella Scadenziere</w:t>
      </w:r>
      <w:bookmarkEnd w:id="552"/>
    </w:p>
    <w:p w14:paraId="25A67217" w14:textId="77777777" w:rsidR="008E01C5" w:rsidRPr="008E01C5" w:rsidRDefault="008E01C5" w:rsidP="008E01C5">
      <w:pPr>
        <w:pStyle w:val="Heading4"/>
        <w:rPr>
          <w:rFonts w:ascii="Calibri Light" w:hAnsi="Calibri Light" w:cs="Calibri Light"/>
          <w:sz w:val="22"/>
          <w:szCs w:val="22"/>
          <w:lang w:val="it-IT"/>
        </w:rPr>
      </w:pPr>
      <w:r w:rsidRPr="008E01C5">
        <w:rPr>
          <w:rFonts w:ascii="Calibri Light" w:hAnsi="Calibri Light" w:cs="Calibri Light"/>
          <w:sz w:val="22"/>
          <w:szCs w:val="22"/>
          <w:lang w:val="it-IT"/>
        </w:rPr>
        <w:t>5.2.1 Descrizione della Tabella</w:t>
      </w:r>
    </w:p>
    <w:p w14:paraId="7D739081" w14:textId="7A9C36E6" w:rsidR="008E01C5" w:rsidRPr="008E01C5" w:rsidRDefault="008E01C5" w:rsidP="008E01C5">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 xml:space="preserve">La tabella principale mostra tutti gli eventi di monitoraggio </w:t>
      </w:r>
      <w:r w:rsidR="00455949">
        <w:rPr>
          <w:rFonts w:ascii="Calibri Light" w:hAnsi="Calibri Light" w:cs="Calibri Light"/>
          <w:sz w:val="22"/>
          <w:szCs w:val="22"/>
          <w:lang w:val="it-IT"/>
        </w:rPr>
        <w:t>dei covenant del</w:t>
      </w:r>
      <w:r w:rsidRPr="008E01C5">
        <w:rPr>
          <w:rFonts w:ascii="Calibri Light" w:hAnsi="Calibri Light" w:cs="Calibri Light"/>
          <w:sz w:val="22"/>
          <w:szCs w:val="22"/>
          <w:lang w:val="it-IT"/>
        </w:rPr>
        <w:t>la pratica, ordinati cronologicamente.</w:t>
      </w:r>
    </w:p>
    <w:p w14:paraId="557B8EE3" w14:textId="77777777" w:rsidR="008E01C5" w:rsidRPr="008E01C5" w:rsidRDefault="008E01C5" w:rsidP="008E01C5">
      <w:pPr>
        <w:pStyle w:val="BodyText"/>
        <w:rPr>
          <w:rFonts w:ascii="Calibri Light" w:hAnsi="Calibri Light" w:cs="Calibri Light"/>
          <w:sz w:val="22"/>
          <w:szCs w:val="22"/>
        </w:rPr>
      </w:pPr>
      <w:r w:rsidRPr="008E01C5">
        <w:rPr>
          <w:rFonts w:ascii="Calibri Light" w:hAnsi="Calibri Light" w:cs="Calibri Light"/>
          <w:b/>
          <w:sz w:val="22"/>
          <w:szCs w:val="22"/>
        </w:rPr>
        <w:t>Colonne della Tabella:</w:t>
      </w:r>
    </w:p>
    <w:p w14:paraId="380E2475" w14:textId="00A8FEB3" w:rsidR="008E01C5" w:rsidRPr="008E01C5" w:rsidRDefault="008E01C5" w:rsidP="00DA6969">
      <w:pPr>
        <w:pStyle w:val="Compact"/>
        <w:numPr>
          <w:ilvl w:val="0"/>
          <w:numId w:val="1"/>
        </w:numPr>
        <w:rPr>
          <w:rFonts w:ascii="Calibri Light" w:hAnsi="Calibri Light" w:cs="Calibri Light"/>
          <w:sz w:val="22"/>
          <w:szCs w:val="22"/>
          <w:lang w:val="it-IT"/>
        </w:rPr>
      </w:pPr>
      <w:r w:rsidRPr="008E01C5">
        <w:rPr>
          <w:rFonts w:ascii="Calibri Light" w:hAnsi="Calibri Light" w:cs="Calibri Light"/>
          <w:b/>
          <w:sz w:val="22"/>
          <w:szCs w:val="22"/>
          <w:lang w:val="it-IT"/>
        </w:rPr>
        <w:t>Tipologia:</w:t>
      </w:r>
      <w:r w:rsidRPr="008E01C5">
        <w:rPr>
          <w:rFonts w:ascii="Calibri Light" w:hAnsi="Calibri Light" w:cs="Calibri Light"/>
          <w:sz w:val="22"/>
          <w:szCs w:val="22"/>
          <w:lang w:val="it-IT"/>
        </w:rPr>
        <w:t xml:space="preserve"> Il tipo specifico dell’evento (es. “Leverage Ratio”, “</w:t>
      </w:r>
      <w:r w:rsidR="00455949">
        <w:rPr>
          <w:rFonts w:ascii="Calibri Light" w:hAnsi="Calibri Light" w:cs="Calibri Light"/>
          <w:sz w:val="22"/>
          <w:szCs w:val="22"/>
          <w:lang w:val="it-IT"/>
        </w:rPr>
        <w:t>Gearing Ratio</w:t>
      </w:r>
      <w:r w:rsidRPr="008E01C5">
        <w:rPr>
          <w:rFonts w:ascii="Calibri Light" w:hAnsi="Calibri Light" w:cs="Calibri Light"/>
          <w:sz w:val="22"/>
          <w:szCs w:val="22"/>
          <w:lang w:val="it-IT"/>
        </w:rPr>
        <w:t>”)</w:t>
      </w:r>
    </w:p>
    <w:p w14:paraId="11996ACF" w14:textId="3C58E70C" w:rsidR="008E01C5" w:rsidRPr="00F06B8C" w:rsidRDefault="008E01C5" w:rsidP="00DA6969">
      <w:pPr>
        <w:pStyle w:val="Compact"/>
        <w:numPr>
          <w:ilvl w:val="0"/>
          <w:numId w:val="1"/>
        </w:numPr>
        <w:rPr>
          <w:rFonts w:ascii="Calibri Light" w:hAnsi="Calibri Light" w:cs="Calibri Light"/>
          <w:sz w:val="22"/>
          <w:szCs w:val="22"/>
          <w:lang w:val="it-IT"/>
        </w:rPr>
      </w:pPr>
      <w:r w:rsidRPr="008E01C5">
        <w:rPr>
          <w:rFonts w:ascii="Calibri Light" w:hAnsi="Calibri Light" w:cs="Calibri Light"/>
          <w:b/>
          <w:sz w:val="22"/>
          <w:szCs w:val="22"/>
          <w:lang w:val="it-IT"/>
        </w:rPr>
        <w:t>ID Evento di Monitoraggio:</w:t>
      </w:r>
      <w:r w:rsidRPr="008E01C5">
        <w:rPr>
          <w:rFonts w:ascii="Calibri Light" w:hAnsi="Calibri Light" w:cs="Calibri Light"/>
          <w:sz w:val="22"/>
          <w:szCs w:val="22"/>
          <w:lang w:val="it-IT"/>
        </w:rPr>
        <w:t xml:space="preserve"> </w:t>
      </w:r>
      <w:r w:rsidR="00F06B8C" w:rsidRPr="008E01C5">
        <w:rPr>
          <w:rFonts w:ascii="Calibri Light" w:hAnsi="Calibri Light" w:cs="Calibri Light"/>
          <w:sz w:val="22"/>
          <w:szCs w:val="22"/>
          <w:lang w:val="it-IT"/>
        </w:rPr>
        <w:t>L’identificativo dell’evento di monitoraggio</w:t>
      </w:r>
      <w:r w:rsidR="00F06B8C">
        <w:rPr>
          <w:rFonts w:ascii="Calibri Light" w:hAnsi="Calibri Light" w:cs="Calibri Light"/>
          <w:sz w:val="22"/>
          <w:szCs w:val="22"/>
          <w:lang w:val="it-IT"/>
        </w:rPr>
        <w:t xml:space="preserve">: ID costruito da ID Pratica di monitoraggio + ID Covenant + ID Evento (Esempio il quarto monitoraggio del secondo Covenant della Terza pratica sarà </w:t>
      </w:r>
      <w:r w:rsidR="001B3AA0">
        <w:rPr>
          <w:rFonts w:ascii="Calibri Light" w:hAnsi="Calibri Light" w:cs="Calibri Light"/>
          <w:sz w:val="22"/>
          <w:szCs w:val="22"/>
          <w:lang w:val="it-IT"/>
        </w:rPr>
        <w:t>M</w:t>
      </w:r>
      <w:r w:rsidR="00F06B8C">
        <w:rPr>
          <w:rFonts w:ascii="Calibri Light" w:hAnsi="Calibri Light" w:cs="Calibri Light"/>
          <w:sz w:val="22"/>
          <w:szCs w:val="22"/>
          <w:lang w:val="it-IT"/>
        </w:rPr>
        <w:t>3C2</w:t>
      </w:r>
      <w:r w:rsidR="001B3AA0">
        <w:rPr>
          <w:rFonts w:ascii="Calibri Light" w:hAnsi="Calibri Light" w:cs="Calibri Light"/>
          <w:sz w:val="22"/>
          <w:szCs w:val="22"/>
          <w:lang w:val="it-IT"/>
        </w:rPr>
        <w:t>E</w:t>
      </w:r>
      <w:r w:rsidR="00F06B8C">
        <w:rPr>
          <w:rFonts w:ascii="Calibri Light" w:hAnsi="Calibri Light" w:cs="Calibri Light"/>
          <w:sz w:val="22"/>
          <w:szCs w:val="22"/>
          <w:lang w:val="it-IT"/>
        </w:rPr>
        <w:t>4)</w:t>
      </w:r>
    </w:p>
    <w:p w14:paraId="45A341F1" w14:textId="77777777" w:rsidR="008E01C5" w:rsidRPr="008E01C5" w:rsidRDefault="008E01C5" w:rsidP="00DA6969">
      <w:pPr>
        <w:pStyle w:val="Compact"/>
        <w:numPr>
          <w:ilvl w:val="0"/>
          <w:numId w:val="1"/>
        </w:numPr>
        <w:rPr>
          <w:rFonts w:ascii="Calibri Light" w:hAnsi="Calibri Light" w:cs="Calibri Light"/>
          <w:sz w:val="22"/>
          <w:szCs w:val="22"/>
        </w:rPr>
      </w:pPr>
      <w:r w:rsidRPr="008E01C5">
        <w:rPr>
          <w:rFonts w:ascii="Calibri Light" w:hAnsi="Calibri Light" w:cs="Calibri Light"/>
          <w:b/>
          <w:sz w:val="22"/>
          <w:szCs w:val="22"/>
          <w:lang w:val="it-IT"/>
        </w:rPr>
        <w:t>Data di Riferimento:</w:t>
      </w:r>
      <w:r w:rsidRPr="008E01C5">
        <w:rPr>
          <w:rFonts w:ascii="Calibri Light" w:hAnsi="Calibri Light" w:cs="Calibri Light"/>
          <w:sz w:val="22"/>
          <w:szCs w:val="22"/>
          <w:lang w:val="it-IT"/>
        </w:rPr>
        <w:t xml:space="preserve"> La data a cui si riferisce il monitoraggio (es. </w:t>
      </w:r>
      <w:r w:rsidRPr="008E01C5">
        <w:rPr>
          <w:rFonts w:ascii="Calibri Light" w:hAnsi="Calibri Light" w:cs="Calibri Light"/>
          <w:sz w:val="22"/>
          <w:szCs w:val="22"/>
        </w:rPr>
        <w:t>“14/02/2025”)</w:t>
      </w:r>
    </w:p>
    <w:p w14:paraId="2325A3FA" w14:textId="77777777" w:rsidR="008E01C5" w:rsidRPr="008E01C5" w:rsidRDefault="008E01C5" w:rsidP="00DA6969">
      <w:pPr>
        <w:pStyle w:val="Compact"/>
        <w:numPr>
          <w:ilvl w:val="0"/>
          <w:numId w:val="1"/>
        </w:numPr>
        <w:rPr>
          <w:rFonts w:ascii="Calibri Light" w:hAnsi="Calibri Light" w:cs="Calibri Light"/>
          <w:sz w:val="22"/>
          <w:szCs w:val="22"/>
        </w:rPr>
      </w:pPr>
      <w:r w:rsidRPr="008E01C5">
        <w:rPr>
          <w:rFonts w:ascii="Calibri Light" w:hAnsi="Calibri Light" w:cs="Calibri Light"/>
          <w:b/>
          <w:sz w:val="22"/>
          <w:szCs w:val="22"/>
          <w:lang w:val="it-IT"/>
        </w:rPr>
        <w:t>Scadenza Monitoraggio:</w:t>
      </w:r>
      <w:r w:rsidRPr="008E01C5">
        <w:rPr>
          <w:rFonts w:ascii="Calibri Light" w:hAnsi="Calibri Light" w:cs="Calibri Light"/>
          <w:sz w:val="22"/>
          <w:szCs w:val="22"/>
          <w:lang w:val="it-IT"/>
        </w:rPr>
        <w:t xml:space="preserve"> La data entro cui il monitoraggio deve essere completato (es. </w:t>
      </w:r>
      <w:r w:rsidRPr="008E01C5">
        <w:rPr>
          <w:rFonts w:ascii="Calibri Light" w:hAnsi="Calibri Light" w:cs="Calibri Light"/>
          <w:sz w:val="22"/>
          <w:szCs w:val="22"/>
        </w:rPr>
        <w:t>“14/03/2025”)</w:t>
      </w:r>
    </w:p>
    <w:p w14:paraId="76107719" w14:textId="2E5E2989" w:rsidR="008E01C5" w:rsidRPr="001D09D2" w:rsidRDefault="008E01C5" w:rsidP="00DA6969">
      <w:pPr>
        <w:pStyle w:val="Compact"/>
        <w:numPr>
          <w:ilvl w:val="0"/>
          <w:numId w:val="1"/>
        </w:numPr>
        <w:rPr>
          <w:rFonts w:ascii="Calibri Light" w:hAnsi="Calibri Light" w:cs="Calibri Light"/>
          <w:sz w:val="22"/>
          <w:szCs w:val="22"/>
          <w:lang w:val="it-IT"/>
        </w:rPr>
      </w:pPr>
      <w:r w:rsidRPr="008E01C5">
        <w:rPr>
          <w:rFonts w:ascii="Calibri Light" w:hAnsi="Calibri Light" w:cs="Calibri Light"/>
          <w:b/>
          <w:sz w:val="22"/>
          <w:szCs w:val="22"/>
          <w:lang w:val="it-IT"/>
        </w:rPr>
        <w:t>Giorni al Prossimo Monitoraggio:</w:t>
      </w:r>
      <w:r w:rsidRPr="008E01C5">
        <w:rPr>
          <w:rFonts w:ascii="Calibri Light" w:hAnsi="Calibri Light" w:cs="Calibri Light"/>
          <w:sz w:val="22"/>
          <w:szCs w:val="22"/>
          <w:lang w:val="it-IT"/>
        </w:rPr>
        <w:t xml:space="preserve"> Il numero di giorni rimanenti fino alla scadenza (es. </w:t>
      </w:r>
      <w:r w:rsidRPr="001D09D2">
        <w:rPr>
          <w:rFonts w:ascii="Calibri Light" w:hAnsi="Calibri Light" w:cs="Calibri Light"/>
          <w:sz w:val="22"/>
          <w:szCs w:val="22"/>
          <w:lang w:val="it-IT"/>
        </w:rPr>
        <w:t>“10”) o il numero di giorni di ritardo (es. “-5”)</w:t>
      </w:r>
      <w:r w:rsidR="001D09D2" w:rsidRPr="001D09D2">
        <w:rPr>
          <w:rFonts w:ascii="Calibri Light" w:hAnsi="Calibri Light" w:cs="Calibri Light"/>
          <w:sz w:val="22"/>
          <w:szCs w:val="22"/>
          <w:lang w:val="it-IT"/>
        </w:rPr>
        <w:t xml:space="preserve"> rispetto al</w:t>
      </w:r>
      <w:r w:rsidR="001D09D2">
        <w:rPr>
          <w:rFonts w:ascii="Calibri Light" w:hAnsi="Calibri Light" w:cs="Calibri Light"/>
          <w:sz w:val="22"/>
          <w:szCs w:val="22"/>
          <w:lang w:val="it-IT"/>
        </w:rPr>
        <w:t>la data corrente</w:t>
      </w:r>
    </w:p>
    <w:p w14:paraId="70B5ECA5" w14:textId="77777777" w:rsidR="008E01C5" w:rsidRPr="001D09D2" w:rsidRDefault="008E01C5" w:rsidP="00DA6969">
      <w:pPr>
        <w:pStyle w:val="Compact"/>
        <w:numPr>
          <w:ilvl w:val="0"/>
          <w:numId w:val="1"/>
        </w:numPr>
        <w:rPr>
          <w:rFonts w:ascii="Calibri Light" w:hAnsi="Calibri Light" w:cs="Calibri Light"/>
          <w:sz w:val="22"/>
          <w:szCs w:val="22"/>
          <w:lang w:val="it-IT"/>
        </w:rPr>
      </w:pPr>
      <w:r w:rsidRPr="008E01C5">
        <w:rPr>
          <w:rFonts w:ascii="Calibri Light" w:hAnsi="Calibri Light" w:cs="Calibri Light"/>
          <w:b/>
          <w:sz w:val="22"/>
          <w:szCs w:val="22"/>
          <w:lang w:val="it-IT"/>
        </w:rPr>
        <w:t>Data Avvenuto Monitoraggio:</w:t>
      </w:r>
      <w:r w:rsidRPr="008E01C5">
        <w:rPr>
          <w:rFonts w:ascii="Calibri Light" w:hAnsi="Calibri Light" w:cs="Calibri Light"/>
          <w:sz w:val="22"/>
          <w:szCs w:val="22"/>
          <w:lang w:val="it-IT"/>
        </w:rPr>
        <w:t xml:space="preserve"> La data in cui il monitoraggio è stato completato (es. </w:t>
      </w:r>
      <w:r w:rsidRPr="001D09D2">
        <w:rPr>
          <w:rFonts w:ascii="Calibri Light" w:hAnsi="Calibri Light" w:cs="Calibri Light"/>
          <w:sz w:val="22"/>
          <w:szCs w:val="22"/>
          <w:lang w:val="it-IT"/>
        </w:rPr>
        <w:t>“11/03/2025”) o vuoto se non ancora completato</w:t>
      </w:r>
    </w:p>
    <w:p w14:paraId="0E446BCF" w14:textId="77777777" w:rsidR="008E01C5" w:rsidRPr="008E01C5" w:rsidRDefault="008E01C5" w:rsidP="00DA6969">
      <w:pPr>
        <w:pStyle w:val="Compact"/>
        <w:numPr>
          <w:ilvl w:val="0"/>
          <w:numId w:val="1"/>
        </w:numPr>
        <w:rPr>
          <w:rFonts w:ascii="Calibri Light" w:hAnsi="Calibri Light" w:cs="Calibri Light"/>
          <w:sz w:val="22"/>
          <w:szCs w:val="22"/>
          <w:lang w:val="it-IT"/>
        </w:rPr>
      </w:pPr>
      <w:r w:rsidRPr="008E01C5">
        <w:rPr>
          <w:rFonts w:ascii="Calibri Light" w:hAnsi="Calibri Light" w:cs="Calibri Light"/>
          <w:b/>
          <w:sz w:val="22"/>
          <w:szCs w:val="22"/>
          <w:lang w:val="it-IT"/>
        </w:rPr>
        <w:t>Status:</w:t>
      </w:r>
      <w:r w:rsidRPr="008E01C5">
        <w:rPr>
          <w:rFonts w:ascii="Calibri Light" w:hAnsi="Calibri Light" w:cs="Calibri Light"/>
          <w:sz w:val="22"/>
          <w:szCs w:val="22"/>
          <w:lang w:val="it-IT"/>
        </w:rPr>
        <w:t xml:space="preserve"> Lo stato attuale dell’evento, visualizzato con un indicatore colorato:</w:t>
      </w:r>
    </w:p>
    <w:p w14:paraId="71E88D08" w14:textId="77777777" w:rsidR="008E01C5" w:rsidRPr="008E01C5" w:rsidRDefault="008E01C5" w:rsidP="00DA6969">
      <w:pPr>
        <w:pStyle w:val="Compact"/>
        <w:numPr>
          <w:ilvl w:val="1"/>
          <w:numId w:val="3"/>
        </w:numPr>
        <w:rPr>
          <w:rFonts w:ascii="Calibri Light" w:hAnsi="Calibri Light" w:cs="Calibri Light"/>
          <w:sz w:val="22"/>
          <w:szCs w:val="22"/>
        </w:rPr>
      </w:pPr>
      <w:r w:rsidRPr="008E01C5">
        <w:rPr>
          <w:rFonts w:ascii="Calibri Light" w:hAnsi="Calibri Light" w:cs="Calibri Light"/>
          <w:sz w:val="22"/>
          <w:szCs w:val="22"/>
        </w:rPr>
        <w:t>Verde (●) = “Monitoraggio OK”</w:t>
      </w:r>
    </w:p>
    <w:p w14:paraId="01776BE3" w14:textId="77777777" w:rsidR="008E01C5" w:rsidRPr="008E01C5" w:rsidRDefault="008E01C5" w:rsidP="00DA6969">
      <w:pPr>
        <w:pStyle w:val="Compact"/>
        <w:numPr>
          <w:ilvl w:val="1"/>
          <w:numId w:val="3"/>
        </w:numPr>
        <w:rPr>
          <w:rFonts w:ascii="Calibri Light" w:hAnsi="Calibri Light" w:cs="Calibri Light"/>
          <w:sz w:val="22"/>
          <w:szCs w:val="22"/>
        </w:rPr>
      </w:pPr>
      <w:r w:rsidRPr="008E01C5">
        <w:rPr>
          <w:rFonts w:ascii="Calibri Light" w:hAnsi="Calibri Light" w:cs="Calibri Light"/>
          <w:sz w:val="22"/>
          <w:szCs w:val="22"/>
        </w:rPr>
        <w:t>Giallo (●) = “Monitoraggio In Scadenza”</w:t>
      </w:r>
    </w:p>
    <w:p w14:paraId="76C354B7" w14:textId="58E61C0F" w:rsidR="004A24C7" w:rsidRPr="008E01C5" w:rsidRDefault="004A24C7" w:rsidP="0073559E">
      <w:pPr>
        <w:pStyle w:val="Compact"/>
        <w:numPr>
          <w:ilvl w:val="1"/>
          <w:numId w:val="3"/>
        </w:numPr>
        <w:rPr>
          <w:rFonts w:ascii="Calibri Light" w:hAnsi="Calibri Light" w:cs="Calibri Light"/>
          <w:sz w:val="22"/>
          <w:szCs w:val="22"/>
        </w:rPr>
      </w:pPr>
      <w:r>
        <w:rPr>
          <w:rFonts w:ascii="Calibri Light" w:hAnsi="Calibri Light" w:cs="Calibri Light"/>
          <w:sz w:val="22"/>
          <w:szCs w:val="22"/>
        </w:rPr>
        <w:t>Giallo (</w:t>
      </w:r>
      <w:r w:rsidRPr="008E01C5">
        <w:rPr>
          <w:rFonts w:ascii="Calibri Light" w:hAnsi="Calibri Light" w:cs="Calibri Light"/>
          <w:sz w:val="22"/>
          <w:szCs w:val="22"/>
        </w:rPr>
        <w:t>●)</w:t>
      </w:r>
      <w:r>
        <w:rPr>
          <w:rFonts w:ascii="Calibri Light" w:hAnsi="Calibri Light" w:cs="Calibri Light"/>
          <w:sz w:val="22"/>
          <w:szCs w:val="22"/>
        </w:rPr>
        <w:t xml:space="preserve"> = “Monitoraggio da attenzionare”</w:t>
      </w:r>
    </w:p>
    <w:p w14:paraId="5D72A03B" w14:textId="77777777" w:rsidR="008E01C5" w:rsidRPr="008E01C5" w:rsidRDefault="008E01C5" w:rsidP="00DA6969">
      <w:pPr>
        <w:pStyle w:val="Compact"/>
        <w:numPr>
          <w:ilvl w:val="1"/>
          <w:numId w:val="3"/>
        </w:numPr>
        <w:rPr>
          <w:rFonts w:ascii="Calibri Light" w:hAnsi="Calibri Light" w:cs="Calibri Light"/>
          <w:sz w:val="22"/>
          <w:szCs w:val="22"/>
        </w:rPr>
      </w:pPr>
      <w:r w:rsidRPr="008E01C5">
        <w:rPr>
          <w:rFonts w:ascii="Calibri Light" w:hAnsi="Calibri Light" w:cs="Calibri Light"/>
          <w:sz w:val="22"/>
          <w:szCs w:val="22"/>
        </w:rPr>
        <w:t>Rosso (●) = “Monitoraggio Scaduto”</w:t>
      </w:r>
    </w:p>
    <w:p w14:paraId="03DF23A7" w14:textId="1A0F32B2" w:rsidR="004A24C7" w:rsidRPr="004A24C7" w:rsidRDefault="004A24C7" w:rsidP="004A24C7">
      <w:pPr>
        <w:pStyle w:val="Compact"/>
        <w:numPr>
          <w:ilvl w:val="1"/>
          <w:numId w:val="3"/>
        </w:numPr>
        <w:rPr>
          <w:rFonts w:ascii="Calibri Light" w:hAnsi="Calibri Light" w:cs="Calibri Light"/>
          <w:sz w:val="22"/>
          <w:szCs w:val="22"/>
        </w:rPr>
      </w:pPr>
      <w:r w:rsidRPr="008E01C5">
        <w:rPr>
          <w:rFonts w:ascii="Calibri Light" w:hAnsi="Calibri Light" w:cs="Calibri Light"/>
          <w:sz w:val="22"/>
          <w:szCs w:val="22"/>
        </w:rPr>
        <w:t xml:space="preserve">Rosso (●) = “Monitoraggio </w:t>
      </w:r>
      <w:r>
        <w:rPr>
          <w:rFonts w:ascii="Calibri Light" w:hAnsi="Calibri Light" w:cs="Calibri Light"/>
          <w:sz w:val="22"/>
          <w:szCs w:val="22"/>
        </w:rPr>
        <w:t>Fuori Soglia</w:t>
      </w:r>
      <w:r w:rsidRPr="008E01C5">
        <w:rPr>
          <w:rFonts w:ascii="Calibri Light" w:hAnsi="Calibri Light" w:cs="Calibri Light"/>
          <w:sz w:val="22"/>
          <w:szCs w:val="22"/>
        </w:rPr>
        <w:t>”</w:t>
      </w:r>
    </w:p>
    <w:p w14:paraId="1179DD31" w14:textId="77777777" w:rsidR="008E01C5" w:rsidRPr="004A24C7" w:rsidRDefault="008E01C5" w:rsidP="00DA6969">
      <w:pPr>
        <w:pStyle w:val="Compact"/>
        <w:numPr>
          <w:ilvl w:val="0"/>
          <w:numId w:val="1"/>
        </w:numPr>
        <w:rPr>
          <w:rFonts w:ascii="Calibri Light" w:hAnsi="Calibri Light" w:cs="Calibri Light"/>
          <w:sz w:val="22"/>
          <w:szCs w:val="22"/>
          <w:lang w:val="it-IT"/>
        </w:rPr>
      </w:pPr>
      <w:r w:rsidRPr="008E01C5">
        <w:rPr>
          <w:rFonts w:ascii="Calibri Light" w:hAnsi="Calibri Light" w:cs="Calibri Light"/>
          <w:b/>
          <w:sz w:val="22"/>
          <w:szCs w:val="22"/>
          <w:lang w:val="it-IT"/>
        </w:rPr>
        <w:t>Documento di Monitoraggio:</w:t>
      </w:r>
      <w:r w:rsidRPr="008E01C5">
        <w:rPr>
          <w:rFonts w:ascii="Calibri Light" w:hAnsi="Calibri Light" w:cs="Calibri Light"/>
          <w:sz w:val="22"/>
          <w:szCs w:val="22"/>
          <w:lang w:val="it-IT"/>
        </w:rPr>
        <w:t xml:space="preserve"> Link per scaricare il documento associato all’evento (es. </w:t>
      </w:r>
      <w:r w:rsidRPr="004A24C7">
        <w:rPr>
          <w:rFonts w:ascii="Calibri Light" w:hAnsi="Calibri Light" w:cs="Calibri Light"/>
          <w:sz w:val="22"/>
          <w:szCs w:val="22"/>
          <w:lang w:val="it-IT"/>
        </w:rPr>
        <w:t>“Download”) o vuoto se non disponibile</w:t>
      </w:r>
    </w:p>
    <w:p w14:paraId="0B275302" w14:textId="77777777" w:rsidR="008E01C5" w:rsidRPr="008E01C5" w:rsidRDefault="008E01C5" w:rsidP="00DA6969">
      <w:pPr>
        <w:pStyle w:val="Compact"/>
        <w:numPr>
          <w:ilvl w:val="0"/>
          <w:numId w:val="1"/>
        </w:numPr>
        <w:rPr>
          <w:rFonts w:ascii="Calibri Light" w:hAnsi="Calibri Light" w:cs="Calibri Light"/>
          <w:sz w:val="22"/>
          <w:szCs w:val="22"/>
        </w:rPr>
      </w:pPr>
      <w:r w:rsidRPr="008E01C5">
        <w:rPr>
          <w:rFonts w:ascii="Calibri Light" w:hAnsi="Calibri Light" w:cs="Calibri Light"/>
          <w:b/>
          <w:sz w:val="22"/>
          <w:szCs w:val="22"/>
        </w:rPr>
        <w:t>Azioni:</w:t>
      </w:r>
      <w:r w:rsidRPr="008E01C5">
        <w:rPr>
          <w:rFonts w:ascii="Calibri Light" w:hAnsi="Calibri Light" w:cs="Calibri Light"/>
          <w:sz w:val="22"/>
          <w:szCs w:val="22"/>
        </w:rPr>
        <w:t xml:space="preserve"> Pulsanti di azione:</w:t>
      </w:r>
    </w:p>
    <w:p w14:paraId="4FDAFA67" w14:textId="087E7207" w:rsidR="009D112F" w:rsidRPr="008E01C5" w:rsidRDefault="003B2F9E" w:rsidP="00DA6969">
      <w:pPr>
        <w:pStyle w:val="Compact"/>
        <w:numPr>
          <w:ilvl w:val="1"/>
          <w:numId w:val="3"/>
        </w:numPr>
        <w:rPr>
          <w:rFonts w:ascii="Calibri Light" w:hAnsi="Calibri Light" w:cs="Calibri Light"/>
          <w:sz w:val="22"/>
          <w:szCs w:val="22"/>
          <w:lang w:val="it-IT"/>
        </w:rPr>
      </w:pPr>
      <w:r w:rsidRPr="003B2F9E">
        <w:rPr>
          <w:rFonts w:ascii="Calibri Light" w:hAnsi="Calibri Light" w:cs="Calibri Light"/>
          <w:b/>
          <w:sz w:val="22"/>
          <w:szCs w:val="22"/>
          <w:lang w:val="it-IT"/>
        </w:rPr>
        <w:t>Visualizza Eccezione</w:t>
      </w:r>
      <w:r w:rsidR="008E01C5" w:rsidRPr="003B2F9E">
        <w:rPr>
          <w:rFonts w:ascii="Calibri Light" w:hAnsi="Calibri Light" w:cs="Calibri Light"/>
          <w:b/>
          <w:sz w:val="22"/>
          <w:szCs w:val="22"/>
          <w:lang w:val="it-IT"/>
        </w:rPr>
        <w:t>:</w:t>
      </w:r>
      <w:r w:rsidR="008E01C5" w:rsidRPr="003B2F9E">
        <w:rPr>
          <w:rFonts w:ascii="Calibri Light" w:hAnsi="Calibri Light" w:cs="Calibri Light"/>
          <w:sz w:val="22"/>
          <w:szCs w:val="22"/>
          <w:lang w:val="it-IT"/>
        </w:rPr>
        <w:t xml:space="preserve"> Consente di </w:t>
      </w:r>
      <w:r w:rsidRPr="003B2F9E">
        <w:rPr>
          <w:rFonts w:ascii="Calibri Light" w:hAnsi="Calibri Light" w:cs="Calibri Light"/>
          <w:sz w:val="22"/>
          <w:szCs w:val="22"/>
          <w:lang w:val="it-IT"/>
        </w:rPr>
        <w:t>visualizzare le motivazioni dell’eccezione del monitoraggio se censite da ISP</w:t>
      </w:r>
    </w:p>
    <w:p w14:paraId="123A1B7B" w14:textId="77777777" w:rsidR="008E01C5" w:rsidRPr="008E01C5" w:rsidRDefault="008E01C5" w:rsidP="008E01C5">
      <w:pPr>
        <w:pStyle w:val="Heading4"/>
        <w:rPr>
          <w:rFonts w:ascii="Calibri Light" w:hAnsi="Calibri Light" w:cs="Calibri Light"/>
          <w:sz w:val="22"/>
          <w:szCs w:val="22"/>
          <w:lang w:val="it-IT"/>
        </w:rPr>
      </w:pPr>
      <w:r w:rsidRPr="008E01C5">
        <w:rPr>
          <w:rFonts w:ascii="Calibri Light" w:hAnsi="Calibri Light" w:cs="Calibri Light"/>
          <w:sz w:val="22"/>
          <w:szCs w:val="22"/>
          <w:lang w:val="it-IT"/>
        </w:rPr>
        <w:t>5.2.2 Comportamento della Tabella</w:t>
      </w:r>
    </w:p>
    <w:p w14:paraId="5A3D058A" w14:textId="77777777" w:rsidR="008E01C5" w:rsidRPr="008E01C5" w:rsidRDefault="008E01C5" w:rsidP="008E01C5">
      <w:pPr>
        <w:pStyle w:val="FirstParagraph"/>
        <w:rPr>
          <w:rFonts w:ascii="Calibri Light" w:hAnsi="Calibri Light" w:cs="Calibri Light"/>
          <w:sz w:val="22"/>
          <w:szCs w:val="22"/>
          <w:lang w:val="it-IT"/>
        </w:rPr>
      </w:pPr>
      <w:r w:rsidRPr="008E01C5">
        <w:rPr>
          <w:rFonts w:ascii="Calibri Light" w:hAnsi="Calibri Light" w:cs="Calibri Light"/>
          <w:b/>
          <w:sz w:val="22"/>
          <w:szCs w:val="22"/>
          <w:lang w:val="it-IT"/>
        </w:rPr>
        <w:t>Ordinamento:</w:t>
      </w:r>
      <w:r w:rsidRPr="008E01C5">
        <w:rPr>
          <w:rFonts w:ascii="Calibri Light" w:hAnsi="Calibri Light" w:cs="Calibri Light"/>
          <w:sz w:val="22"/>
          <w:szCs w:val="22"/>
          <w:lang w:val="it-IT"/>
        </w:rPr>
        <w:t xml:space="preserve"> La tabella è ordinata per “Scadenza Monitoraggio” in ordine crescente (scadenze più prossime in alto)</w:t>
      </w:r>
    </w:p>
    <w:p w14:paraId="720A6063" w14:textId="7819691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Righe per Pagina:</w:t>
      </w:r>
      <w:r w:rsidRPr="008E01C5">
        <w:rPr>
          <w:rFonts w:ascii="Calibri Light" w:hAnsi="Calibri Light" w:cs="Calibri Light"/>
          <w:sz w:val="22"/>
          <w:szCs w:val="22"/>
          <w:lang w:val="it-IT"/>
        </w:rPr>
        <w:t xml:space="preserve"> La tabella mostra </w:t>
      </w:r>
      <w:r w:rsidR="007D0BB1">
        <w:rPr>
          <w:rFonts w:ascii="Calibri Light" w:hAnsi="Calibri Light" w:cs="Calibri Light"/>
          <w:sz w:val="22"/>
          <w:szCs w:val="22"/>
          <w:lang w:val="it-IT"/>
        </w:rPr>
        <w:t>2</w:t>
      </w:r>
      <w:r w:rsidRPr="008E01C5">
        <w:rPr>
          <w:rFonts w:ascii="Calibri Light" w:hAnsi="Calibri Light" w:cs="Calibri Light"/>
          <w:sz w:val="22"/>
          <w:szCs w:val="22"/>
          <w:lang w:val="it-IT"/>
        </w:rPr>
        <w:t>0 righe per pagina per impostazione predefinita</w:t>
      </w:r>
    </w:p>
    <w:p w14:paraId="1320AD54"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Paginazione:</w:t>
      </w:r>
      <w:r w:rsidRPr="008E01C5">
        <w:rPr>
          <w:rFonts w:ascii="Calibri Light" w:hAnsi="Calibri Light" w:cs="Calibri Light"/>
          <w:sz w:val="22"/>
          <w:szCs w:val="22"/>
          <w:lang w:val="it-IT"/>
        </w:rPr>
        <w:t xml:space="preserve"> Controlli di paginazione “&lt;&lt; Pagina X &gt;&gt;” consentono di navigare tra le pagine</w:t>
      </w:r>
    </w:p>
    <w:p w14:paraId="67A630A0"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Evidenziazione Riga:</w:t>
      </w:r>
      <w:r w:rsidRPr="008E01C5">
        <w:rPr>
          <w:rFonts w:ascii="Calibri Light" w:hAnsi="Calibri Light" w:cs="Calibri Light"/>
          <w:sz w:val="22"/>
          <w:szCs w:val="22"/>
          <w:lang w:val="it-IT"/>
        </w:rPr>
        <w:t xml:space="preserve"> Al passaggio del mouse su una riga, la riga è evidenziata con un colore di sfondo leggermente più scuro</w:t>
      </w:r>
    </w:p>
    <w:p w14:paraId="6DA46468" w14:textId="17DA066F"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Monitoraggio Evidenziato:</w:t>
      </w:r>
      <w:r w:rsidRPr="008E01C5">
        <w:rPr>
          <w:rFonts w:ascii="Calibri Light" w:hAnsi="Calibri Light" w:cs="Calibri Light"/>
          <w:sz w:val="22"/>
          <w:szCs w:val="22"/>
          <w:lang w:val="it-IT"/>
        </w:rPr>
        <w:t xml:space="preserve"> Viene evidenziato il prossimo monitoraggio </w:t>
      </w:r>
    </w:p>
    <w:p w14:paraId="56ACD467"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 xml:space="preserve">Viste differenti: </w:t>
      </w:r>
      <w:r w:rsidRPr="008E01C5">
        <w:rPr>
          <w:rFonts w:ascii="Calibri Light" w:hAnsi="Calibri Light" w:cs="Calibri Light"/>
          <w:sz w:val="22"/>
          <w:szCs w:val="22"/>
          <w:lang w:val="it-IT"/>
        </w:rPr>
        <w:t>la sola differenza è che nella colonna azioni l’utente Deloitte vedrà soltanto “Visualizza Eccezione” per quei monitoraggi già gestiti, ma non avrà a disposizione le azioni “Salta Monitoraggio” e “Ignora Soglia”</w:t>
      </w:r>
    </w:p>
    <w:p w14:paraId="3F5D5F8A" w14:textId="77777777" w:rsidR="008E01C5" w:rsidRPr="008E01C5" w:rsidRDefault="008E01C5" w:rsidP="008E01C5">
      <w:pPr>
        <w:pStyle w:val="Heading4"/>
        <w:rPr>
          <w:rFonts w:ascii="Calibri Light" w:hAnsi="Calibri Light" w:cs="Calibri Light"/>
          <w:sz w:val="22"/>
          <w:szCs w:val="22"/>
          <w:lang w:val="it-IT"/>
        </w:rPr>
      </w:pPr>
      <w:r w:rsidRPr="008E01C5">
        <w:rPr>
          <w:rFonts w:ascii="Calibri Light" w:hAnsi="Calibri Light" w:cs="Calibri Light"/>
          <w:sz w:val="22"/>
          <w:szCs w:val="22"/>
          <w:lang w:val="it-IT"/>
        </w:rPr>
        <w:t>5.2.3 Esempio di Dati nella Tabella</w:t>
      </w:r>
    </w:p>
    <w:tbl>
      <w:tblPr>
        <w:tblStyle w:val="Table"/>
        <w:tblW w:w="5000" w:type="pct"/>
        <w:tblLook w:val="0020" w:firstRow="1" w:lastRow="0" w:firstColumn="0" w:lastColumn="0" w:noHBand="0" w:noVBand="0"/>
      </w:tblPr>
      <w:tblGrid>
        <w:gridCol w:w="873"/>
        <w:gridCol w:w="827"/>
        <w:gridCol w:w="1077"/>
        <w:gridCol w:w="1077"/>
        <w:gridCol w:w="1198"/>
        <w:gridCol w:w="1273"/>
        <w:gridCol w:w="950"/>
        <w:gridCol w:w="1095"/>
        <w:gridCol w:w="1818"/>
      </w:tblGrid>
      <w:tr w:rsidR="00EE6803" w:rsidRPr="000E3193" w14:paraId="6EB502BB" w14:textId="77777777" w:rsidTr="00014985">
        <w:trPr>
          <w:cnfStyle w:val="100000000000" w:firstRow="1" w:lastRow="0" w:firstColumn="0" w:lastColumn="0" w:oddVBand="0" w:evenVBand="0" w:oddHBand="0" w:evenHBand="0" w:firstRowFirstColumn="0" w:firstRowLastColumn="0" w:lastRowFirstColumn="0" w:lastRowLastColumn="0"/>
          <w:tblHeader/>
        </w:trPr>
        <w:tc>
          <w:tcPr>
            <w:tcW w:w="0" w:type="auto"/>
          </w:tcPr>
          <w:p w14:paraId="017ADD05"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Tipologia</w:t>
            </w:r>
          </w:p>
        </w:tc>
        <w:tc>
          <w:tcPr>
            <w:tcW w:w="0" w:type="auto"/>
          </w:tcPr>
          <w:p w14:paraId="617DBF70"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ID Evento</w:t>
            </w:r>
          </w:p>
        </w:tc>
        <w:tc>
          <w:tcPr>
            <w:tcW w:w="0" w:type="auto"/>
          </w:tcPr>
          <w:p w14:paraId="3026157D"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Data Riferimento</w:t>
            </w:r>
          </w:p>
        </w:tc>
        <w:tc>
          <w:tcPr>
            <w:tcW w:w="0" w:type="auto"/>
          </w:tcPr>
          <w:p w14:paraId="40132DA2"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Scadenza</w:t>
            </w:r>
          </w:p>
        </w:tc>
        <w:tc>
          <w:tcPr>
            <w:tcW w:w="449" w:type="pct"/>
          </w:tcPr>
          <w:p w14:paraId="3ACA75CC" w14:textId="00E5C568"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Giorni</w:t>
            </w:r>
            <w:r w:rsidR="00014985">
              <w:rPr>
                <w:rFonts w:ascii="Calibri Light" w:hAnsi="Calibri Light" w:cs="Calibri Light"/>
                <w:sz w:val="18"/>
                <w:szCs w:val="18"/>
              </w:rPr>
              <w:t xml:space="preserve"> Prossimo Monitoraggio</w:t>
            </w:r>
          </w:p>
        </w:tc>
        <w:tc>
          <w:tcPr>
            <w:tcW w:w="696" w:type="pct"/>
          </w:tcPr>
          <w:p w14:paraId="0415D3B4"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Data Avvenuto</w:t>
            </w:r>
          </w:p>
        </w:tc>
        <w:tc>
          <w:tcPr>
            <w:tcW w:w="486" w:type="pct"/>
          </w:tcPr>
          <w:p w14:paraId="54674388"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Status</w:t>
            </w:r>
          </w:p>
        </w:tc>
        <w:tc>
          <w:tcPr>
            <w:tcW w:w="557" w:type="pct"/>
          </w:tcPr>
          <w:p w14:paraId="18969984"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Documento</w:t>
            </w:r>
          </w:p>
        </w:tc>
        <w:tc>
          <w:tcPr>
            <w:tcW w:w="912" w:type="pct"/>
          </w:tcPr>
          <w:p w14:paraId="648C2003"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Azioni</w:t>
            </w:r>
          </w:p>
        </w:tc>
      </w:tr>
      <w:tr w:rsidR="00EE6803" w:rsidRPr="000E3193" w14:paraId="4B1E685F" w14:textId="77777777" w:rsidTr="00014985">
        <w:tc>
          <w:tcPr>
            <w:tcW w:w="0" w:type="auto"/>
          </w:tcPr>
          <w:p w14:paraId="1A6AA800"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Leverage Ratio</w:t>
            </w:r>
          </w:p>
        </w:tc>
        <w:tc>
          <w:tcPr>
            <w:tcW w:w="0" w:type="auto"/>
          </w:tcPr>
          <w:p w14:paraId="08BBD721" w14:textId="06C54F93" w:rsidR="003E635A" w:rsidRPr="00014985" w:rsidRDefault="00014985">
            <w:pPr>
              <w:pStyle w:val="Compact"/>
              <w:rPr>
                <w:rFonts w:ascii="Calibri Light" w:hAnsi="Calibri Light" w:cs="Calibri Light"/>
                <w:sz w:val="18"/>
                <w:szCs w:val="18"/>
              </w:rPr>
            </w:pPr>
            <w:r>
              <w:rPr>
                <w:rFonts w:ascii="Calibri Light" w:hAnsi="Calibri Light" w:cs="Calibri Light"/>
                <w:sz w:val="18"/>
                <w:szCs w:val="18"/>
              </w:rPr>
              <w:t>M</w:t>
            </w:r>
            <w:r w:rsidR="003E635A" w:rsidRPr="00014985">
              <w:rPr>
                <w:rFonts w:ascii="Calibri Light" w:hAnsi="Calibri Light" w:cs="Calibri Light"/>
                <w:sz w:val="18"/>
                <w:szCs w:val="18"/>
              </w:rPr>
              <w:t>2</w:t>
            </w:r>
            <w:r>
              <w:rPr>
                <w:rFonts w:ascii="Calibri Light" w:hAnsi="Calibri Light" w:cs="Calibri Light"/>
                <w:sz w:val="18"/>
                <w:szCs w:val="18"/>
              </w:rPr>
              <w:t>C</w:t>
            </w:r>
            <w:r w:rsidR="003E635A" w:rsidRPr="00014985">
              <w:rPr>
                <w:rFonts w:ascii="Calibri Light" w:hAnsi="Calibri Light" w:cs="Calibri Light"/>
                <w:sz w:val="18"/>
                <w:szCs w:val="18"/>
              </w:rPr>
              <w:t>4</w:t>
            </w:r>
            <w:r>
              <w:rPr>
                <w:rFonts w:ascii="Calibri Light" w:hAnsi="Calibri Light" w:cs="Calibri Light"/>
                <w:sz w:val="18"/>
                <w:szCs w:val="18"/>
              </w:rPr>
              <w:t>E</w:t>
            </w:r>
            <w:r w:rsidR="003E635A" w:rsidRPr="00014985">
              <w:rPr>
                <w:rFonts w:ascii="Calibri Light" w:hAnsi="Calibri Light" w:cs="Calibri Light"/>
                <w:sz w:val="18"/>
                <w:szCs w:val="18"/>
              </w:rPr>
              <w:t>1</w:t>
            </w:r>
          </w:p>
        </w:tc>
        <w:tc>
          <w:tcPr>
            <w:tcW w:w="0" w:type="auto"/>
          </w:tcPr>
          <w:p w14:paraId="2938B946"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14/02/2025</w:t>
            </w:r>
          </w:p>
        </w:tc>
        <w:tc>
          <w:tcPr>
            <w:tcW w:w="0" w:type="auto"/>
          </w:tcPr>
          <w:p w14:paraId="00287352"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14/03/2025</w:t>
            </w:r>
          </w:p>
        </w:tc>
        <w:tc>
          <w:tcPr>
            <w:tcW w:w="449" w:type="pct"/>
          </w:tcPr>
          <w:p w14:paraId="2ADCCFCE"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w:t>
            </w:r>
          </w:p>
        </w:tc>
        <w:tc>
          <w:tcPr>
            <w:tcW w:w="696" w:type="pct"/>
          </w:tcPr>
          <w:p w14:paraId="741CE275"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11/03/2025</w:t>
            </w:r>
          </w:p>
        </w:tc>
        <w:tc>
          <w:tcPr>
            <w:tcW w:w="486" w:type="pct"/>
          </w:tcPr>
          <w:p w14:paraId="13289BD1"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 OK</w:t>
            </w:r>
          </w:p>
        </w:tc>
        <w:tc>
          <w:tcPr>
            <w:tcW w:w="557" w:type="pct"/>
          </w:tcPr>
          <w:p w14:paraId="17EE5767"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Download</w:t>
            </w:r>
          </w:p>
        </w:tc>
        <w:tc>
          <w:tcPr>
            <w:tcW w:w="912" w:type="pct"/>
          </w:tcPr>
          <w:p w14:paraId="2D9BBFEB"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w:t>
            </w:r>
          </w:p>
        </w:tc>
      </w:tr>
      <w:tr w:rsidR="00EE6803" w:rsidRPr="000E3193" w14:paraId="4D29EADF" w14:textId="77777777" w:rsidTr="00014985">
        <w:tc>
          <w:tcPr>
            <w:tcW w:w="0" w:type="auto"/>
          </w:tcPr>
          <w:p w14:paraId="7F5E4E8B"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Leverage Ratio</w:t>
            </w:r>
          </w:p>
        </w:tc>
        <w:tc>
          <w:tcPr>
            <w:tcW w:w="0" w:type="auto"/>
          </w:tcPr>
          <w:p w14:paraId="5FF8309E" w14:textId="3CFC778A" w:rsidR="003E635A" w:rsidRPr="00014985" w:rsidRDefault="00014985">
            <w:pPr>
              <w:pStyle w:val="Compact"/>
              <w:rPr>
                <w:rFonts w:ascii="Calibri Light" w:hAnsi="Calibri Light" w:cs="Calibri Light"/>
                <w:sz w:val="18"/>
                <w:szCs w:val="18"/>
              </w:rPr>
            </w:pPr>
            <w:r>
              <w:rPr>
                <w:rFonts w:ascii="Calibri Light" w:hAnsi="Calibri Light" w:cs="Calibri Light"/>
                <w:sz w:val="18"/>
                <w:szCs w:val="18"/>
              </w:rPr>
              <w:t>M</w:t>
            </w:r>
            <w:r w:rsidRPr="00014985">
              <w:rPr>
                <w:rFonts w:ascii="Calibri Light" w:hAnsi="Calibri Light" w:cs="Calibri Light"/>
                <w:sz w:val="18"/>
                <w:szCs w:val="18"/>
              </w:rPr>
              <w:t>2</w:t>
            </w:r>
            <w:r>
              <w:rPr>
                <w:rFonts w:ascii="Calibri Light" w:hAnsi="Calibri Light" w:cs="Calibri Light"/>
                <w:sz w:val="18"/>
                <w:szCs w:val="18"/>
              </w:rPr>
              <w:t>C</w:t>
            </w:r>
            <w:r w:rsidRPr="00014985">
              <w:rPr>
                <w:rFonts w:ascii="Calibri Light" w:hAnsi="Calibri Light" w:cs="Calibri Light"/>
                <w:sz w:val="18"/>
                <w:szCs w:val="18"/>
              </w:rPr>
              <w:t>4</w:t>
            </w:r>
            <w:r>
              <w:rPr>
                <w:rFonts w:ascii="Calibri Light" w:hAnsi="Calibri Light" w:cs="Calibri Light"/>
                <w:sz w:val="18"/>
                <w:szCs w:val="18"/>
              </w:rPr>
              <w:t>E</w:t>
            </w:r>
            <w:r w:rsidRPr="00014985">
              <w:rPr>
                <w:rFonts w:ascii="Calibri Light" w:hAnsi="Calibri Light" w:cs="Calibri Light"/>
                <w:sz w:val="18"/>
                <w:szCs w:val="18"/>
              </w:rPr>
              <w:t xml:space="preserve"> </w:t>
            </w:r>
            <w:r w:rsidR="003E635A" w:rsidRPr="00014985">
              <w:rPr>
                <w:rFonts w:ascii="Calibri Light" w:hAnsi="Calibri Light" w:cs="Calibri Light"/>
                <w:sz w:val="18"/>
                <w:szCs w:val="18"/>
              </w:rPr>
              <w:t>2</w:t>
            </w:r>
          </w:p>
        </w:tc>
        <w:tc>
          <w:tcPr>
            <w:tcW w:w="0" w:type="auto"/>
          </w:tcPr>
          <w:p w14:paraId="4F6DFCA2"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14/05/2025</w:t>
            </w:r>
          </w:p>
        </w:tc>
        <w:tc>
          <w:tcPr>
            <w:tcW w:w="0" w:type="auto"/>
          </w:tcPr>
          <w:p w14:paraId="4981A785"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14/06/2025</w:t>
            </w:r>
          </w:p>
        </w:tc>
        <w:tc>
          <w:tcPr>
            <w:tcW w:w="449" w:type="pct"/>
          </w:tcPr>
          <w:p w14:paraId="0E047CE6"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-5</w:t>
            </w:r>
          </w:p>
        </w:tc>
        <w:tc>
          <w:tcPr>
            <w:tcW w:w="696" w:type="pct"/>
          </w:tcPr>
          <w:p w14:paraId="5D384664"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11/06/2025</w:t>
            </w:r>
          </w:p>
        </w:tc>
        <w:tc>
          <w:tcPr>
            <w:tcW w:w="486" w:type="pct"/>
          </w:tcPr>
          <w:p w14:paraId="52F14511"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 Scaduto</w:t>
            </w:r>
          </w:p>
        </w:tc>
        <w:tc>
          <w:tcPr>
            <w:tcW w:w="557" w:type="pct"/>
          </w:tcPr>
          <w:p w14:paraId="0CF375BF"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Download</w:t>
            </w:r>
          </w:p>
        </w:tc>
        <w:tc>
          <w:tcPr>
            <w:tcW w:w="912" w:type="pct"/>
          </w:tcPr>
          <w:p w14:paraId="72F8C852" w14:textId="1C6CE3ED" w:rsidR="003E635A" w:rsidRPr="00014985" w:rsidRDefault="00014985">
            <w:pPr>
              <w:pStyle w:val="Compact"/>
              <w:rPr>
                <w:rFonts w:ascii="Calibri Light" w:hAnsi="Calibri Light" w:cs="Calibri Light"/>
                <w:sz w:val="18"/>
                <w:szCs w:val="18"/>
              </w:rPr>
            </w:pPr>
            <w:r w:rsidRPr="00014985">
              <w:rPr>
                <w:rFonts w:ascii="Calibri Light" w:hAnsi="Calibri Light" w:cs="Calibri Light"/>
                <w:sz w:val="18"/>
                <w:szCs w:val="18"/>
              </w:rPr>
              <w:t>.</w:t>
            </w:r>
          </w:p>
        </w:tc>
      </w:tr>
      <w:tr w:rsidR="00EE6803" w:rsidRPr="000E3193" w14:paraId="5E19F0BC" w14:textId="77777777" w:rsidTr="00014985">
        <w:tc>
          <w:tcPr>
            <w:tcW w:w="0" w:type="auto"/>
          </w:tcPr>
          <w:p w14:paraId="79CCC7B0"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Leverage Ratio</w:t>
            </w:r>
          </w:p>
        </w:tc>
        <w:tc>
          <w:tcPr>
            <w:tcW w:w="0" w:type="auto"/>
          </w:tcPr>
          <w:p w14:paraId="4015A24C" w14:textId="786A239F" w:rsidR="003E635A" w:rsidRPr="00014985" w:rsidRDefault="00014985">
            <w:pPr>
              <w:pStyle w:val="Compact"/>
              <w:rPr>
                <w:rFonts w:ascii="Calibri Light" w:hAnsi="Calibri Light" w:cs="Calibri Light"/>
                <w:sz w:val="18"/>
                <w:szCs w:val="18"/>
              </w:rPr>
            </w:pPr>
            <w:r>
              <w:rPr>
                <w:rFonts w:ascii="Calibri Light" w:hAnsi="Calibri Light" w:cs="Calibri Light"/>
                <w:sz w:val="18"/>
                <w:szCs w:val="18"/>
              </w:rPr>
              <w:t>M</w:t>
            </w:r>
            <w:r w:rsidRPr="00014985">
              <w:rPr>
                <w:rFonts w:ascii="Calibri Light" w:hAnsi="Calibri Light" w:cs="Calibri Light"/>
                <w:sz w:val="18"/>
                <w:szCs w:val="18"/>
              </w:rPr>
              <w:t>2</w:t>
            </w:r>
            <w:r>
              <w:rPr>
                <w:rFonts w:ascii="Calibri Light" w:hAnsi="Calibri Light" w:cs="Calibri Light"/>
                <w:sz w:val="18"/>
                <w:szCs w:val="18"/>
              </w:rPr>
              <w:t>C</w:t>
            </w:r>
            <w:r w:rsidRPr="00014985">
              <w:rPr>
                <w:rFonts w:ascii="Calibri Light" w:hAnsi="Calibri Light" w:cs="Calibri Light"/>
                <w:sz w:val="18"/>
                <w:szCs w:val="18"/>
              </w:rPr>
              <w:t>4</w:t>
            </w:r>
            <w:r>
              <w:rPr>
                <w:rFonts w:ascii="Calibri Light" w:hAnsi="Calibri Light" w:cs="Calibri Light"/>
                <w:sz w:val="18"/>
                <w:szCs w:val="18"/>
              </w:rPr>
              <w:t>E</w:t>
            </w:r>
            <w:r w:rsidRPr="00014985">
              <w:rPr>
                <w:rFonts w:ascii="Calibri Light" w:hAnsi="Calibri Light" w:cs="Calibri Light"/>
                <w:sz w:val="18"/>
                <w:szCs w:val="18"/>
              </w:rPr>
              <w:t xml:space="preserve"> </w:t>
            </w:r>
            <w:r w:rsidR="003E635A" w:rsidRPr="00014985">
              <w:rPr>
                <w:rFonts w:ascii="Calibri Light" w:hAnsi="Calibri Light" w:cs="Calibri Light"/>
                <w:sz w:val="18"/>
                <w:szCs w:val="18"/>
              </w:rPr>
              <w:t>3</w:t>
            </w:r>
          </w:p>
        </w:tc>
        <w:tc>
          <w:tcPr>
            <w:tcW w:w="0" w:type="auto"/>
          </w:tcPr>
          <w:p w14:paraId="19002517"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14/08/2025</w:t>
            </w:r>
          </w:p>
        </w:tc>
        <w:tc>
          <w:tcPr>
            <w:tcW w:w="0" w:type="auto"/>
          </w:tcPr>
          <w:p w14:paraId="359B90EA"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14/09/2025</w:t>
            </w:r>
          </w:p>
        </w:tc>
        <w:tc>
          <w:tcPr>
            <w:tcW w:w="449" w:type="pct"/>
          </w:tcPr>
          <w:p w14:paraId="2C132545"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w:t>
            </w:r>
          </w:p>
        </w:tc>
        <w:tc>
          <w:tcPr>
            <w:tcW w:w="696" w:type="pct"/>
          </w:tcPr>
          <w:p w14:paraId="75898DBF"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11/09/2025</w:t>
            </w:r>
          </w:p>
        </w:tc>
        <w:tc>
          <w:tcPr>
            <w:tcW w:w="486" w:type="pct"/>
          </w:tcPr>
          <w:p w14:paraId="390FD5BE"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 OK</w:t>
            </w:r>
          </w:p>
        </w:tc>
        <w:tc>
          <w:tcPr>
            <w:tcW w:w="557" w:type="pct"/>
          </w:tcPr>
          <w:p w14:paraId="2F87AF85"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Download</w:t>
            </w:r>
          </w:p>
        </w:tc>
        <w:tc>
          <w:tcPr>
            <w:tcW w:w="912" w:type="pct"/>
          </w:tcPr>
          <w:p w14:paraId="03653E76" w14:textId="7CAB8EF7" w:rsidR="003E635A" w:rsidRPr="00014985" w:rsidRDefault="00014985">
            <w:pPr>
              <w:pStyle w:val="Compact"/>
              <w:rPr>
                <w:rFonts w:ascii="Calibri Light" w:hAnsi="Calibri Light" w:cs="Calibri Light"/>
                <w:sz w:val="18"/>
                <w:szCs w:val="18"/>
              </w:rPr>
            </w:pPr>
            <w:r w:rsidRPr="00014985">
              <w:rPr>
                <w:rFonts w:ascii="Calibri Light" w:hAnsi="Calibri Light" w:cs="Calibri Light"/>
                <w:sz w:val="18"/>
                <w:szCs w:val="18"/>
              </w:rPr>
              <w:t>Visualizza Eccezione</w:t>
            </w:r>
          </w:p>
        </w:tc>
      </w:tr>
      <w:tr w:rsidR="00EE6803" w:rsidRPr="000E3193" w14:paraId="2D68727F" w14:textId="77777777" w:rsidTr="00014985">
        <w:tc>
          <w:tcPr>
            <w:tcW w:w="0" w:type="auto"/>
          </w:tcPr>
          <w:p w14:paraId="292B45B9"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Leverage Ratio</w:t>
            </w:r>
          </w:p>
        </w:tc>
        <w:tc>
          <w:tcPr>
            <w:tcW w:w="0" w:type="auto"/>
          </w:tcPr>
          <w:p w14:paraId="7C1E9C06" w14:textId="696355C3" w:rsidR="003E635A" w:rsidRPr="00014985" w:rsidRDefault="00014985">
            <w:pPr>
              <w:pStyle w:val="Compact"/>
              <w:rPr>
                <w:rFonts w:ascii="Calibri Light" w:hAnsi="Calibri Light" w:cs="Calibri Light"/>
                <w:sz w:val="18"/>
                <w:szCs w:val="18"/>
              </w:rPr>
            </w:pPr>
            <w:r>
              <w:rPr>
                <w:rFonts w:ascii="Calibri Light" w:hAnsi="Calibri Light" w:cs="Calibri Light"/>
                <w:sz w:val="18"/>
                <w:szCs w:val="18"/>
              </w:rPr>
              <w:t>M</w:t>
            </w:r>
            <w:r w:rsidRPr="00014985">
              <w:rPr>
                <w:rFonts w:ascii="Calibri Light" w:hAnsi="Calibri Light" w:cs="Calibri Light"/>
                <w:sz w:val="18"/>
                <w:szCs w:val="18"/>
              </w:rPr>
              <w:t>2</w:t>
            </w:r>
            <w:r>
              <w:rPr>
                <w:rFonts w:ascii="Calibri Light" w:hAnsi="Calibri Light" w:cs="Calibri Light"/>
                <w:sz w:val="18"/>
                <w:szCs w:val="18"/>
              </w:rPr>
              <w:t>C</w:t>
            </w:r>
            <w:r w:rsidRPr="00014985">
              <w:rPr>
                <w:rFonts w:ascii="Calibri Light" w:hAnsi="Calibri Light" w:cs="Calibri Light"/>
                <w:sz w:val="18"/>
                <w:szCs w:val="18"/>
              </w:rPr>
              <w:t>4</w:t>
            </w:r>
            <w:r>
              <w:rPr>
                <w:rFonts w:ascii="Calibri Light" w:hAnsi="Calibri Light" w:cs="Calibri Light"/>
                <w:sz w:val="18"/>
                <w:szCs w:val="18"/>
              </w:rPr>
              <w:t>E</w:t>
            </w:r>
            <w:r w:rsidRPr="00014985">
              <w:rPr>
                <w:rFonts w:ascii="Calibri Light" w:hAnsi="Calibri Light" w:cs="Calibri Light"/>
                <w:sz w:val="18"/>
                <w:szCs w:val="18"/>
              </w:rPr>
              <w:t xml:space="preserve"> </w:t>
            </w:r>
            <w:r w:rsidR="003E635A" w:rsidRPr="00014985">
              <w:rPr>
                <w:rFonts w:ascii="Calibri Light" w:hAnsi="Calibri Light" w:cs="Calibri Light"/>
                <w:sz w:val="18"/>
                <w:szCs w:val="18"/>
              </w:rPr>
              <w:t>4</w:t>
            </w:r>
          </w:p>
        </w:tc>
        <w:tc>
          <w:tcPr>
            <w:tcW w:w="0" w:type="auto"/>
          </w:tcPr>
          <w:p w14:paraId="3D549FDF"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14/11/2025</w:t>
            </w:r>
          </w:p>
        </w:tc>
        <w:tc>
          <w:tcPr>
            <w:tcW w:w="0" w:type="auto"/>
          </w:tcPr>
          <w:p w14:paraId="7285F411"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14/12/2025</w:t>
            </w:r>
          </w:p>
        </w:tc>
        <w:tc>
          <w:tcPr>
            <w:tcW w:w="449" w:type="pct"/>
          </w:tcPr>
          <w:p w14:paraId="17F12A03"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w:t>
            </w:r>
          </w:p>
        </w:tc>
        <w:tc>
          <w:tcPr>
            <w:tcW w:w="696" w:type="pct"/>
          </w:tcPr>
          <w:p w14:paraId="19E5760E"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11/12/2025</w:t>
            </w:r>
          </w:p>
        </w:tc>
        <w:tc>
          <w:tcPr>
            <w:tcW w:w="486" w:type="pct"/>
          </w:tcPr>
          <w:p w14:paraId="12EEBD12"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 OK</w:t>
            </w:r>
          </w:p>
        </w:tc>
        <w:tc>
          <w:tcPr>
            <w:tcW w:w="557" w:type="pct"/>
          </w:tcPr>
          <w:p w14:paraId="6BD8280A"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Download</w:t>
            </w:r>
          </w:p>
        </w:tc>
        <w:tc>
          <w:tcPr>
            <w:tcW w:w="912" w:type="pct"/>
          </w:tcPr>
          <w:p w14:paraId="5E84F2EE"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w:t>
            </w:r>
          </w:p>
        </w:tc>
      </w:tr>
      <w:tr w:rsidR="00EE6803" w:rsidRPr="000E3193" w14:paraId="6F4EB872" w14:textId="77777777" w:rsidTr="00014985">
        <w:tc>
          <w:tcPr>
            <w:tcW w:w="0" w:type="auto"/>
          </w:tcPr>
          <w:p w14:paraId="021C2A36"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Leverage Ratio</w:t>
            </w:r>
          </w:p>
        </w:tc>
        <w:tc>
          <w:tcPr>
            <w:tcW w:w="0" w:type="auto"/>
          </w:tcPr>
          <w:p w14:paraId="0D8C1676" w14:textId="66BD0BF0" w:rsidR="003E635A" w:rsidRPr="00014985" w:rsidRDefault="00014985">
            <w:pPr>
              <w:pStyle w:val="Compact"/>
              <w:rPr>
                <w:rFonts w:ascii="Calibri Light" w:hAnsi="Calibri Light" w:cs="Calibri Light"/>
                <w:sz w:val="18"/>
                <w:szCs w:val="18"/>
              </w:rPr>
            </w:pPr>
            <w:r>
              <w:rPr>
                <w:rFonts w:ascii="Calibri Light" w:hAnsi="Calibri Light" w:cs="Calibri Light"/>
                <w:sz w:val="18"/>
                <w:szCs w:val="18"/>
              </w:rPr>
              <w:t>M</w:t>
            </w:r>
            <w:r w:rsidRPr="00014985">
              <w:rPr>
                <w:rFonts w:ascii="Calibri Light" w:hAnsi="Calibri Light" w:cs="Calibri Light"/>
                <w:sz w:val="18"/>
                <w:szCs w:val="18"/>
              </w:rPr>
              <w:t>2</w:t>
            </w:r>
            <w:r>
              <w:rPr>
                <w:rFonts w:ascii="Calibri Light" w:hAnsi="Calibri Light" w:cs="Calibri Light"/>
                <w:sz w:val="18"/>
                <w:szCs w:val="18"/>
              </w:rPr>
              <w:t>C</w:t>
            </w:r>
            <w:r w:rsidRPr="00014985">
              <w:rPr>
                <w:rFonts w:ascii="Calibri Light" w:hAnsi="Calibri Light" w:cs="Calibri Light"/>
                <w:sz w:val="18"/>
                <w:szCs w:val="18"/>
              </w:rPr>
              <w:t>4</w:t>
            </w:r>
            <w:r>
              <w:rPr>
                <w:rFonts w:ascii="Calibri Light" w:hAnsi="Calibri Light" w:cs="Calibri Light"/>
                <w:sz w:val="18"/>
                <w:szCs w:val="18"/>
              </w:rPr>
              <w:t>E</w:t>
            </w:r>
            <w:r w:rsidRPr="00014985">
              <w:rPr>
                <w:rFonts w:ascii="Calibri Light" w:hAnsi="Calibri Light" w:cs="Calibri Light"/>
                <w:sz w:val="18"/>
                <w:szCs w:val="18"/>
              </w:rPr>
              <w:t xml:space="preserve"> </w:t>
            </w:r>
            <w:r w:rsidR="003E635A" w:rsidRPr="00014985">
              <w:rPr>
                <w:rFonts w:ascii="Calibri Light" w:hAnsi="Calibri Light" w:cs="Calibri Light"/>
                <w:sz w:val="18"/>
                <w:szCs w:val="18"/>
              </w:rPr>
              <w:t>5</w:t>
            </w:r>
          </w:p>
        </w:tc>
        <w:tc>
          <w:tcPr>
            <w:tcW w:w="0" w:type="auto"/>
          </w:tcPr>
          <w:p w14:paraId="5246733A"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14/02/2025</w:t>
            </w:r>
          </w:p>
        </w:tc>
        <w:tc>
          <w:tcPr>
            <w:tcW w:w="0" w:type="auto"/>
          </w:tcPr>
          <w:p w14:paraId="73BF580D"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14/03/2025</w:t>
            </w:r>
          </w:p>
        </w:tc>
        <w:tc>
          <w:tcPr>
            <w:tcW w:w="449" w:type="pct"/>
          </w:tcPr>
          <w:p w14:paraId="0EA1DEB7"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8</w:t>
            </w:r>
          </w:p>
        </w:tc>
        <w:tc>
          <w:tcPr>
            <w:tcW w:w="696" w:type="pct"/>
          </w:tcPr>
          <w:p w14:paraId="72E9CCD9"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w:t>
            </w:r>
          </w:p>
        </w:tc>
        <w:tc>
          <w:tcPr>
            <w:tcW w:w="486" w:type="pct"/>
          </w:tcPr>
          <w:p w14:paraId="0E648DC8"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 In Scadenza</w:t>
            </w:r>
          </w:p>
        </w:tc>
        <w:tc>
          <w:tcPr>
            <w:tcW w:w="557" w:type="pct"/>
          </w:tcPr>
          <w:p w14:paraId="429FE954"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w:t>
            </w:r>
          </w:p>
        </w:tc>
        <w:tc>
          <w:tcPr>
            <w:tcW w:w="912" w:type="pct"/>
          </w:tcPr>
          <w:p w14:paraId="0BC713C9" w14:textId="355095CD" w:rsidR="003E635A" w:rsidRPr="00014985" w:rsidRDefault="00014985">
            <w:pPr>
              <w:pStyle w:val="Compact"/>
              <w:rPr>
                <w:rFonts w:ascii="Calibri Light" w:hAnsi="Calibri Light" w:cs="Calibri Light"/>
                <w:sz w:val="18"/>
                <w:szCs w:val="18"/>
              </w:rPr>
            </w:pPr>
            <w:r w:rsidRPr="00014985">
              <w:rPr>
                <w:rFonts w:ascii="Calibri Light" w:hAnsi="Calibri Light" w:cs="Calibri Light"/>
                <w:sz w:val="18"/>
                <w:szCs w:val="18"/>
              </w:rPr>
              <w:t>-</w:t>
            </w:r>
          </w:p>
        </w:tc>
      </w:tr>
      <w:tr w:rsidR="00EE6803" w:rsidRPr="000E3193" w14:paraId="02382D45" w14:textId="77777777" w:rsidTr="00014985">
        <w:tc>
          <w:tcPr>
            <w:tcW w:w="0" w:type="auto"/>
          </w:tcPr>
          <w:p w14:paraId="327E2A1F"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Bilancio Annuale</w:t>
            </w:r>
          </w:p>
        </w:tc>
        <w:tc>
          <w:tcPr>
            <w:tcW w:w="0" w:type="auto"/>
          </w:tcPr>
          <w:p w14:paraId="2D22B03E" w14:textId="158EDD3F" w:rsidR="003E635A" w:rsidRPr="00014985" w:rsidRDefault="00014985">
            <w:pPr>
              <w:pStyle w:val="Compact"/>
              <w:rPr>
                <w:rFonts w:ascii="Calibri Light" w:hAnsi="Calibri Light" w:cs="Calibri Light"/>
                <w:sz w:val="18"/>
                <w:szCs w:val="18"/>
              </w:rPr>
            </w:pPr>
            <w:r>
              <w:rPr>
                <w:rFonts w:ascii="Calibri Light" w:hAnsi="Calibri Light" w:cs="Calibri Light"/>
                <w:sz w:val="18"/>
                <w:szCs w:val="18"/>
              </w:rPr>
              <w:t>M</w:t>
            </w:r>
            <w:r w:rsidRPr="00014985">
              <w:rPr>
                <w:rFonts w:ascii="Calibri Light" w:hAnsi="Calibri Light" w:cs="Calibri Light"/>
                <w:sz w:val="18"/>
                <w:szCs w:val="18"/>
              </w:rPr>
              <w:t>2</w:t>
            </w:r>
            <w:r>
              <w:rPr>
                <w:rFonts w:ascii="Calibri Light" w:hAnsi="Calibri Light" w:cs="Calibri Light"/>
                <w:sz w:val="18"/>
                <w:szCs w:val="18"/>
              </w:rPr>
              <w:t>C5E</w:t>
            </w:r>
            <w:r w:rsidRPr="00014985">
              <w:rPr>
                <w:rFonts w:ascii="Calibri Light" w:hAnsi="Calibri Light" w:cs="Calibri Light"/>
                <w:sz w:val="18"/>
                <w:szCs w:val="18"/>
              </w:rPr>
              <w:t xml:space="preserve"> </w:t>
            </w:r>
            <w:r w:rsidR="003E635A" w:rsidRPr="00014985">
              <w:rPr>
                <w:rFonts w:ascii="Calibri Light" w:hAnsi="Calibri Light" w:cs="Calibri Light"/>
                <w:sz w:val="18"/>
                <w:szCs w:val="18"/>
              </w:rPr>
              <w:t>1</w:t>
            </w:r>
          </w:p>
        </w:tc>
        <w:tc>
          <w:tcPr>
            <w:tcW w:w="0" w:type="auto"/>
          </w:tcPr>
          <w:p w14:paraId="26D01138"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14/02/2025</w:t>
            </w:r>
          </w:p>
        </w:tc>
        <w:tc>
          <w:tcPr>
            <w:tcW w:w="0" w:type="auto"/>
          </w:tcPr>
          <w:p w14:paraId="17314AE4"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14/03/2025</w:t>
            </w:r>
          </w:p>
        </w:tc>
        <w:tc>
          <w:tcPr>
            <w:tcW w:w="449" w:type="pct"/>
          </w:tcPr>
          <w:p w14:paraId="5912D37C"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w:t>
            </w:r>
          </w:p>
        </w:tc>
        <w:tc>
          <w:tcPr>
            <w:tcW w:w="696" w:type="pct"/>
          </w:tcPr>
          <w:p w14:paraId="424820E7"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11/03/2025</w:t>
            </w:r>
          </w:p>
        </w:tc>
        <w:tc>
          <w:tcPr>
            <w:tcW w:w="486" w:type="pct"/>
          </w:tcPr>
          <w:p w14:paraId="64230420"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 OK</w:t>
            </w:r>
          </w:p>
        </w:tc>
        <w:tc>
          <w:tcPr>
            <w:tcW w:w="557" w:type="pct"/>
          </w:tcPr>
          <w:p w14:paraId="2E622108"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Download</w:t>
            </w:r>
          </w:p>
        </w:tc>
        <w:tc>
          <w:tcPr>
            <w:tcW w:w="912" w:type="pct"/>
          </w:tcPr>
          <w:p w14:paraId="059A0ED8"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w:t>
            </w:r>
          </w:p>
        </w:tc>
      </w:tr>
      <w:tr w:rsidR="00EE6803" w:rsidRPr="000E3193" w14:paraId="2046F0D0" w14:textId="77777777" w:rsidTr="00014985">
        <w:tc>
          <w:tcPr>
            <w:tcW w:w="0" w:type="auto"/>
          </w:tcPr>
          <w:p w14:paraId="267EF21F"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Bilancio Annuale</w:t>
            </w:r>
          </w:p>
        </w:tc>
        <w:tc>
          <w:tcPr>
            <w:tcW w:w="0" w:type="auto"/>
          </w:tcPr>
          <w:p w14:paraId="6F1B68B9" w14:textId="04A17CA9" w:rsidR="003E635A" w:rsidRPr="00014985" w:rsidRDefault="00014985">
            <w:pPr>
              <w:pStyle w:val="Compact"/>
              <w:rPr>
                <w:rFonts w:ascii="Calibri Light" w:hAnsi="Calibri Light" w:cs="Calibri Light"/>
                <w:sz w:val="18"/>
                <w:szCs w:val="18"/>
              </w:rPr>
            </w:pPr>
            <w:r>
              <w:rPr>
                <w:rFonts w:ascii="Calibri Light" w:hAnsi="Calibri Light" w:cs="Calibri Light"/>
                <w:sz w:val="18"/>
                <w:szCs w:val="18"/>
              </w:rPr>
              <w:t>M</w:t>
            </w:r>
            <w:r w:rsidRPr="00014985">
              <w:rPr>
                <w:rFonts w:ascii="Calibri Light" w:hAnsi="Calibri Light" w:cs="Calibri Light"/>
                <w:sz w:val="18"/>
                <w:szCs w:val="18"/>
              </w:rPr>
              <w:t>2</w:t>
            </w:r>
            <w:r>
              <w:rPr>
                <w:rFonts w:ascii="Calibri Light" w:hAnsi="Calibri Light" w:cs="Calibri Light"/>
                <w:sz w:val="18"/>
                <w:szCs w:val="18"/>
              </w:rPr>
              <w:t>C5E</w:t>
            </w:r>
            <w:r w:rsidRPr="00014985">
              <w:rPr>
                <w:rFonts w:ascii="Calibri Light" w:hAnsi="Calibri Light" w:cs="Calibri Light"/>
                <w:sz w:val="18"/>
                <w:szCs w:val="18"/>
              </w:rPr>
              <w:t xml:space="preserve"> </w:t>
            </w:r>
            <w:r w:rsidR="003E635A" w:rsidRPr="00014985">
              <w:rPr>
                <w:rFonts w:ascii="Calibri Light" w:hAnsi="Calibri Light" w:cs="Calibri Light"/>
                <w:sz w:val="18"/>
                <w:szCs w:val="18"/>
              </w:rPr>
              <w:t>2</w:t>
            </w:r>
          </w:p>
        </w:tc>
        <w:tc>
          <w:tcPr>
            <w:tcW w:w="0" w:type="auto"/>
          </w:tcPr>
          <w:p w14:paraId="098D7CC4"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14/05/2025</w:t>
            </w:r>
          </w:p>
        </w:tc>
        <w:tc>
          <w:tcPr>
            <w:tcW w:w="0" w:type="auto"/>
          </w:tcPr>
          <w:p w14:paraId="13F832EA"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14/06/2025</w:t>
            </w:r>
          </w:p>
        </w:tc>
        <w:tc>
          <w:tcPr>
            <w:tcW w:w="449" w:type="pct"/>
          </w:tcPr>
          <w:p w14:paraId="33C5E7F7"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-12</w:t>
            </w:r>
          </w:p>
        </w:tc>
        <w:tc>
          <w:tcPr>
            <w:tcW w:w="696" w:type="pct"/>
          </w:tcPr>
          <w:p w14:paraId="4A60C7F8"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11/06/2025</w:t>
            </w:r>
          </w:p>
        </w:tc>
        <w:tc>
          <w:tcPr>
            <w:tcW w:w="486" w:type="pct"/>
          </w:tcPr>
          <w:p w14:paraId="7DE45BBE"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 Scaduto</w:t>
            </w:r>
          </w:p>
        </w:tc>
        <w:tc>
          <w:tcPr>
            <w:tcW w:w="557" w:type="pct"/>
          </w:tcPr>
          <w:p w14:paraId="3CA08262"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Download</w:t>
            </w:r>
          </w:p>
        </w:tc>
        <w:tc>
          <w:tcPr>
            <w:tcW w:w="912" w:type="pct"/>
          </w:tcPr>
          <w:p w14:paraId="74B6B4E7" w14:textId="746C31ED" w:rsidR="003E635A" w:rsidRPr="00014985" w:rsidRDefault="00014985">
            <w:pPr>
              <w:pStyle w:val="Compact"/>
              <w:rPr>
                <w:rFonts w:ascii="Calibri Light" w:hAnsi="Calibri Light" w:cs="Calibri Light"/>
                <w:sz w:val="18"/>
                <w:szCs w:val="18"/>
              </w:rPr>
            </w:pPr>
            <w:r w:rsidRPr="00014985">
              <w:rPr>
                <w:rFonts w:ascii="Calibri Light" w:hAnsi="Calibri Light" w:cs="Calibri Light"/>
                <w:sz w:val="18"/>
                <w:szCs w:val="18"/>
              </w:rPr>
              <w:t>-</w:t>
            </w:r>
          </w:p>
        </w:tc>
      </w:tr>
      <w:tr w:rsidR="00EE6803" w:rsidRPr="000E3193" w14:paraId="06645E8C" w14:textId="77777777" w:rsidTr="00014985">
        <w:tc>
          <w:tcPr>
            <w:tcW w:w="0" w:type="auto"/>
          </w:tcPr>
          <w:p w14:paraId="48BD8D78"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Bilancio Annuale</w:t>
            </w:r>
          </w:p>
        </w:tc>
        <w:tc>
          <w:tcPr>
            <w:tcW w:w="0" w:type="auto"/>
          </w:tcPr>
          <w:p w14:paraId="2AE91F5E" w14:textId="7B27B2F7" w:rsidR="003E635A" w:rsidRPr="00014985" w:rsidRDefault="00014985">
            <w:pPr>
              <w:pStyle w:val="Compact"/>
              <w:rPr>
                <w:rFonts w:ascii="Calibri Light" w:hAnsi="Calibri Light" w:cs="Calibri Light"/>
                <w:sz w:val="18"/>
                <w:szCs w:val="18"/>
              </w:rPr>
            </w:pPr>
            <w:r>
              <w:rPr>
                <w:rFonts w:ascii="Calibri Light" w:hAnsi="Calibri Light" w:cs="Calibri Light"/>
                <w:sz w:val="18"/>
                <w:szCs w:val="18"/>
              </w:rPr>
              <w:t>M</w:t>
            </w:r>
            <w:r w:rsidRPr="00014985">
              <w:rPr>
                <w:rFonts w:ascii="Calibri Light" w:hAnsi="Calibri Light" w:cs="Calibri Light"/>
                <w:sz w:val="18"/>
                <w:szCs w:val="18"/>
              </w:rPr>
              <w:t>2</w:t>
            </w:r>
            <w:r>
              <w:rPr>
                <w:rFonts w:ascii="Calibri Light" w:hAnsi="Calibri Light" w:cs="Calibri Light"/>
                <w:sz w:val="18"/>
                <w:szCs w:val="18"/>
              </w:rPr>
              <w:t>C5E</w:t>
            </w:r>
            <w:r w:rsidRPr="00014985">
              <w:rPr>
                <w:rFonts w:ascii="Calibri Light" w:hAnsi="Calibri Light" w:cs="Calibri Light"/>
                <w:sz w:val="18"/>
                <w:szCs w:val="18"/>
              </w:rPr>
              <w:t xml:space="preserve"> </w:t>
            </w:r>
            <w:r w:rsidR="003E635A" w:rsidRPr="00014985">
              <w:rPr>
                <w:rFonts w:ascii="Calibri Light" w:hAnsi="Calibri Light" w:cs="Calibri Light"/>
                <w:sz w:val="18"/>
                <w:szCs w:val="18"/>
              </w:rPr>
              <w:t>3</w:t>
            </w:r>
          </w:p>
        </w:tc>
        <w:tc>
          <w:tcPr>
            <w:tcW w:w="0" w:type="auto"/>
          </w:tcPr>
          <w:p w14:paraId="4C652CC5"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14/08/2025</w:t>
            </w:r>
          </w:p>
        </w:tc>
        <w:tc>
          <w:tcPr>
            <w:tcW w:w="0" w:type="auto"/>
          </w:tcPr>
          <w:p w14:paraId="60735050"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14/09/2025</w:t>
            </w:r>
          </w:p>
        </w:tc>
        <w:tc>
          <w:tcPr>
            <w:tcW w:w="449" w:type="pct"/>
          </w:tcPr>
          <w:p w14:paraId="42DD0998"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w:t>
            </w:r>
          </w:p>
        </w:tc>
        <w:tc>
          <w:tcPr>
            <w:tcW w:w="696" w:type="pct"/>
          </w:tcPr>
          <w:p w14:paraId="34C5E1B7"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11/09/2025</w:t>
            </w:r>
          </w:p>
        </w:tc>
        <w:tc>
          <w:tcPr>
            <w:tcW w:w="486" w:type="pct"/>
          </w:tcPr>
          <w:p w14:paraId="2670E6A0"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 OK</w:t>
            </w:r>
          </w:p>
        </w:tc>
        <w:tc>
          <w:tcPr>
            <w:tcW w:w="557" w:type="pct"/>
          </w:tcPr>
          <w:p w14:paraId="544C43FE"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Download</w:t>
            </w:r>
          </w:p>
        </w:tc>
        <w:tc>
          <w:tcPr>
            <w:tcW w:w="912" w:type="pct"/>
          </w:tcPr>
          <w:p w14:paraId="0CD94623" w14:textId="77777777" w:rsidR="003E635A" w:rsidRPr="00014985" w:rsidRDefault="003E635A">
            <w:pPr>
              <w:pStyle w:val="Compact"/>
              <w:rPr>
                <w:rFonts w:ascii="Calibri Light" w:hAnsi="Calibri Light" w:cs="Calibri Light"/>
                <w:sz w:val="18"/>
                <w:szCs w:val="18"/>
              </w:rPr>
            </w:pPr>
            <w:r w:rsidRPr="00014985">
              <w:rPr>
                <w:rFonts w:ascii="Calibri Light" w:hAnsi="Calibri Light" w:cs="Calibri Light"/>
                <w:sz w:val="18"/>
                <w:szCs w:val="18"/>
              </w:rPr>
              <w:t>-</w:t>
            </w:r>
          </w:p>
        </w:tc>
      </w:tr>
    </w:tbl>
    <w:p w14:paraId="0624D075" w14:textId="08205131" w:rsidR="008E01C5" w:rsidRPr="008E01C5" w:rsidRDefault="00FB6BF8" w:rsidP="008E01C5">
      <w:pPr>
        <w:pStyle w:val="Heading2"/>
        <w:rPr>
          <w:rFonts w:ascii="Calibri Light" w:hAnsi="Calibri Light" w:cs="Calibri Light"/>
          <w:sz w:val="22"/>
          <w:szCs w:val="22"/>
          <w:lang w:val="it-IT"/>
        </w:rPr>
      </w:pPr>
      <w:bookmarkStart w:id="553" w:name="_Toc227849768"/>
      <w:r>
        <w:rPr>
          <w:rFonts w:ascii="Calibri Light" w:hAnsi="Calibri Light" w:cs="Calibri Light"/>
          <w:sz w:val="22"/>
          <w:szCs w:val="22"/>
          <w:lang w:val="it-IT"/>
        </w:rPr>
        <w:t>6</w:t>
      </w:r>
      <w:r w:rsidR="008E01C5" w:rsidRPr="008E01C5">
        <w:rPr>
          <w:rFonts w:ascii="Calibri Light" w:hAnsi="Calibri Light" w:cs="Calibri Light"/>
          <w:sz w:val="22"/>
          <w:szCs w:val="22"/>
          <w:lang w:val="it-IT"/>
        </w:rPr>
        <w:t>. AGGIORNAMENTO MAILING LIST</w:t>
      </w:r>
      <w:bookmarkEnd w:id="553"/>
      <w:r w:rsidR="008E01C5" w:rsidRPr="008E01C5">
        <w:rPr>
          <w:rFonts w:ascii="Calibri Light" w:hAnsi="Calibri Light" w:cs="Calibri Light"/>
          <w:sz w:val="22"/>
          <w:szCs w:val="22"/>
          <w:lang w:val="it-IT"/>
        </w:rPr>
        <w:t xml:space="preserve"> </w:t>
      </w:r>
    </w:p>
    <w:p w14:paraId="4D5DD455" w14:textId="38A9F788" w:rsidR="008E01C5" w:rsidRPr="008E01C5" w:rsidRDefault="00C50133" w:rsidP="008E01C5">
      <w:pPr>
        <w:pStyle w:val="Heading3"/>
        <w:rPr>
          <w:rFonts w:ascii="Calibri Light" w:hAnsi="Calibri Light" w:cs="Calibri Light"/>
          <w:sz w:val="22"/>
          <w:szCs w:val="22"/>
          <w:lang w:val="it-IT"/>
        </w:rPr>
      </w:pPr>
      <w:bookmarkStart w:id="554" w:name="_Toc227849769"/>
      <w:r>
        <w:rPr>
          <w:rFonts w:ascii="Calibri Light" w:hAnsi="Calibri Light" w:cs="Calibri Light"/>
          <w:sz w:val="22"/>
          <w:szCs w:val="22"/>
          <w:lang w:val="it-IT"/>
        </w:rPr>
        <w:t>6</w:t>
      </w:r>
      <w:r w:rsidR="008E01C5" w:rsidRPr="008E01C5">
        <w:rPr>
          <w:rFonts w:ascii="Calibri Light" w:hAnsi="Calibri Light" w:cs="Calibri Light"/>
          <w:sz w:val="22"/>
          <w:szCs w:val="22"/>
          <w:lang w:val="it-IT"/>
        </w:rPr>
        <w:t>.1 Descrizione Generale e Obiettivi</w:t>
      </w:r>
      <w:bookmarkEnd w:id="554"/>
    </w:p>
    <w:p w14:paraId="23A7AF70" w14:textId="77777777" w:rsidR="008E01C5" w:rsidRPr="008E01C5" w:rsidRDefault="008E01C5" w:rsidP="008E01C5">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La sezione “Aggiornamento Mailing List” rappresenta un modulo dedicato della piattaforma Agency Desk che consente agli utenti di gestire e aggiornare le liste di contatti associate alle pratiche di monitoraggio. Questa funzionalità è essenziale per garantire che le comunicazioni relative ai monitoraggi, alle scadenze e alle eccezioni raggiungano i destinatari corretti e aggiornati.</w:t>
      </w:r>
    </w:p>
    <w:p w14:paraId="730222B7"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L’obiettivo principale della sezione “Aggiornamento Mailing List” è consentire agli utenti di:</w:t>
      </w:r>
    </w:p>
    <w:p w14:paraId="33FACE2D" w14:textId="77777777" w:rsidR="008E01C5" w:rsidRPr="008E01C5" w:rsidRDefault="008E01C5" w:rsidP="00DA6969">
      <w:pPr>
        <w:pStyle w:val="Compact"/>
        <w:numPr>
          <w:ilvl w:val="0"/>
          <w:numId w:val="11"/>
        </w:numPr>
        <w:rPr>
          <w:rFonts w:ascii="Calibri Light" w:hAnsi="Calibri Light" w:cs="Calibri Light"/>
          <w:sz w:val="22"/>
          <w:szCs w:val="22"/>
          <w:lang w:val="it-IT"/>
        </w:rPr>
      </w:pPr>
      <w:r w:rsidRPr="008E01C5">
        <w:rPr>
          <w:rFonts w:ascii="Calibri Light" w:hAnsi="Calibri Light" w:cs="Calibri Light"/>
          <w:b/>
          <w:sz w:val="22"/>
          <w:szCs w:val="22"/>
          <w:lang w:val="it-IT"/>
        </w:rPr>
        <w:t>Ricercare Pratiche:</w:t>
      </w:r>
      <w:r w:rsidRPr="008E01C5">
        <w:rPr>
          <w:rFonts w:ascii="Calibri Light" w:hAnsi="Calibri Light" w:cs="Calibri Light"/>
          <w:sz w:val="22"/>
          <w:szCs w:val="22"/>
          <w:lang w:val="it-IT"/>
        </w:rPr>
        <w:t xml:space="preserve"> Trovare rapidamente una pratica specifica per la quale aggiornare la mailing list</w:t>
      </w:r>
    </w:p>
    <w:p w14:paraId="37C46C64" w14:textId="77777777" w:rsidR="008E01C5" w:rsidRPr="008E01C5" w:rsidRDefault="008E01C5" w:rsidP="00DA6969">
      <w:pPr>
        <w:pStyle w:val="Compact"/>
        <w:numPr>
          <w:ilvl w:val="0"/>
          <w:numId w:val="11"/>
        </w:numPr>
        <w:rPr>
          <w:rFonts w:ascii="Calibri Light" w:hAnsi="Calibri Light" w:cs="Calibri Light"/>
          <w:sz w:val="22"/>
          <w:szCs w:val="22"/>
          <w:lang w:val="it-IT"/>
        </w:rPr>
      </w:pPr>
      <w:r w:rsidRPr="008E01C5">
        <w:rPr>
          <w:rFonts w:ascii="Calibri Light" w:hAnsi="Calibri Light" w:cs="Calibri Light"/>
          <w:b/>
          <w:sz w:val="22"/>
          <w:szCs w:val="22"/>
          <w:lang w:val="it-IT"/>
        </w:rPr>
        <w:t>Visualizzare Contatti Attuali:</w:t>
      </w:r>
      <w:r w:rsidRPr="008E01C5">
        <w:rPr>
          <w:rFonts w:ascii="Calibri Light" w:hAnsi="Calibri Light" w:cs="Calibri Light"/>
          <w:sz w:val="22"/>
          <w:szCs w:val="22"/>
          <w:lang w:val="it-IT"/>
        </w:rPr>
        <w:t xml:space="preserve"> Vedere i contatti attuali associati alla pratica</w:t>
      </w:r>
    </w:p>
    <w:p w14:paraId="057EFC38" w14:textId="77777777" w:rsidR="008E01C5" w:rsidRPr="008E01C5" w:rsidRDefault="008E01C5" w:rsidP="00DA6969">
      <w:pPr>
        <w:pStyle w:val="Compact"/>
        <w:numPr>
          <w:ilvl w:val="0"/>
          <w:numId w:val="11"/>
        </w:numPr>
        <w:rPr>
          <w:rFonts w:ascii="Calibri Light" w:hAnsi="Calibri Light" w:cs="Calibri Light"/>
          <w:sz w:val="22"/>
          <w:szCs w:val="22"/>
          <w:lang w:val="it-IT"/>
        </w:rPr>
      </w:pPr>
      <w:r w:rsidRPr="008E01C5">
        <w:rPr>
          <w:rFonts w:ascii="Calibri Light" w:hAnsi="Calibri Light" w:cs="Calibri Light"/>
          <w:b/>
          <w:sz w:val="22"/>
          <w:szCs w:val="22"/>
          <w:lang w:val="it-IT"/>
        </w:rPr>
        <w:t>Aggiungere Nuovi Contatti:</w:t>
      </w:r>
      <w:r w:rsidRPr="008E01C5">
        <w:rPr>
          <w:rFonts w:ascii="Calibri Light" w:hAnsi="Calibri Light" w:cs="Calibri Light"/>
          <w:sz w:val="22"/>
          <w:szCs w:val="22"/>
          <w:lang w:val="it-IT"/>
        </w:rPr>
        <w:t xml:space="preserve"> Aggiungere nuovi indirizzi email alla mailing list</w:t>
      </w:r>
    </w:p>
    <w:p w14:paraId="739E932F" w14:textId="77777777" w:rsidR="008E01C5" w:rsidRPr="008E01C5" w:rsidRDefault="008E01C5" w:rsidP="00DA6969">
      <w:pPr>
        <w:pStyle w:val="Compact"/>
        <w:numPr>
          <w:ilvl w:val="0"/>
          <w:numId w:val="11"/>
        </w:numPr>
        <w:rPr>
          <w:rFonts w:ascii="Calibri Light" w:hAnsi="Calibri Light" w:cs="Calibri Light"/>
          <w:sz w:val="22"/>
          <w:szCs w:val="22"/>
          <w:lang w:val="it-IT"/>
        </w:rPr>
      </w:pPr>
      <w:r w:rsidRPr="008E01C5">
        <w:rPr>
          <w:rFonts w:ascii="Calibri Light" w:hAnsi="Calibri Light" w:cs="Calibri Light"/>
          <w:b/>
          <w:sz w:val="22"/>
          <w:szCs w:val="22"/>
          <w:lang w:val="it-IT"/>
        </w:rPr>
        <w:t>Rimuovere Contatti:</w:t>
      </w:r>
      <w:r w:rsidRPr="008E01C5">
        <w:rPr>
          <w:rFonts w:ascii="Calibri Light" w:hAnsi="Calibri Light" w:cs="Calibri Light"/>
          <w:sz w:val="22"/>
          <w:szCs w:val="22"/>
          <w:lang w:val="it-IT"/>
        </w:rPr>
        <w:t xml:space="preserve"> Rimuovere contatti obsoleti o non più necessari</w:t>
      </w:r>
    </w:p>
    <w:p w14:paraId="25815DAC" w14:textId="77777777" w:rsidR="008E01C5" w:rsidRPr="008E01C5" w:rsidRDefault="008E01C5" w:rsidP="00DA6969">
      <w:pPr>
        <w:pStyle w:val="Compact"/>
        <w:numPr>
          <w:ilvl w:val="0"/>
          <w:numId w:val="11"/>
        </w:numPr>
        <w:rPr>
          <w:rFonts w:ascii="Calibri Light" w:hAnsi="Calibri Light" w:cs="Calibri Light"/>
          <w:sz w:val="22"/>
          <w:szCs w:val="22"/>
          <w:lang w:val="it-IT"/>
        </w:rPr>
      </w:pPr>
      <w:r w:rsidRPr="008E01C5">
        <w:rPr>
          <w:rFonts w:ascii="Calibri Light" w:hAnsi="Calibri Light" w:cs="Calibri Light"/>
          <w:b/>
          <w:sz w:val="22"/>
          <w:szCs w:val="22"/>
          <w:lang w:val="it-IT"/>
        </w:rPr>
        <w:t>Modificare Contatti:</w:t>
      </w:r>
      <w:r w:rsidRPr="008E01C5">
        <w:rPr>
          <w:rFonts w:ascii="Calibri Light" w:hAnsi="Calibri Light" w:cs="Calibri Light"/>
          <w:sz w:val="22"/>
          <w:szCs w:val="22"/>
          <w:lang w:val="it-IT"/>
        </w:rPr>
        <w:t xml:space="preserve"> Aggiornare gli indirizzi email o i dettagli dei contatti esistenti</w:t>
      </w:r>
    </w:p>
    <w:p w14:paraId="6EF36307" w14:textId="77777777" w:rsidR="008E01C5" w:rsidRPr="008E01C5" w:rsidRDefault="008E01C5" w:rsidP="008E01C5">
      <w:pPr>
        <w:pStyle w:val="FirstParagraph"/>
        <w:rPr>
          <w:rFonts w:ascii="Calibri Light" w:hAnsi="Calibri Light" w:cs="Calibri Light"/>
          <w:sz w:val="22"/>
          <w:szCs w:val="22"/>
          <w:lang w:val="it-IT"/>
        </w:rPr>
      </w:pPr>
      <w:r w:rsidRPr="008E01C5">
        <w:rPr>
          <w:rFonts w:ascii="Calibri Light" w:hAnsi="Calibri Light" w:cs="Calibri Light"/>
          <w:b/>
          <w:sz w:val="22"/>
          <w:szCs w:val="22"/>
          <w:lang w:val="it-IT"/>
        </w:rPr>
        <w:t>Accesso:</w:t>
      </w:r>
      <w:r w:rsidRPr="008E01C5">
        <w:rPr>
          <w:rFonts w:ascii="Calibri Light" w:hAnsi="Calibri Light" w:cs="Calibri Light"/>
          <w:sz w:val="22"/>
          <w:szCs w:val="22"/>
          <w:lang w:val="it-IT"/>
        </w:rPr>
        <w:t xml:space="preserve"> Menu Laterale &gt; “Aggiornamento Mailing List”</w:t>
      </w:r>
    </w:p>
    <w:p w14:paraId="0A2AF1B1" w14:textId="275C7930" w:rsidR="008E01C5" w:rsidRPr="008E01C5" w:rsidRDefault="00C50133" w:rsidP="008E01C5">
      <w:pPr>
        <w:pStyle w:val="Heading3"/>
        <w:rPr>
          <w:rFonts w:ascii="Calibri Light" w:hAnsi="Calibri Light" w:cs="Calibri Light"/>
          <w:sz w:val="22"/>
          <w:szCs w:val="22"/>
          <w:lang w:val="it-IT"/>
        </w:rPr>
      </w:pPr>
      <w:bookmarkStart w:id="555" w:name="_Toc227849770"/>
      <w:r>
        <w:rPr>
          <w:rFonts w:ascii="Calibri Light" w:hAnsi="Calibri Light" w:cs="Calibri Light"/>
          <w:sz w:val="22"/>
          <w:szCs w:val="22"/>
          <w:lang w:val="it-IT"/>
        </w:rPr>
        <w:t>6</w:t>
      </w:r>
      <w:r w:rsidR="008E01C5" w:rsidRPr="008E01C5">
        <w:rPr>
          <w:rFonts w:ascii="Calibri Light" w:hAnsi="Calibri Light" w:cs="Calibri Light"/>
          <w:sz w:val="22"/>
          <w:szCs w:val="22"/>
          <w:lang w:val="it-IT"/>
        </w:rPr>
        <w:t>.2 Pagina Ricerca Pratica - Selezione della Pratica</w:t>
      </w:r>
      <w:bookmarkEnd w:id="555"/>
    </w:p>
    <w:p w14:paraId="2C86C761" w14:textId="3CCE6733" w:rsidR="008E01C5" w:rsidRPr="008E01C5" w:rsidRDefault="00C50133" w:rsidP="008E01C5">
      <w:pPr>
        <w:pStyle w:val="Heading4"/>
        <w:rPr>
          <w:rFonts w:ascii="Calibri Light" w:hAnsi="Calibri Light" w:cs="Calibri Light"/>
          <w:sz w:val="22"/>
          <w:szCs w:val="22"/>
          <w:lang w:val="it-IT"/>
        </w:rPr>
      </w:pPr>
      <w:r>
        <w:rPr>
          <w:rFonts w:ascii="Calibri Light" w:hAnsi="Calibri Light" w:cs="Calibri Light"/>
          <w:sz w:val="22"/>
          <w:szCs w:val="22"/>
          <w:lang w:val="it-IT"/>
        </w:rPr>
        <w:t>6</w:t>
      </w:r>
      <w:r w:rsidR="008E01C5" w:rsidRPr="008E01C5">
        <w:rPr>
          <w:rFonts w:ascii="Calibri Light" w:hAnsi="Calibri Light" w:cs="Calibri Light"/>
          <w:sz w:val="22"/>
          <w:szCs w:val="22"/>
          <w:lang w:val="it-IT"/>
        </w:rPr>
        <w:t>.2.1 Descrizione Generale</w:t>
      </w:r>
    </w:p>
    <w:p w14:paraId="499B90EE" w14:textId="77777777" w:rsidR="008E01C5" w:rsidRPr="008E01C5" w:rsidRDefault="008E01C5" w:rsidP="008E01C5">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La pagina “Aggiornamento Mailing List” inizia con una sezione dedicata alla ricerca e selezione della pratica per la quale aggiornare la mailing list. Questa pagina consente agli utenti di trovare rapidamente la pratica desiderata tra tutte le pratiche disponibili nel sistema.</w:t>
      </w:r>
    </w:p>
    <w:p w14:paraId="7013D93E"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Titolo Pagina:</w:t>
      </w:r>
      <w:r w:rsidRPr="008E01C5">
        <w:rPr>
          <w:rFonts w:ascii="Calibri Light" w:hAnsi="Calibri Light" w:cs="Calibri Light"/>
          <w:sz w:val="22"/>
          <w:szCs w:val="22"/>
          <w:lang w:val="it-IT"/>
        </w:rPr>
        <w:t xml:space="preserve"> “Aggiornamento Mailing List”</w:t>
      </w:r>
    </w:p>
    <w:p w14:paraId="7D507733" w14:textId="77777777" w:rsidR="0059771E" w:rsidRPr="0059771E" w:rsidRDefault="008E01C5" w:rsidP="0059771E">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Sottotitolo:</w:t>
      </w:r>
      <w:r w:rsidRPr="008E01C5">
        <w:rPr>
          <w:rFonts w:ascii="Calibri Light" w:hAnsi="Calibri Light" w:cs="Calibri Light"/>
          <w:sz w:val="22"/>
          <w:szCs w:val="22"/>
          <w:lang w:val="it-IT"/>
        </w:rPr>
        <w:t xml:space="preserve"> “</w:t>
      </w:r>
      <w:r w:rsidR="0059771E" w:rsidRPr="0059771E">
        <w:rPr>
          <w:rFonts w:ascii="Calibri Light" w:hAnsi="Calibri Light" w:cs="Calibri Light"/>
          <w:sz w:val="22"/>
          <w:szCs w:val="22"/>
          <w:lang w:val="it-IT"/>
        </w:rPr>
        <w:t>Benvenuto nella sezione «Aggiornamento Mailing List»</w:t>
      </w:r>
    </w:p>
    <w:p w14:paraId="4482171C" w14:textId="4FF1B047" w:rsidR="008E01C5" w:rsidRPr="008E01C5" w:rsidRDefault="0059771E" w:rsidP="008E01C5">
      <w:pPr>
        <w:pStyle w:val="BodyText"/>
        <w:rPr>
          <w:rFonts w:ascii="Calibri Light" w:hAnsi="Calibri Light" w:cs="Calibri Light"/>
          <w:sz w:val="22"/>
          <w:szCs w:val="22"/>
          <w:lang w:val="it-IT"/>
        </w:rPr>
      </w:pPr>
      <w:r w:rsidRPr="0059771E">
        <w:rPr>
          <w:rFonts w:ascii="Calibri Light" w:hAnsi="Calibri Light" w:cs="Calibri Light"/>
          <w:sz w:val="22"/>
          <w:szCs w:val="22"/>
          <w:lang w:val="it-IT"/>
        </w:rPr>
        <w:t>Da questa schermata puoi aggiornare i dati dei contatti di qualsiasi pratica caricata in piattaforma</w:t>
      </w:r>
      <w:r w:rsidR="008E01C5" w:rsidRPr="008E01C5">
        <w:rPr>
          <w:rFonts w:ascii="Calibri Light" w:hAnsi="Calibri Light" w:cs="Calibri Light"/>
          <w:sz w:val="22"/>
          <w:szCs w:val="22"/>
          <w:lang w:val="it-IT"/>
        </w:rPr>
        <w:t>”</w:t>
      </w:r>
    </w:p>
    <w:p w14:paraId="4DBD631D" w14:textId="0A59CB01" w:rsidR="008E01C5" w:rsidRPr="008E01C5" w:rsidRDefault="00C50133" w:rsidP="008E01C5">
      <w:pPr>
        <w:pStyle w:val="Heading4"/>
        <w:rPr>
          <w:rFonts w:ascii="Calibri Light" w:hAnsi="Calibri Light" w:cs="Calibri Light"/>
          <w:sz w:val="22"/>
          <w:szCs w:val="22"/>
          <w:lang w:val="it-IT"/>
        </w:rPr>
      </w:pPr>
      <w:r>
        <w:rPr>
          <w:rFonts w:ascii="Calibri Light" w:hAnsi="Calibri Light" w:cs="Calibri Light"/>
          <w:sz w:val="22"/>
          <w:szCs w:val="22"/>
          <w:lang w:val="it-IT"/>
        </w:rPr>
        <w:t>6</w:t>
      </w:r>
      <w:r w:rsidR="008E01C5" w:rsidRPr="008E01C5">
        <w:rPr>
          <w:rFonts w:ascii="Calibri Light" w:hAnsi="Calibri Light" w:cs="Calibri Light"/>
          <w:sz w:val="22"/>
          <w:szCs w:val="22"/>
          <w:lang w:val="it-IT"/>
        </w:rPr>
        <w:t xml:space="preserve">.2.2 Sezione </w:t>
      </w:r>
      <w:r w:rsidR="00894250">
        <w:rPr>
          <w:rFonts w:ascii="Calibri Light" w:hAnsi="Calibri Light" w:cs="Calibri Light"/>
          <w:sz w:val="22"/>
          <w:szCs w:val="22"/>
          <w:lang w:val="it-IT"/>
        </w:rPr>
        <w:t>Richiedi Aggiornamento Mailing List</w:t>
      </w:r>
    </w:p>
    <w:p w14:paraId="7590367C" w14:textId="430EF654" w:rsidR="008E01C5" w:rsidRPr="008E01C5" w:rsidRDefault="008E01C5" w:rsidP="008E01C5">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 xml:space="preserve">La sezione </w:t>
      </w:r>
      <w:r w:rsidR="0050117B">
        <w:rPr>
          <w:rFonts w:ascii="Calibri Light" w:hAnsi="Calibri Light" w:cs="Calibri Light"/>
          <w:sz w:val="22"/>
          <w:szCs w:val="22"/>
          <w:lang w:val="it-IT"/>
        </w:rPr>
        <w:t>individua pratica</w:t>
      </w:r>
      <w:r w:rsidRPr="008E01C5">
        <w:rPr>
          <w:rFonts w:ascii="Calibri Light" w:hAnsi="Calibri Light" w:cs="Calibri Light"/>
          <w:sz w:val="22"/>
          <w:szCs w:val="22"/>
          <w:lang w:val="it-IT"/>
        </w:rPr>
        <w:t xml:space="preserve"> consente agli utenti di trovare una pratica specifica utilizzando vari criteri di filtro.</w:t>
      </w:r>
    </w:p>
    <w:p w14:paraId="388722EA" w14:textId="09314B93"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 xml:space="preserve">Campi </w:t>
      </w:r>
      <w:r w:rsidR="00894250">
        <w:rPr>
          <w:rFonts w:ascii="Calibri Light" w:hAnsi="Calibri Light" w:cs="Calibri Light"/>
          <w:b/>
          <w:sz w:val="22"/>
          <w:szCs w:val="22"/>
          <w:lang w:val="it-IT"/>
        </w:rPr>
        <w:t>disponibili:</w:t>
      </w:r>
    </w:p>
    <w:p w14:paraId="33534C31" w14:textId="0B699940"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 xml:space="preserve">Filtro </w:t>
      </w:r>
      <w:r w:rsidR="00AA3B80">
        <w:rPr>
          <w:rFonts w:ascii="Calibri Light" w:hAnsi="Calibri Light" w:cs="Calibri Light"/>
          <w:b/>
          <w:sz w:val="22"/>
          <w:szCs w:val="22"/>
          <w:lang w:val="it-IT"/>
        </w:rPr>
        <w:t>Nome Deal</w:t>
      </w:r>
      <w:r w:rsidRPr="008E01C5">
        <w:rPr>
          <w:rFonts w:ascii="Calibri Light" w:hAnsi="Calibri Light" w:cs="Calibri Light"/>
          <w:b/>
          <w:sz w:val="22"/>
          <w:szCs w:val="22"/>
          <w:lang w:val="it-IT"/>
        </w:rPr>
        <w:t>:</w:t>
      </w:r>
      <w:r w:rsidRPr="008E01C5">
        <w:rPr>
          <w:rFonts w:ascii="Calibri Light" w:hAnsi="Calibri Light" w:cs="Calibri Light"/>
          <w:sz w:val="22"/>
          <w:szCs w:val="22"/>
          <w:lang w:val="it-IT"/>
        </w:rPr>
        <w:t xml:space="preserve"> Un campo di ricerca che consente di cercare </w:t>
      </w:r>
      <w:r w:rsidR="00AA3B80">
        <w:rPr>
          <w:rFonts w:ascii="Calibri Light" w:hAnsi="Calibri Light" w:cs="Calibri Light"/>
          <w:sz w:val="22"/>
          <w:szCs w:val="22"/>
          <w:lang w:val="it-IT"/>
        </w:rPr>
        <w:t xml:space="preserve">la pratica </w:t>
      </w:r>
      <w:r w:rsidRPr="008E01C5">
        <w:rPr>
          <w:rFonts w:ascii="Calibri Light" w:hAnsi="Calibri Light" w:cs="Calibri Light"/>
          <w:sz w:val="22"/>
          <w:szCs w:val="22"/>
          <w:lang w:val="it-IT"/>
        </w:rPr>
        <w:t xml:space="preserve">per </w:t>
      </w:r>
      <w:r w:rsidR="00AA3B80">
        <w:rPr>
          <w:rFonts w:ascii="Calibri Light" w:hAnsi="Calibri Light" w:cs="Calibri Light"/>
          <w:sz w:val="22"/>
          <w:szCs w:val="22"/>
          <w:lang w:val="it-IT"/>
        </w:rPr>
        <w:t>nome Deal</w:t>
      </w:r>
    </w:p>
    <w:p w14:paraId="513E9FAF" w14:textId="07ECA92B" w:rsidR="009C6ED2" w:rsidRPr="008E01C5" w:rsidRDefault="008E01C5" w:rsidP="009C6ED2">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 xml:space="preserve">Filtro </w:t>
      </w:r>
      <w:r w:rsidR="009C6ED2">
        <w:rPr>
          <w:rFonts w:ascii="Calibri Light" w:hAnsi="Calibri Light" w:cs="Calibri Light"/>
          <w:b/>
          <w:sz w:val="22"/>
          <w:szCs w:val="22"/>
          <w:lang w:val="it-IT"/>
        </w:rPr>
        <w:t>ID Censimento Pratica</w:t>
      </w:r>
      <w:r w:rsidRPr="008E01C5">
        <w:rPr>
          <w:rFonts w:ascii="Calibri Light" w:hAnsi="Calibri Light" w:cs="Calibri Light"/>
          <w:b/>
          <w:sz w:val="22"/>
          <w:szCs w:val="22"/>
          <w:lang w:val="it-IT"/>
        </w:rPr>
        <w:t>:</w:t>
      </w:r>
      <w:r w:rsidRPr="008E01C5">
        <w:rPr>
          <w:rFonts w:ascii="Calibri Light" w:hAnsi="Calibri Light" w:cs="Calibri Light"/>
          <w:sz w:val="22"/>
          <w:szCs w:val="22"/>
          <w:lang w:val="it-IT"/>
        </w:rPr>
        <w:t xml:space="preserve"> </w:t>
      </w:r>
      <w:r w:rsidR="009C6ED2" w:rsidRPr="008E01C5">
        <w:rPr>
          <w:rFonts w:ascii="Calibri Light" w:hAnsi="Calibri Light" w:cs="Calibri Light"/>
          <w:sz w:val="22"/>
          <w:szCs w:val="22"/>
          <w:lang w:val="it-IT"/>
        </w:rPr>
        <w:t xml:space="preserve">Un campo di ricerca con autocomplete per cercare per ID </w:t>
      </w:r>
      <w:r w:rsidR="009C6ED2">
        <w:rPr>
          <w:rFonts w:ascii="Calibri Light" w:hAnsi="Calibri Light" w:cs="Calibri Light"/>
          <w:sz w:val="22"/>
          <w:szCs w:val="22"/>
          <w:lang w:val="it-IT"/>
        </w:rPr>
        <w:t>Censimento</w:t>
      </w:r>
      <w:r w:rsidR="00266F71">
        <w:rPr>
          <w:rFonts w:ascii="Calibri Light" w:hAnsi="Calibri Light" w:cs="Calibri Light"/>
          <w:sz w:val="22"/>
          <w:szCs w:val="22"/>
          <w:lang w:val="it-IT"/>
        </w:rPr>
        <w:t xml:space="preserve"> </w:t>
      </w:r>
      <w:r w:rsidR="009C6ED2" w:rsidRPr="008E01C5">
        <w:rPr>
          <w:rFonts w:ascii="Calibri Light" w:hAnsi="Calibri Light" w:cs="Calibri Light"/>
          <w:sz w:val="22"/>
          <w:szCs w:val="22"/>
          <w:lang w:val="it-IT"/>
        </w:rPr>
        <w:t>(es. “Prat001”, “Prat002”).</w:t>
      </w:r>
    </w:p>
    <w:p w14:paraId="6DE55989" w14:textId="6A80ED30"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Filtro Tracking ID:</w:t>
      </w:r>
      <w:r w:rsidRPr="008E01C5">
        <w:rPr>
          <w:rFonts w:ascii="Calibri Light" w:hAnsi="Calibri Light" w:cs="Calibri Light"/>
          <w:sz w:val="22"/>
          <w:szCs w:val="22"/>
          <w:lang w:val="it-IT"/>
        </w:rPr>
        <w:t xml:space="preserve"> Un campo di ricerca con autocomplete per cercare per ID di tracciamento della pratica (es. “001”, “002”, “003”).</w:t>
      </w:r>
    </w:p>
    <w:p w14:paraId="12A8CFB6"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Filtro ID Monitoraggio Pratica:</w:t>
      </w:r>
      <w:r w:rsidRPr="008E01C5">
        <w:rPr>
          <w:rFonts w:ascii="Calibri Light" w:hAnsi="Calibri Light" w:cs="Calibri Light"/>
          <w:sz w:val="22"/>
          <w:szCs w:val="22"/>
          <w:lang w:val="it-IT"/>
        </w:rPr>
        <w:t xml:space="preserve"> Un campo di ricerca con autocomplete per cercare per ID della pratica (es. “Prat001”, “Prat002”).</w:t>
      </w:r>
    </w:p>
    <w:p w14:paraId="7135452B" w14:textId="3993B8E8" w:rsidR="008E01C5" w:rsidRPr="008E01C5" w:rsidRDefault="00C50133" w:rsidP="008E01C5">
      <w:pPr>
        <w:pStyle w:val="Heading4"/>
        <w:rPr>
          <w:rFonts w:ascii="Calibri Light" w:hAnsi="Calibri Light" w:cs="Calibri Light"/>
          <w:sz w:val="22"/>
          <w:szCs w:val="22"/>
          <w:lang w:val="it-IT"/>
        </w:rPr>
      </w:pPr>
      <w:r>
        <w:rPr>
          <w:rFonts w:ascii="Calibri Light" w:hAnsi="Calibri Light" w:cs="Calibri Light"/>
          <w:sz w:val="22"/>
          <w:szCs w:val="22"/>
          <w:lang w:val="it-IT"/>
        </w:rPr>
        <w:t>6</w:t>
      </w:r>
      <w:r w:rsidR="008E01C5" w:rsidRPr="008E01C5">
        <w:rPr>
          <w:rFonts w:ascii="Calibri Light" w:hAnsi="Calibri Light" w:cs="Calibri Light"/>
          <w:sz w:val="22"/>
          <w:szCs w:val="22"/>
          <w:lang w:val="it-IT"/>
        </w:rPr>
        <w:t>.2.</w:t>
      </w:r>
      <w:r>
        <w:rPr>
          <w:rFonts w:ascii="Calibri Light" w:hAnsi="Calibri Light" w:cs="Calibri Light"/>
          <w:sz w:val="22"/>
          <w:szCs w:val="22"/>
          <w:lang w:val="it-IT"/>
        </w:rPr>
        <w:t>3</w:t>
      </w:r>
      <w:r w:rsidR="008E01C5" w:rsidRPr="008E01C5">
        <w:rPr>
          <w:rFonts w:ascii="Calibri Light" w:hAnsi="Calibri Light" w:cs="Calibri Light"/>
          <w:sz w:val="22"/>
          <w:szCs w:val="22"/>
          <w:lang w:val="it-IT"/>
        </w:rPr>
        <w:t xml:space="preserve"> Tabella Pratiche per Aggiornamento Mailing List</w:t>
      </w:r>
    </w:p>
    <w:p w14:paraId="23AB6A79" w14:textId="77777777" w:rsidR="008E01C5" w:rsidRPr="008E01C5" w:rsidRDefault="008E01C5" w:rsidP="008E01C5">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La tabella mostra i risultati della ricerca con tutte le pratiche disponibili per l’aggiornamento della mailing list.</w:t>
      </w:r>
    </w:p>
    <w:p w14:paraId="02207482" w14:textId="77777777" w:rsidR="008E01C5" w:rsidRPr="008E01C5" w:rsidRDefault="008E01C5" w:rsidP="008E01C5">
      <w:pPr>
        <w:pStyle w:val="BodyText"/>
        <w:rPr>
          <w:rFonts w:ascii="Calibri Light" w:hAnsi="Calibri Light" w:cs="Calibri Light"/>
          <w:sz w:val="22"/>
          <w:szCs w:val="22"/>
        </w:rPr>
      </w:pPr>
      <w:r w:rsidRPr="008E01C5">
        <w:rPr>
          <w:rFonts w:ascii="Calibri Light" w:hAnsi="Calibri Light" w:cs="Calibri Light"/>
          <w:b/>
          <w:sz w:val="22"/>
          <w:szCs w:val="22"/>
        </w:rPr>
        <w:t>Colonne della Tabella:</w:t>
      </w:r>
    </w:p>
    <w:p w14:paraId="399D7E16" w14:textId="1FD9A864" w:rsidR="00496E2E" w:rsidRPr="00C75008" w:rsidRDefault="00496E2E" w:rsidP="00496E2E">
      <w:pPr>
        <w:pStyle w:val="Compact"/>
        <w:numPr>
          <w:ilvl w:val="0"/>
          <w:numId w:val="29"/>
        </w:numPr>
        <w:rPr>
          <w:rFonts w:ascii="Calibri Light" w:hAnsi="Calibri Light" w:cs="Calibri Light"/>
          <w:sz w:val="22"/>
          <w:szCs w:val="22"/>
          <w:lang w:val="it-IT"/>
        </w:rPr>
      </w:pPr>
      <w:r w:rsidRPr="008E01C5">
        <w:rPr>
          <w:rFonts w:ascii="Calibri Light" w:hAnsi="Calibri Light" w:cs="Calibri Light"/>
          <w:b/>
          <w:sz w:val="22"/>
          <w:szCs w:val="22"/>
          <w:lang w:val="it-IT"/>
        </w:rPr>
        <w:t>ID Monitoraggio</w:t>
      </w:r>
      <w:r>
        <w:rPr>
          <w:rFonts w:ascii="Calibri Light" w:hAnsi="Calibri Light" w:cs="Calibri Light"/>
          <w:b/>
          <w:sz w:val="22"/>
          <w:szCs w:val="22"/>
          <w:lang w:val="it-IT"/>
        </w:rPr>
        <w:t xml:space="preserve"> Pratica</w:t>
      </w:r>
      <w:r w:rsidRPr="008E01C5">
        <w:rPr>
          <w:rFonts w:ascii="Calibri Light" w:hAnsi="Calibri Light" w:cs="Calibri Light"/>
          <w:b/>
          <w:sz w:val="22"/>
          <w:szCs w:val="22"/>
          <w:lang w:val="it-IT"/>
        </w:rPr>
        <w:t>:</w:t>
      </w:r>
      <w:r w:rsidRPr="008E01C5">
        <w:rPr>
          <w:rFonts w:ascii="Calibri Light" w:hAnsi="Calibri Light" w:cs="Calibri Light"/>
          <w:sz w:val="22"/>
          <w:szCs w:val="22"/>
          <w:lang w:val="it-IT"/>
        </w:rPr>
        <w:t xml:space="preserve"> L’identificativo univoco della pratica</w:t>
      </w:r>
      <w:r>
        <w:rPr>
          <w:rFonts w:ascii="Calibri Light" w:hAnsi="Calibri Light" w:cs="Calibri Light"/>
          <w:sz w:val="22"/>
          <w:szCs w:val="22"/>
          <w:lang w:val="it-IT"/>
        </w:rPr>
        <w:t xml:space="preserve">: Lettera </w:t>
      </w:r>
      <w:r w:rsidR="00645CCB">
        <w:rPr>
          <w:rFonts w:ascii="Calibri Light" w:hAnsi="Calibri Light" w:cs="Calibri Light"/>
          <w:sz w:val="22"/>
          <w:szCs w:val="22"/>
          <w:lang w:val="it-IT"/>
        </w:rPr>
        <w:t>M</w:t>
      </w:r>
      <w:r>
        <w:rPr>
          <w:rFonts w:ascii="Calibri Light" w:hAnsi="Calibri Light" w:cs="Calibri Light"/>
          <w:sz w:val="22"/>
          <w:szCs w:val="22"/>
          <w:lang w:val="it-IT"/>
        </w:rPr>
        <w:t xml:space="preserve"> seguita da numero ordinale da 1 a 999 (e.g. la terza pratica aperta sarà “P3”)</w:t>
      </w:r>
    </w:p>
    <w:p w14:paraId="69FADBA5" w14:textId="77777777" w:rsidR="00496E2E" w:rsidRPr="00C75008" w:rsidRDefault="00496E2E" w:rsidP="00496E2E">
      <w:pPr>
        <w:pStyle w:val="Compact"/>
        <w:numPr>
          <w:ilvl w:val="0"/>
          <w:numId w:val="29"/>
        </w:numPr>
        <w:rPr>
          <w:rFonts w:ascii="Calibri Light" w:hAnsi="Calibri Light" w:cs="Calibri Light"/>
          <w:sz w:val="22"/>
          <w:szCs w:val="22"/>
          <w:lang w:val="it-IT"/>
        </w:rPr>
      </w:pPr>
      <w:r>
        <w:rPr>
          <w:rFonts w:ascii="Calibri Light" w:hAnsi="Calibri Light" w:cs="Calibri Light"/>
          <w:b/>
          <w:sz w:val="22"/>
          <w:szCs w:val="22"/>
          <w:lang w:val="it-IT"/>
        </w:rPr>
        <w:t xml:space="preserve">ID Censimento Pratica: </w:t>
      </w:r>
      <w:r>
        <w:rPr>
          <w:rFonts w:ascii="Calibri Light" w:hAnsi="Calibri Light" w:cs="Calibri Light"/>
          <w:bCs/>
          <w:sz w:val="22"/>
          <w:szCs w:val="22"/>
          <w:lang w:val="it-IT"/>
        </w:rPr>
        <w:t>L’identificativo univoco del censimento della pratica</w:t>
      </w:r>
    </w:p>
    <w:p w14:paraId="57C937FC" w14:textId="148B5DF0" w:rsidR="00496E2E" w:rsidRPr="009C6ED2" w:rsidRDefault="00496E2E" w:rsidP="00496E2E">
      <w:pPr>
        <w:pStyle w:val="Compact"/>
        <w:numPr>
          <w:ilvl w:val="0"/>
          <w:numId w:val="29"/>
        </w:numPr>
        <w:rPr>
          <w:rFonts w:ascii="Calibri Light" w:hAnsi="Calibri Light" w:cs="Calibri Light"/>
          <w:sz w:val="22"/>
          <w:szCs w:val="22"/>
          <w:lang w:val="it-IT"/>
        </w:rPr>
      </w:pPr>
      <w:r w:rsidRPr="008E01C5">
        <w:rPr>
          <w:rFonts w:ascii="Calibri Light" w:hAnsi="Calibri Light" w:cs="Calibri Light"/>
          <w:b/>
          <w:sz w:val="22"/>
          <w:szCs w:val="22"/>
          <w:lang w:val="it-IT"/>
        </w:rPr>
        <w:t>Tracking ID:</w:t>
      </w:r>
      <w:r w:rsidRPr="008E01C5">
        <w:rPr>
          <w:rFonts w:ascii="Calibri Light" w:hAnsi="Calibri Light" w:cs="Calibri Light"/>
          <w:sz w:val="22"/>
          <w:szCs w:val="22"/>
          <w:lang w:val="it-IT"/>
        </w:rPr>
        <w:t xml:space="preserve"> </w:t>
      </w:r>
      <w:r w:rsidR="00B71D85">
        <w:rPr>
          <w:rFonts w:ascii="Calibri Light" w:hAnsi="Calibri Light" w:cs="Calibri Light"/>
          <w:sz w:val="22"/>
          <w:szCs w:val="22"/>
          <w:lang w:val="it-IT"/>
        </w:rPr>
        <w:t>Il</w:t>
      </w:r>
      <w:r w:rsidRPr="008E01C5">
        <w:rPr>
          <w:rFonts w:ascii="Calibri Light" w:hAnsi="Calibri Light" w:cs="Calibri Light"/>
          <w:sz w:val="22"/>
          <w:szCs w:val="22"/>
          <w:lang w:val="it-IT"/>
        </w:rPr>
        <w:t xml:space="preserve"> numero di tracciamento (es. </w:t>
      </w:r>
      <w:r w:rsidRPr="009C6ED2">
        <w:rPr>
          <w:rFonts w:ascii="Calibri Light" w:hAnsi="Calibri Light" w:cs="Calibri Light"/>
          <w:sz w:val="22"/>
          <w:szCs w:val="22"/>
          <w:lang w:val="it-IT"/>
        </w:rPr>
        <w:t>“001”)</w:t>
      </w:r>
    </w:p>
    <w:p w14:paraId="32225CD2" w14:textId="77777777" w:rsidR="008E01C5" w:rsidRPr="008E01C5" w:rsidRDefault="008E01C5" w:rsidP="00496E2E">
      <w:pPr>
        <w:pStyle w:val="Compact"/>
        <w:numPr>
          <w:ilvl w:val="0"/>
          <w:numId w:val="29"/>
        </w:numPr>
        <w:rPr>
          <w:rFonts w:ascii="Calibri Light" w:hAnsi="Calibri Light" w:cs="Calibri Light"/>
          <w:sz w:val="22"/>
          <w:szCs w:val="22"/>
          <w:lang w:val="it-IT"/>
        </w:rPr>
      </w:pPr>
      <w:r w:rsidRPr="008E01C5">
        <w:rPr>
          <w:rFonts w:ascii="Calibri Light" w:hAnsi="Calibri Light" w:cs="Calibri Light"/>
          <w:b/>
          <w:sz w:val="22"/>
          <w:szCs w:val="22"/>
          <w:lang w:val="it-IT"/>
        </w:rPr>
        <w:t>Nome Deal:</w:t>
      </w:r>
      <w:r w:rsidRPr="008E01C5">
        <w:rPr>
          <w:rFonts w:ascii="Calibri Light" w:hAnsi="Calibri Light" w:cs="Calibri Light"/>
          <w:sz w:val="22"/>
          <w:szCs w:val="22"/>
          <w:lang w:val="it-IT"/>
        </w:rPr>
        <w:t xml:space="preserve"> Il nome della pratica/finanziamento (es. “Banca Nuova S.p.A”)</w:t>
      </w:r>
    </w:p>
    <w:p w14:paraId="6B4FA39A" w14:textId="77777777" w:rsidR="008E01C5" w:rsidRPr="008E01C5" w:rsidRDefault="008E01C5" w:rsidP="00496E2E">
      <w:pPr>
        <w:pStyle w:val="Compact"/>
        <w:numPr>
          <w:ilvl w:val="0"/>
          <w:numId w:val="29"/>
        </w:numPr>
        <w:rPr>
          <w:rFonts w:ascii="Calibri Light" w:hAnsi="Calibri Light" w:cs="Calibri Light"/>
          <w:sz w:val="22"/>
          <w:szCs w:val="22"/>
        </w:rPr>
      </w:pPr>
      <w:r w:rsidRPr="008E01C5">
        <w:rPr>
          <w:rFonts w:ascii="Calibri Light" w:hAnsi="Calibri Light" w:cs="Calibri Light"/>
          <w:b/>
          <w:sz w:val="22"/>
          <w:szCs w:val="22"/>
          <w:lang w:val="it-IT"/>
        </w:rPr>
        <w:t>Utente Banca:</w:t>
      </w:r>
      <w:r w:rsidRPr="008E01C5">
        <w:rPr>
          <w:rFonts w:ascii="Calibri Light" w:hAnsi="Calibri Light" w:cs="Calibri Light"/>
          <w:sz w:val="22"/>
          <w:szCs w:val="22"/>
          <w:lang w:val="it-IT"/>
        </w:rPr>
        <w:t xml:space="preserve"> L’email dell’utente ISP responsabile (es. </w:t>
      </w:r>
      <w:r w:rsidRPr="008E01C5">
        <w:rPr>
          <w:rFonts w:ascii="Calibri Light" w:hAnsi="Calibri Light" w:cs="Calibri Light"/>
          <w:sz w:val="22"/>
          <w:szCs w:val="22"/>
        </w:rPr>
        <w:t>“Marioverdi@isp-it”)</w:t>
      </w:r>
    </w:p>
    <w:p w14:paraId="4B923ED1" w14:textId="631E7887" w:rsidR="001A6C73" w:rsidRPr="001A6C73" w:rsidRDefault="001A6C73" w:rsidP="00496E2E">
      <w:pPr>
        <w:pStyle w:val="Compact"/>
        <w:numPr>
          <w:ilvl w:val="0"/>
          <w:numId w:val="29"/>
        </w:numPr>
        <w:rPr>
          <w:rFonts w:ascii="Calibri Light" w:hAnsi="Calibri Light" w:cs="Calibri Light"/>
          <w:sz w:val="22"/>
          <w:szCs w:val="22"/>
          <w:lang w:val="it-IT"/>
        </w:rPr>
      </w:pPr>
      <w:r>
        <w:rPr>
          <w:rFonts w:ascii="Calibri Light" w:hAnsi="Calibri Light" w:cs="Calibri Light"/>
          <w:b/>
          <w:sz w:val="22"/>
          <w:szCs w:val="22"/>
          <w:lang w:val="it-IT"/>
        </w:rPr>
        <w:t>Utente Deloitte:</w:t>
      </w:r>
      <w:r w:rsidRPr="001A6C73">
        <w:rPr>
          <w:rFonts w:ascii="Calibri Light" w:hAnsi="Calibri Light" w:cs="Calibri Light"/>
          <w:sz w:val="22"/>
          <w:szCs w:val="22"/>
          <w:lang w:val="it-IT"/>
        </w:rPr>
        <w:t xml:space="preserve"> l’email dell’Utente D</w:t>
      </w:r>
      <w:r>
        <w:rPr>
          <w:rFonts w:ascii="Calibri Light" w:hAnsi="Calibri Light" w:cs="Calibri Light"/>
          <w:sz w:val="22"/>
          <w:szCs w:val="22"/>
          <w:lang w:val="it-IT"/>
        </w:rPr>
        <w:t>eloitte a cui è assegnata la pratica</w:t>
      </w:r>
    </w:p>
    <w:p w14:paraId="69444E71" w14:textId="419F6BB9" w:rsidR="008E01C5" w:rsidRPr="008E01C5" w:rsidRDefault="008E01C5" w:rsidP="00496E2E">
      <w:pPr>
        <w:pStyle w:val="Compact"/>
        <w:numPr>
          <w:ilvl w:val="0"/>
          <w:numId w:val="29"/>
        </w:numPr>
        <w:rPr>
          <w:rFonts w:ascii="Calibri Light" w:hAnsi="Calibri Light" w:cs="Calibri Light"/>
          <w:sz w:val="22"/>
          <w:szCs w:val="22"/>
          <w:lang w:val="it-IT"/>
        </w:rPr>
      </w:pPr>
      <w:r w:rsidRPr="008E01C5">
        <w:rPr>
          <w:rFonts w:ascii="Calibri Light" w:hAnsi="Calibri Light" w:cs="Calibri Light"/>
          <w:b/>
          <w:sz w:val="22"/>
          <w:szCs w:val="22"/>
          <w:lang w:val="it-IT"/>
        </w:rPr>
        <w:t>Tipologia</w:t>
      </w:r>
      <w:r w:rsidR="007F0FF1">
        <w:rPr>
          <w:rFonts w:ascii="Calibri Light" w:hAnsi="Calibri Light" w:cs="Calibri Light"/>
          <w:b/>
          <w:sz w:val="22"/>
          <w:szCs w:val="22"/>
          <w:lang w:val="it-IT"/>
        </w:rPr>
        <w:t xml:space="preserve"> </w:t>
      </w:r>
      <w:r w:rsidRPr="008E01C5">
        <w:rPr>
          <w:rFonts w:ascii="Calibri Light" w:hAnsi="Calibri Light" w:cs="Calibri Light"/>
          <w:b/>
          <w:sz w:val="22"/>
          <w:szCs w:val="22"/>
          <w:lang w:val="it-IT"/>
        </w:rPr>
        <w:t>Pratica :</w:t>
      </w:r>
      <w:r w:rsidRPr="008E01C5">
        <w:rPr>
          <w:rFonts w:ascii="Calibri Light" w:hAnsi="Calibri Light" w:cs="Calibri Light"/>
          <w:sz w:val="22"/>
          <w:szCs w:val="22"/>
          <w:lang w:val="it-IT"/>
        </w:rPr>
        <w:t xml:space="preserve"> </w:t>
      </w:r>
      <w:r w:rsidR="007F0FF1">
        <w:rPr>
          <w:rFonts w:ascii="Calibri Light" w:hAnsi="Calibri Light" w:cs="Calibri Light"/>
          <w:sz w:val="22"/>
          <w:szCs w:val="22"/>
          <w:lang w:val="it-IT"/>
        </w:rPr>
        <w:t>la tipologia della pratica</w:t>
      </w:r>
      <w:r w:rsidR="00B71D85">
        <w:rPr>
          <w:rFonts w:ascii="Calibri Light" w:hAnsi="Calibri Light" w:cs="Calibri Light"/>
          <w:sz w:val="22"/>
          <w:szCs w:val="22"/>
          <w:lang w:val="it-IT"/>
        </w:rPr>
        <w:t xml:space="preserve"> </w:t>
      </w:r>
      <w:r w:rsidRPr="008E01C5">
        <w:rPr>
          <w:rFonts w:ascii="Calibri Light" w:hAnsi="Calibri Light" w:cs="Calibri Light"/>
          <w:sz w:val="22"/>
          <w:szCs w:val="22"/>
          <w:lang w:val="it-IT"/>
        </w:rPr>
        <w:t>(es. “Banca Agente”)</w:t>
      </w:r>
    </w:p>
    <w:p w14:paraId="76EE964D" w14:textId="0E492BA6" w:rsidR="008E01C5" w:rsidRPr="009C6ED2" w:rsidRDefault="001A6C73" w:rsidP="00496E2E">
      <w:pPr>
        <w:pStyle w:val="Compact"/>
        <w:numPr>
          <w:ilvl w:val="0"/>
          <w:numId w:val="29"/>
        </w:numPr>
        <w:rPr>
          <w:rFonts w:ascii="Calibri Light" w:hAnsi="Calibri Light" w:cs="Calibri Light"/>
          <w:sz w:val="22"/>
          <w:szCs w:val="22"/>
          <w:lang w:val="it-IT"/>
        </w:rPr>
      </w:pPr>
      <w:r>
        <w:rPr>
          <w:rFonts w:ascii="Calibri Light" w:hAnsi="Calibri Light" w:cs="Calibri Light"/>
          <w:b/>
          <w:sz w:val="22"/>
          <w:szCs w:val="22"/>
          <w:lang w:val="it-IT"/>
        </w:rPr>
        <w:t>Data Creazione Pratica</w:t>
      </w:r>
      <w:r w:rsidR="009C6ED2">
        <w:rPr>
          <w:rFonts w:ascii="Calibri Light" w:hAnsi="Calibri Light" w:cs="Calibri Light"/>
          <w:b/>
          <w:sz w:val="22"/>
          <w:szCs w:val="22"/>
          <w:lang w:val="it-IT"/>
        </w:rPr>
        <w:t xml:space="preserve">: </w:t>
      </w:r>
      <w:r w:rsidR="009C6ED2">
        <w:rPr>
          <w:rFonts w:ascii="Calibri Light" w:hAnsi="Calibri Light" w:cs="Calibri Light"/>
          <w:bCs/>
          <w:sz w:val="22"/>
          <w:szCs w:val="22"/>
          <w:lang w:val="it-IT"/>
        </w:rPr>
        <w:t>la data in cui la pratica è stata creata sul</w:t>
      </w:r>
      <w:r w:rsidR="008310F2">
        <w:rPr>
          <w:rFonts w:ascii="Calibri Light" w:hAnsi="Calibri Light" w:cs="Calibri Light"/>
          <w:bCs/>
          <w:sz w:val="22"/>
          <w:szCs w:val="22"/>
          <w:lang w:val="it-IT"/>
        </w:rPr>
        <w:t>la piattaforma</w:t>
      </w:r>
    </w:p>
    <w:p w14:paraId="14F5B2D9" w14:textId="50373271" w:rsidR="001A6C73" w:rsidRPr="00F40918" w:rsidRDefault="008E01C5" w:rsidP="00496E2E">
      <w:pPr>
        <w:pStyle w:val="Compact"/>
        <w:numPr>
          <w:ilvl w:val="0"/>
          <w:numId w:val="29"/>
        </w:numPr>
        <w:rPr>
          <w:rFonts w:ascii="Calibri Light" w:hAnsi="Calibri Light" w:cs="Calibri Light"/>
          <w:sz w:val="22"/>
          <w:szCs w:val="22"/>
          <w:highlight w:val="yellow"/>
          <w:lang w:val="it-IT"/>
        </w:rPr>
      </w:pPr>
      <w:r w:rsidRPr="00F40918">
        <w:rPr>
          <w:rFonts w:ascii="Calibri Light" w:hAnsi="Calibri Light" w:cs="Calibri Light"/>
          <w:b/>
          <w:sz w:val="22"/>
          <w:szCs w:val="22"/>
          <w:highlight w:val="yellow"/>
          <w:lang w:val="it-IT"/>
        </w:rPr>
        <w:t xml:space="preserve">Data </w:t>
      </w:r>
      <w:r w:rsidR="001A6C73" w:rsidRPr="00F40918">
        <w:rPr>
          <w:rFonts w:ascii="Calibri Light" w:hAnsi="Calibri Light" w:cs="Calibri Light"/>
          <w:b/>
          <w:sz w:val="22"/>
          <w:szCs w:val="22"/>
          <w:highlight w:val="yellow"/>
          <w:lang w:val="it-IT"/>
        </w:rPr>
        <w:t>Fine Monitoraggio</w:t>
      </w:r>
      <w:r w:rsidR="008310F2" w:rsidRPr="00F40918">
        <w:rPr>
          <w:rFonts w:ascii="Calibri Light" w:hAnsi="Calibri Light" w:cs="Calibri Light"/>
          <w:b/>
          <w:sz w:val="22"/>
          <w:szCs w:val="22"/>
          <w:highlight w:val="yellow"/>
          <w:lang w:val="it-IT"/>
        </w:rPr>
        <w:t xml:space="preserve">: </w:t>
      </w:r>
      <w:r w:rsidR="008310F2" w:rsidRPr="00F40918">
        <w:rPr>
          <w:rFonts w:ascii="Calibri Light" w:hAnsi="Calibri Light" w:cs="Calibri Light"/>
          <w:sz w:val="22"/>
          <w:szCs w:val="22"/>
          <w:highlight w:val="yellow"/>
          <w:lang w:val="it-IT"/>
        </w:rPr>
        <w:t xml:space="preserve">la data oltre cui la pratica verrà </w:t>
      </w:r>
      <w:r w:rsidR="00F40918" w:rsidRPr="00F40918">
        <w:rPr>
          <w:rFonts w:ascii="Calibri Light" w:hAnsi="Calibri Light" w:cs="Calibri Light"/>
          <w:bCs/>
          <w:sz w:val="22"/>
          <w:szCs w:val="22"/>
          <w:highlight w:val="yellow"/>
          <w:lang w:val="it-IT"/>
        </w:rPr>
        <w:t>considerata</w:t>
      </w:r>
      <w:r w:rsidR="008310F2" w:rsidRPr="00F40918">
        <w:rPr>
          <w:rFonts w:ascii="Calibri Light" w:hAnsi="Calibri Light" w:cs="Calibri Light"/>
          <w:sz w:val="22"/>
          <w:szCs w:val="22"/>
          <w:highlight w:val="yellow"/>
          <w:lang w:val="it-IT"/>
        </w:rPr>
        <w:t xml:space="preserve"> chiusa</w:t>
      </w:r>
      <w:r w:rsidR="00F40918" w:rsidRPr="00F40918">
        <w:rPr>
          <w:rFonts w:ascii="Calibri Light" w:hAnsi="Calibri Light" w:cs="Calibri Light"/>
          <w:bCs/>
          <w:sz w:val="22"/>
          <w:szCs w:val="22"/>
          <w:highlight w:val="yellow"/>
          <w:lang w:val="it-IT"/>
        </w:rPr>
        <w:t xml:space="preserve"> corrispondente alla </w:t>
      </w:r>
      <w:del w:id="556" w:author="Boles, Giorgio" w:date="2026-04-23T17:01:00Z" w16du:dateUtc="2026-04-23T15:01:00Z">
        <w:r w:rsidR="00F40918" w:rsidRPr="00F40918">
          <w:rPr>
            <w:rFonts w:ascii="Calibri Light" w:hAnsi="Calibri Light" w:cs="Calibri Light"/>
            <w:bCs/>
            <w:sz w:val="22"/>
            <w:szCs w:val="22"/>
            <w:highlight w:val="yellow"/>
            <w:lang w:val="it-IT"/>
          </w:rPr>
          <w:delText>data di Closing</w:delText>
        </w:r>
      </w:del>
      <w:ins w:id="557" w:author="Boles, Giorgio" w:date="2026-04-23T17:01:00Z" w16du:dateUtc="2026-04-23T15:01:00Z">
        <w:r w:rsidR="005A7E88">
          <w:rPr>
            <w:rFonts w:ascii="Calibri Light" w:hAnsi="Calibri Light" w:cs="Calibri Light"/>
            <w:bCs/>
            <w:sz w:val="22"/>
            <w:szCs w:val="22"/>
            <w:highlight w:val="yellow"/>
            <w:lang w:val="it-IT"/>
          </w:rPr>
          <w:t>Termination date</w:t>
        </w:r>
      </w:ins>
    </w:p>
    <w:p w14:paraId="3A0906E7" w14:textId="4DAAA99C" w:rsidR="008E01C5" w:rsidRPr="001A6C73" w:rsidRDefault="008E01C5" w:rsidP="00496E2E">
      <w:pPr>
        <w:pStyle w:val="Compact"/>
        <w:numPr>
          <w:ilvl w:val="0"/>
          <w:numId w:val="29"/>
        </w:numPr>
        <w:rPr>
          <w:rFonts w:ascii="Calibri Light" w:hAnsi="Calibri Light" w:cs="Calibri Light"/>
          <w:sz w:val="22"/>
          <w:szCs w:val="22"/>
          <w:lang w:val="it-IT"/>
        </w:rPr>
      </w:pPr>
      <w:r w:rsidRPr="008E01C5">
        <w:rPr>
          <w:rFonts w:ascii="Calibri Light" w:hAnsi="Calibri Light" w:cs="Calibri Light"/>
          <w:b/>
          <w:sz w:val="22"/>
          <w:szCs w:val="22"/>
          <w:lang w:val="it-IT"/>
        </w:rPr>
        <w:t>Ultimo Aggiornamento</w:t>
      </w:r>
      <w:r w:rsidR="001A6C73">
        <w:rPr>
          <w:rFonts w:ascii="Calibri Light" w:hAnsi="Calibri Light" w:cs="Calibri Light"/>
          <w:b/>
          <w:sz w:val="22"/>
          <w:szCs w:val="22"/>
          <w:lang w:val="it-IT"/>
        </w:rPr>
        <w:t xml:space="preserve"> Mailing list</w:t>
      </w:r>
      <w:r w:rsidRPr="008E01C5">
        <w:rPr>
          <w:rFonts w:ascii="Calibri Light" w:hAnsi="Calibri Light" w:cs="Calibri Light"/>
          <w:b/>
          <w:sz w:val="22"/>
          <w:szCs w:val="22"/>
          <w:lang w:val="it-IT"/>
        </w:rPr>
        <w:t>:</w:t>
      </w:r>
      <w:r w:rsidRPr="008E01C5">
        <w:rPr>
          <w:rFonts w:ascii="Calibri Light" w:hAnsi="Calibri Light" w:cs="Calibri Light"/>
          <w:sz w:val="22"/>
          <w:szCs w:val="22"/>
          <w:lang w:val="it-IT"/>
        </w:rPr>
        <w:t xml:space="preserve"> La data dell’ultimo aggiornamento della mailing list (es. </w:t>
      </w:r>
      <w:r w:rsidRPr="001A6C73">
        <w:rPr>
          <w:rFonts w:ascii="Calibri Light" w:hAnsi="Calibri Light" w:cs="Calibri Light"/>
          <w:sz w:val="22"/>
          <w:szCs w:val="22"/>
          <w:lang w:val="it-IT"/>
        </w:rPr>
        <w:t>“15/03/2026”)</w:t>
      </w:r>
    </w:p>
    <w:p w14:paraId="39E0E8CE" w14:textId="7DB48CA6" w:rsidR="008E01C5" w:rsidRPr="008E01C5" w:rsidRDefault="008E01C5" w:rsidP="00496E2E">
      <w:pPr>
        <w:pStyle w:val="Compact"/>
        <w:numPr>
          <w:ilvl w:val="0"/>
          <w:numId w:val="29"/>
        </w:numPr>
        <w:rPr>
          <w:rFonts w:ascii="Calibri Light" w:hAnsi="Calibri Light" w:cs="Calibri Light"/>
          <w:sz w:val="22"/>
          <w:szCs w:val="22"/>
          <w:lang w:val="it-IT"/>
        </w:rPr>
      </w:pPr>
      <w:r w:rsidRPr="008E01C5">
        <w:rPr>
          <w:rFonts w:ascii="Calibri Light" w:hAnsi="Calibri Light" w:cs="Calibri Light"/>
          <w:b/>
          <w:sz w:val="22"/>
          <w:szCs w:val="22"/>
          <w:lang w:val="it-IT"/>
        </w:rPr>
        <w:t>Azione:</w:t>
      </w:r>
      <w:r w:rsidRPr="008E01C5">
        <w:rPr>
          <w:rFonts w:ascii="Calibri Light" w:hAnsi="Calibri Light" w:cs="Calibri Light"/>
          <w:sz w:val="22"/>
          <w:szCs w:val="22"/>
          <w:lang w:val="it-IT"/>
        </w:rPr>
        <w:t xml:space="preserve"> Un pulsante “Richiedi Aggiornamento Mailing List” che </w:t>
      </w:r>
      <w:del w:id="558" w:author="Lequio, Giacomo" w:date="2026-04-23T17:43:00Z" w16du:dateUtc="2026-04-23T15:43:00Z">
        <w:r w:rsidRPr="008E01C5" w:rsidDel="00E728B3">
          <w:rPr>
            <w:rFonts w:ascii="Calibri Light" w:hAnsi="Calibri Light" w:cs="Calibri Light"/>
            <w:sz w:val="22"/>
            <w:szCs w:val="22"/>
            <w:lang w:val="it-IT"/>
          </w:rPr>
          <w:delText>consente di accedere alla pagina di aggiornamento della mailing list per quella pratica</w:delText>
        </w:r>
      </w:del>
      <w:ins w:id="559" w:author="Lequio, Giacomo" w:date="2026-04-23T17:43:00Z" w16du:dateUtc="2026-04-23T15:43:00Z">
        <w:r w:rsidR="00E728B3">
          <w:rPr>
            <w:rFonts w:ascii="Calibri Light" w:hAnsi="Calibri Light" w:cs="Calibri Light"/>
            <w:sz w:val="22"/>
            <w:szCs w:val="22"/>
            <w:lang w:val="it-IT"/>
          </w:rPr>
          <w:t>attiva il popup di aggiornamento mailing list, in cui è pos</w:t>
        </w:r>
      </w:ins>
      <w:ins w:id="560" w:author="Lequio, Giacomo" w:date="2026-04-23T17:44:00Z" w16du:dateUtc="2026-04-23T15:44:00Z">
        <w:r w:rsidR="00E728B3">
          <w:rPr>
            <w:rFonts w:ascii="Calibri Light" w:hAnsi="Calibri Light" w:cs="Calibri Light"/>
            <w:sz w:val="22"/>
            <w:szCs w:val="22"/>
            <w:lang w:val="it-IT"/>
          </w:rPr>
          <w:t>sibile caricare un AD form su cui effettuare l’estrazion</w:t>
        </w:r>
        <w:r w:rsidR="00A84B8F">
          <w:rPr>
            <w:rFonts w:ascii="Calibri Light" w:hAnsi="Calibri Light" w:cs="Calibri Light"/>
            <w:sz w:val="22"/>
            <w:szCs w:val="22"/>
            <w:lang w:val="it-IT"/>
          </w:rPr>
          <w:t>e</w:t>
        </w:r>
      </w:ins>
    </w:p>
    <w:p w14:paraId="04500CD1" w14:textId="77777777" w:rsidR="008E01C5" w:rsidRPr="008E01C5" w:rsidRDefault="008E01C5" w:rsidP="008E01C5">
      <w:pPr>
        <w:pStyle w:val="FirstParagraph"/>
        <w:rPr>
          <w:rFonts w:ascii="Calibri Light" w:hAnsi="Calibri Light" w:cs="Calibri Light"/>
          <w:sz w:val="22"/>
          <w:szCs w:val="22"/>
          <w:lang w:val="it-IT"/>
        </w:rPr>
      </w:pPr>
      <w:r w:rsidRPr="008E01C5">
        <w:rPr>
          <w:rFonts w:ascii="Calibri Light" w:hAnsi="Calibri Light" w:cs="Calibri Light"/>
          <w:b/>
          <w:sz w:val="22"/>
          <w:szCs w:val="22"/>
          <w:lang w:val="it-IT"/>
        </w:rPr>
        <w:t>Comportamento e Interattività:</w:t>
      </w:r>
    </w:p>
    <w:p w14:paraId="0E086992"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Ordinamento:</w:t>
      </w:r>
      <w:r w:rsidRPr="008E01C5">
        <w:rPr>
          <w:rFonts w:ascii="Calibri Light" w:hAnsi="Calibri Light" w:cs="Calibri Light"/>
          <w:sz w:val="22"/>
          <w:szCs w:val="22"/>
          <w:lang w:val="it-IT"/>
        </w:rPr>
        <w:t xml:space="preserve"> Tutte le colonne sono ordinabili. Cliccando sull’intestazione di una colonna, la tabella si ordina per quella colonna in ordine crescente (A-Z) o decrescente (Z-A).</w:t>
      </w:r>
    </w:p>
    <w:p w14:paraId="73C6CFFE"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Righe per Pagina:</w:t>
      </w:r>
      <w:r w:rsidRPr="008E01C5">
        <w:rPr>
          <w:rFonts w:ascii="Calibri Light" w:hAnsi="Calibri Light" w:cs="Calibri Light"/>
          <w:sz w:val="22"/>
          <w:szCs w:val="22"/>
          <w:lang w:val="it-IT"/>
        </w:rPr>
        <w:t xml:space="preserve"> La tabella mostra 10 righe per pagina per impostazione predefinita, ma gli utenti possono configurare questo valore a 25, 50 o 100 righe per pagina.</w:t>
      </w:r>
    </w:p>
    <w:p w14:paraId="2D2627D4"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Paginazione:</w:t>
      </w:r>
      <w:r w:rsidRPr="008E01C5">
        <w:rPr>
          <w:rFonts w:ascii="Calibri Light" w:hAnsi="Calibri Light" w:cs="Calibri Light"/>
          <w:sz w:val="22"/>
          <w:szCs w:val="22"/>
          <w:lang w:val="it-IT"/>
        </w:rPr>
        <w:t xml:space="preserve"> Controlli di paginazione “&lt;&lt; Pagina X &gt;&gt;” consentono di navigare tra le pagine.</w:t>
      </w:r>
    </w:p>
    <w:p w14:paraId="4F3DB7C0"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Evidenziazione Riga:</w:t>
      </w:r>
      <w:r w:rsidRPr="008E01C5">
        <w:rPr>
          <w:rFonts w:ascii="Calibri Light" w:hAnsi="Calibri Light" w:cs="Calibri Light"/>
          <w:sz w:val="22"/>
          <w:szCs w:val="22"/>
          <w:lang w:val="it-IT"/>
        </w:rPr>
        <w:t xml:space="preserve"> Al passaggio del mouse su una riga, la riga è evidenziata con un colore di sfondo leggermente più scuro per migliorare l’usabilità.</w:t>
      </w:r>
    </w:p>
    <w:p w14:paraId="76B9AC8B" w14:textId="5E2DFE42" w:rsidR="008E01C5" w:rsidRPr="008E01C5" w:rsidRDefault="00C50133" w:rsidP="008E01C5">
      <w:pPr>
        <w:pStyle w:val="Heading3"/>
        <w:rPr>
          <w:rFonts w:ascii="Calibri Light" w:hAnsi="Calibri Light" w:cs="Calibri Light"/>
          <w:sz w:val="22"/>
          <w:szCs w:val="22"/>
          <w:lang w:val="it-IT"/>
        </w:rPr>
      </w:pPr>
      <w:bookmarkStart w:id="561" w:name="_Toc227849771"/>
      <w:r>
        <w:rPr>
          <w:rFonts w:ascii="Calibri Light" w:hAnsi="Calibri Light" w:cs="Calibri Light"/>
          <w:sz w:val="22"/>
          <w:szCs w:val="22"/>
          <w:lang w:val="it-IT"/>
        </w:rPr>
        <w:t>6</w:t>
      </w:r>
      <w:r w:rsidR="008E01C5" w:rsidRPr="008E01C5">
        <w:rPr>
          <w:rFonts w:ascii="Calibri Light" w:hAnsi="Calibri Light" w:cs="Calibri Light"/>
          <w:sz w:val="22"/>
          <w:szCs w:val="22"/>
          <w:lang w:val="it-IT"/>
        </w:rPr>
        <w:t>.3 Pagina Aggiornamento Mailing List - Gestione Contatti</w:t>
      </w:r>
      <w:bookmarkEnd w:id="561"/>
    </w:p>
    <w:p w14:paraId="4C1D4336" w14:textId="4092C93F" w:rsidR="008E01C5" w:rsidRPr="008E01C5" w:rsidRDefault="000C1B9E" w:rsidP="008E01C5">
      <w:pPr>
        <w:pStyle w:val="Heading4"/>
        <w:rPr>
          <w:rFonts w:ascii="Calibri Light" w:hAnsi="Calibri Light" w:cs="Calibri Light"/>
          <w:sz w:val="22"/>
          <w:szCs w:val="22"/>
          <w:lang w:val="it-IT"/>
        </w:rPr>
      </w:pPr>
      <w:r>
        <w:rPr>
          <w:rFonts w:ascii="Calibri Light" w:hAnsi="Calibri Light" w:cs="Calibri Light"/>
          <w:sz w:val="22"/>
          <w:szCs w:val="22"/>
          <w:lang w:val="it-IT"/>
        </w:rPr>
        <w:t>6</w:t>
      </w:r>
      <w:r w:rsidR="008E01C5" w:rsidRPr="008E01C5">
        <w:rPr>
          <w:rFonts w:ascii="Calibri Light" w:hAnsi="Calibri Light" w:cs="Calibri Light"/>
          <w:sz w:val="22"/>
          <w:szCs w:val="22"/>
          <w:lang w:val="it-IT"/>
        </w:rPr>
        <w:t>.3.1 Descrizione Generale</w:t>
      </w:r>
    </w:p>
    <w:p w14:paraId="19A84C0E" w14:textId="012E3FB4" w:rsidR="008E01C5" w:rsidRPr="008E01C5" w:rsidRDefault="008E01C5" w:rsidP="008E01C5">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 xml:space="preserve">Quando l’utente clicca su “Aggiorna Mailing List” per una pratica specifica, </w:t>
      </w:r>
      <w:r w:rsidR="00786F3E">
        <w:rPr>
          <w:rFonts w:ascii="Calibri Light" w:hAnsi="Calibri Light" w:cs="Calibri Light"/>
          <w:sz w:val="22"/>
          <w:szCs w:val="22"/>
          <w:lang w:val="it-IT"/>
        </w:rPr>
        <w:t xml:space="preserve">si apre un modal di caricamento dell’AD Form aggiornato, una volta caricato l’AD Form la pratica viene spostata nella sezione “Pratiche per cui è stato richiesto aggiornamento mailing List” posta sotto alla </w:t>
      </w:r>
      <w:r w:rsidR="00894250">
        <w:rPr>
          <w:rFonts w:ascii="Calibri Light" w:hAnsi="Calibri Light" w:cs="Calibri Light"/>
          <w:sz w:val="22"/>
          <w:szCs w:val="22"/>
          <w:lang w:val="it-IT"/>
        </w:rPr>
        <w:t>sezione “Richiedi aggiornamento Mailing List”</w:t>
      </w:r>
    </w:p>
    <w:p w14:paraId="21D0179F" w14:textId="17E405E6" w:rsidR="008E01C5" w:rsidRPr="008E01C5" w:rsidRDefault="000C1B9E" w:rsidP="008E01C5">
      <w:pPr>
        <w:pStyle w:val="Heading4"/>
        <w:rPr>
          <w:rFonts w:ascii="Calibri Light" w:hAnsi="Calibri Light" w:cs="Calibri Light"/>
          <w:sz w:val="22"/>
          <w:szCs w:val="22"/>
          <w:lang w:val="it-IT"/>
        </w:rPr>
      </w:pPr>
      <w:r>
        <w:rPr>
          <w:rFonts w:ascii="Calibri Light" w:hAnsi="Calibri Light" w:cs="Calibri Light"/>
          <w:sz w:val="22"/>
          <w:szCs w:val="22"/>
          <w:lang w:val="it-IT"/>
        </w:rPr>
        <w:t>6</w:t>
      </w:r>
      <w:r w:rsidR="008E01C5" w:rsidRPr="008E01C5">
        <w:rPr>
          <w:rFonts w:ascii="Calibri Light" w:hAnsi="Calibri Light" w:cs="Calibri Light"/>
          <w:sz w:val="22"/>
          <w:szCs w:val="22"/>
          <w:lang w:val="it-IT"/>
        </w:rPr>
        <w:t xml:space="preserve">.3.2 Sezione </w:t>
      </w:r>
      <w:r w:rsidR="0098125A">
        <w:rPr>
          <w:rFonts w:ascii="Calibri Light" w:hAnsi="Calibri Light" w:cs="Calibri Light"/>
          <w:sz w:val="22"/>
          <w:szCs w:val="22"/>
          <w:lang w:val="it-IT"/>
        </w:rPr>
        <w:t>Pratiche per cui è stato richiesto aggiornamento mailing List</w:t>
      </w:r>
    </w:p>
    <w:p w14:paraId="0162F4FB" w14:textId="61555241" w:rsidR="0092146B" w:rsidRDefault="008E01C5" w:rsidP="00F478AD">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Una sezione che mostra le informazioni principali della pratica per la quale si sta aggiornando la mailing list</w:t>
      </w:r>
      <w:r w:rsidR="00937905">
        <w:rPr>
          <w:rFonts w:ascii="Calibri Light" w:hAnsi="Calibri Light" w:cs="Calibri Light"/>
          <w:sz w:val="22"/>
          <w:szCs w:val="22"/>
          <w:lang w:val="it-IT"/>
        </w:rPr>
        <w:t xml:space="preserve"> che conterrà le stesse colonn</w:t>
      </w:r>
      <w:r w:rsidR="00CC5170">
        <w:rPr>
          <w:rFonts w:ascii="Calibri Light" w:hAnsi="Calibri Light" w:cs="Calibri Light"/>
          <w:sz w:val="22"/>
          <w:szCs w:val="22"/>
          <w:lang w:val="it-IT"/>
        </w:rPr>
        <w:t xml:space="preserve">e della tabella </w:t>
      </w:r>
      <w:r w:rsidR="00BB4D77">
        <w:rPr>
          <w:rFonts w:ascii="Calibri Light" w:hAnsi="Calibri Light" w:cs="Calibri Light"/>
          <w:sz w:val="22"/>
          <w:szCs w:val="22"/>
          <w:lang w:val="it-IT"/>
        </w:rPr>
        <w:t>so</w:t>
      </w:r>
      <w:r w:rsidR="003D3B9C">
        <w:rPr>
          <w:rFonts w:ascii="Calibri Light" w:hAnsi="Calibri Light" w:cs="Calibri Light"/>
          <w:sz w:val="22"/>
          <w:szCs w:val="22"/>
          <w:lang w:val="it-IT"/>
        </w:rPr>
        <w:t>p</w:t>
      </w:r>
      <w:r w:rsidR="00BB4D77">
        <w:rPr>
          <w:rFonts w:ascii="Calibri Light" w:hAnsi="Calibri Light" w:cs="Calibri Light"/>
          <w:sz w:val="22"/>
          <w:szCs w:val="22"/>
          <w:lang w:val="it-IT"/>
        </w:rPr>
        <w:t>racitata, con aggiunta la seguente colonna (a sinistra prima della colonna “</w:t>
      </w:r>
      <w:r w:rsidR="00BB4D77" w:rsidRPr="00BB4D77">
        <w:rPr>
          <w:rFonts w:ascii="Calibri Light" w:hAnsi="Calibri Light" w:cs="Calibri Light"/>
          <w:b/>
          <w:bCs/>
          <w:sz w:val="22"/>
          <w:szCs w:val="22"/>
          <w:lang w:val="it-IT"/>
        </w:rPr>
        <w:t>Azione</w:t>
      </w:r>
      <w:r w:rsidR="00BB4D77">
        <w:rPr>
          <w:rFonts w:ascii="Calibri Light" w:hAnsi="Calibri Light" w:cs="Calibri Light"/>
          <w:sz w:val="22"/>
          <w:szCs w:val="22"/>
          <w:lang w:val="it-IT"/>
        </w:rPr>
        <w:t>”</w:t>
      </w:r>
      <w:r w:rsidR="00050DDF">
        <w:rPr>
          <w:rFonts w:ascii="Calibri Light" w:hAnsi="Calibri Light" w:cs="Calibri Light"/>
          <w:sz w:val="22"/>
          <w:szCs w:val="22"/>
          <w:lang w:val="it-IT"/>
        </w:rPr>
        <w:t>)</w:t>
      </w:r>
    </w:p>
    <w:p w14:paraId="03AE05F0" w14:textId="4DD99515" w:rsidR="00BB4D77" w:rsidRPr="00C16403" w:rsidRDefault="00BB4D77" w:rsidP="00DA6969">
      <w:pPr>
        <w:pStyle w:val="BodyText"/>
        <w:numPr>
          <w:ilvl w:val="0"/>
          <w:numId w:val="18"/>
        </w:numPr>
        <w:rPr>
          <w:rFonts w:ascii="Calibri Light" w:hAnsi="Calibri Light" w:cs="Calibri Light"/>
          <w:sz w:val="22"/>
          <w:szCs w:val="22"/>
          <w:lang w:val="it-IT"/>
        </w:rPr>
      </w:pPr>
      <w:r>
        <w:rPr>
          <w:rFonts w:ascii="Calibri Light" w:hAnsi="Calibri Light" w:cs="Calibri Light"/>
          <w:b/>
          <w:sz w:val="22"/>
          <w:szCs w:val="22"/>
          <w:lang w:val="it-IT"/>
        </w:rPr>
        <w:t xml:space="preserve">Stato aggiornamento </w:t>
      </w:r>
      <w:r>
        <w:rPr>
          <w:rFonts w:ascii="Calibri Light" w:hAnsi="Calibri Light" w:cs="Calibri Light"/>
          <w:bCs/>
          <w:sz w:val="22"/>
          <w:szCs w:val="22"/>
          <w:lang w:val="it-IT"/>
        </w:rPr>
        <w:t>– Lo stato del processo di aggiornamento della mailing List</w:t>
      </w:r>
      <w:r w:rsidR="00050DDF">
        <w:rPr>
          <w:rFonts w:ascii="Calibri Light" w:hAnsi="Calibri Light" w:cs="Calibri Light"/>
          <w:bCs/>
          <w:sz w:val="22"/>
          <w:szCs w:val="22"/>
          <w:lang w:val="it-IT"/>
        </w:rPr>
        <w:t xml:space="preserve"> (</w:t>
      </w:r>
      <w:r w:rsidR="00F077B5">
        <w:rPr>
          <w:rFonts w:ascii="Calibri Light" w:hAnsi="Calibri Light" w:cs="Calibri Light"/>
          <w:bCs/>
          <w:sz w:val="22"/>
          <w:szCs w:val="22"/>
          <w:lang w:val="it-IT"/>
        </w:rPr>
        <w:t xml:space="preserve">Documentazione Incompleta, </w:t>
      </w:r>
      <w:r w:rsidR="00050DDF">
        <w:rPr>
          <w:rFonts w:ascii="Calibri Light" w:hAnsi="Calibri Light" w:cs="Calibri Light"/>
          <w:bCs/>
          <w:sz w:val="22"/>
          <w:szCs w:val="22"/>
          <w:lang w:val="it-IT"/>
        </w:rPr>
        <w:t xml:space="preserve">Documentazione Completa, </w:t>
      </w:r>
      <w:r w:rsidR="00C16403">
        <w:rPr>
          <w:rFonts w:ascii="Calibri Light" w:hAnsi="Calibri Light" w:cs="Calibri Light"/>
          <w:bCs/>
          <w:sz w:val="22"/>
          <w:szCs w:val="22"/>
          <w:lang w:val="it-IT"/>
        </w:rPr>
        <w:t>Documentazione Confermata</w:t>
      </w:r>
      <w:ins w:id="562" w:author="Lequio, Giacomo" w:date="2026-04-23T17:43:00Z" w16du:dateUtc="2026-04-23T15:43:00Z">
        <w:r w:rsidR="007C6720">
          <w:rPr>
            <w:rFonts w:ascii="Calibri Light" w:hAnsi="Calibri Light" w:cs="Calibri Light"/>
            <w:bCs/>
            <w:sz w:val="22"/>
            <w:szCs w:val="22"/>
            <w:lang w:val="it-IT"/>
          </w:rPr>
          <w:t>,</w:t>
        </w:r>
      </w:ins>
      <w:r w:rsidR="00C16403">
        <w:rPr>
          <w:rFonts w:ascii="Calibri Light" w:hAnsi="Calibri Light" w:cs="Calibri Light"/>
          <w:bCs/>
          <w:sz w:val="22"/>
          <w:szCs w:val="22"/>
          <w:lang w:val="it-IT"/>
        </w:rPr>
        <w:t xml:space="preserve"> </w:t>
      </w:r>
      <w:r w:rsidR="003D3B9C">
        <w:rPr>
          <w:rFonts w:ascii="Calibri Light" w:hAnsi="Calibri Light" w:cs="Calibri Light"/>
          <w:bCs/>
          <w:sz w:val="22"/>
          <w:szCs w:val="22"/>
          <w:lang w:val="it-IT"/>
        </w:rPr>
        <w:t>Verifica Dati</w:t>
      </w:r>
      <w:r w:rsidR="00050DDF">
        <w:rPr>
          <w:rFonts w:ascii="Calibri Light" w:hAnsi="Calibri Light" w:cs="Calibri Light"/>
          <w:bCs/>
          <w:sz w:val="22"/>
          <w:szCs w:val="22"/>
          <w:lang w:val="it-IT"/>
        </w:rPr>
        <w:t xml:space="preserve"> in corso, Report Generato</w:t>
      </w:r>
      <w:r w:rsidR="003D3B9C">
        <w:rPr>
          <w:rFonts w:ascii="Calibri Light" w:hAnsi="Calibri Light" w:cs="Calibri Light"/>
          <w:bCs/>
          <w:sz w:val="22"/>
          <w:szCs w:val="22"/>
          <w:lang w:val="it-IT"/>
        </w:rPr>
        <w:t>)</w:t>
      </w:r>
    </w:p>
    <w:p w14:paraId="40C999C7" w14:textId="74BAFC71" w:rsidR="00ED4076" w:rsidRDefault="00050DDF" w:rsidP="00050DDF">
      <w:pPr>
        <w:pStyle w:val="BodyText"/>
        <w:ind w:left="290"/>
        <w:rPr>
          <w:rFonts w:ascii="Calibri Light" w:hAnsi="Calibri Light" w:cs="Calibri Light"/>
          <w:sz w:val="22"/>
          <w:szCs w:val="22"/>
          <w:lang w:val="it-IT"/>
        </w:rPr>
      </w:pPr>
      <w:r>
        <w:rPr>
          <w:rFonts w:ascii="Calibri Light" w:hAnsi="Calibri Light" w:cs="Calibri Light"/>
          <w:sz w:val="22"/>
          <w:szCs w:val="22"/>
          <w:lang w:val="it-IT"/>
        </w:rPr>
        <w:t>In questa sezione</w:t>
      </w:r>
      <w:r w:rsidR="003D3B9C">
        <w:rPr>
          <w:rFonts w:ascii="Calibri Light" w:hAnsi="Calibri Light" w:cs="Calibri Light"/>
          <w:sz w:val="22"/>
          <w:szCs w:val="22"/>
          <w:lang w:val="it-IT"/>
        </w:rPr>
        <w:t>,</w:t>
      </w:r>
      <w:r>
        <w:rPr>
          <w:rFonts w:ascii="Calibri Light" w:hAnsi="Calibri Light" w:cs="Calibri Light"/>
          <w:sz w:val="22"/>
          <w:szCs w:val="22"/>
          <w:lang w:val="it-IT"/>
        </w:rPr>
        <w:t xml:space="preserve"> inoltre</w:t>
      </w:r>
      <w:r w:rsidR="003D3B9C">
        <w:rPr>
          <w:rFonts w:ascii="Calibri Light" w:hAnsi="Calibri Light" w:cs="Calibri Light"/>
          <w:sz w:val="22"/>
          <w:szCs w:val="22"/>
          <w:lang w:val="it-IT"/>
        </w:rPr>
        <w:t>,</w:t>
      </w:r>
      <w:r>
        <w:rPr>
          <w:rFonts w:ascii="Calibri Light" w:hAnsi="Calibri Light" w:cs="Calibri Light"/>
          <w:sz w:val="22"/>
          <w:szCs w:val="22"/>
          <w:lang w:val="it-IT"/>
        </w:rPr>
        <w:t xml:space="preserve"> la colonna azione</w:t>
      </w:r>
      <w:r w:rsidR="00ED4076">
        <w:rPr>
          <w:rFonts w:ascii="Calibri Light" w:hAnsi="Calibri Light" w:cs="Calibri Light"/>
          <w:sz w:val="22"/>
          <w:szCs w:val="22"/>
          <w:lang w:val="it-IT"/>
        </w:rPr>
        <w:t xml:space="preserve"> conterrà quanto descritto sotto</w:t>
      </w:r>
      <w:r w:rsidR="003D3B9C">
        <w:rPr>
          <w:rFonts w:ascii="Calibri Light" w:hAnsi="Calibri Light" w:cs="Calibri Light"/>
          <w:sz w:val="22"/>
          <w:szCs w:val="22"/>
          <w:lang w:val="it-IT"/>
        </w:rPr>
        <w:t>:</w:t>
      </w:r>
    </w:p>
    <w:p w14:paraId="4B3199C9" w14:textId="0FBF36EE" w:rsidR="00050DDF" w:rsidRPr="00050DDF" w:rsidRDefault="00ED4076" w:rsidP="00DA6969">
      <w:pPr>
        <w:pStyle w:val="BodyText"/>
        <w:numPr>
          <w:ilvl w:val="0"/>
          <w:numId w:val="18"/>
        </w:numPr>
        <w:rPr>
          <w:rFonts w:ascii="Calibri Light" w:hAnsi="Calibri Light" w:cs="Calibri Light"/>
          <w:sz w:val="22"/>
          <w:szCs w:val="22"/>
          <w:lang w:val="it-IT"/>
        </w:rPr>
      </w:pPr>
      <w:r w:rsidRPr="00ED4076">
        <w:rPr>
          <w:rFonts w:ascii="Calibri Light" w:hAnsi="Calibri Light" w:cs="Calibri Light"/>
          <w:b/>
          <w:bCs/>
          <w:sz w:val="22"/>
          <w:szCs w:val="22"/>
          <w:lang w:val="it-IT"/>
        </w:rPr>
        <w:t>Azione</w:t>
      </w:r>
      <w:r>
        <w:rPr>
          <w:rFonts w:ascii="Calibri Light" w:hAnsi="Calibri Light" w:cs="Calibri Light"/>
          <w:sz w:val="22"/>
          <w:szCs w:val="22"/>
          <w:lang w:val="it-IT"/>
        </w:rPr>
        <w:t xml:space="preserve"> -</w:t>
      </w:r>
      <w:r w:rsidR="007E0CBE">
        <w:rPr>
          <w:rFonts w:ascii="Calibri Light" w:hAnsi="Calibri Light" w:cs="Calibri Light"/>
          <w:sz w:val="22"/>
          <w:szCs w:val="22"/>
          <w:lang w:val="it-IT"/>
        </w:rPr>
        <w:t xml:space="preserve"> “Visualizza Richiesta aggiornamento” </w:t>
      </w:r>
      <w:r w:rsidR="005E1FA2">
        <w:rPr>
          <w:rFonts w:ascii="Calibri Light" w:hAnsi="Calibri Light" w:cs="Calibri Light"/>
          <w:sz w:val="22"/>
          <w:szCs w:val="22"/>
          <w:lang w:val="it-IT"/>
        </w:rPr>
        <w:t xml:space="preserve">cliccando “Visualizza Richiesta Aggiornamento” </w:t>
      </w:r>
      <w:r w:rsidR="00343613">
        <w:rPr>
          <w:rFonts w:ascii="Calibri Light" w:hAnsi="Calibri Light" w:cs="Calibri Light"/>
          <w:sz w:val="22"/>
          <w:szCs w:val="22"/>
          <w:lang w:val="it-IT"/>
        </w:rPr>
        <w:t>si aprirà un pop up da cui l’utente ISP</w:t>
      </w:r>
      <w:r w:rsidR="005E1FA2">
        <w:rPr>
          <w:rFonts w:ascii="Calibri Light" w:hAnsi="Calibri Light" w:cs="Calibri Light"/>
          <w:sz w:val="22"/>
          <w:szCs w:val="22"/>
          <w:lang w:val="it-IT"/>
        </w:rPr>
        <w:t xml:space="preserve"> potrà</w:t>
      </w:r>
      <w:r>
        <w:rPr>
          <w:rFonts w:ascii="Calibri Light" w:hAnsi="Calibri Light" w:cs="Calibri Light"/>
          <w:sz w:val="22"/>
          <w:szCs w:val="22"/>
          <w:lang w:val="it-IT"/>
        </w:rPr>
        <w:t xml:space="preserve"> visualizzare</w:t>
      </w:r>
      <w:r w:rsidR="005E1FA2">
        <w:rPr>
          <w:rFonts w:ascii="Calibri Light" w:hAnsi="Calibri Light" w:cs="Calibri Light"/>
          <w:sz w:val="22"/>
          <w:szCs w:val="22"/>
          <w:lang w:val="it-IT"/>
        </w:rPr>
        <w:t xml:space="preserve"> </w:t>
      </w:r>
      <w:r w:rsidR="00343613">
        <w:rPr>
          <w:rFonts w:ascii="Calibri Light" w:hAnsi="Calibri Light" w:cs="Calibri Light"/>
          <w:sz w:val="22"/>
          <w:szCs w:val="22"/>
          <w:lang w:val="it-IT"/>
        </w:rPr>
        <w:t xml:space="preserve">il box di avanzamento del documento caricato oppure </w:t>
      </w:r>
      <w:r w:rsidR="005E1FA2">
        <w:rPr>
          <w:rFonts w:ascii="Calibri Light" w:hAnsi="Calibri Light" w:cs="Calibri Light"/>
          <w:sz w:val="22"/>
          <w:szCs w:val="22"/>
          <w:lang w:val="it-IT"/>
        </w:rPr>
        <w:t>modificare il file caricato, fino a che lo User Deloitte non lo avrà confermato</w:t>
      </w:r>
      <w:r w:rsidR="00343613">
        <w:rPr>
          <w:rFonts w:ascii="Calibri Light" w:hAnsi="Calibri Light" w:cs="Calibri Light"/>
          <w:sz w:val="22"/>
          <w:szCs w:val="22"/>
          <w:lang w:val="it-IT"/>
        </w:rPr>
        <w:t xml:space="preserve"> (dallo stato “Doc Confermata” in poi il pulsante “Annulla</w:t>
      </w:r>
      <w:r w:rsidR="00481CDD">
        <w:rPr>
          <w:rFonts w:ascii="Calibri Light" w:hAnsi="Calibri Light" w:cs="Calibri Light"/>
          <w:sz w:val="22"/>
          <w:szCs w:val="22"/>
          <w:lang w:val="it-IT"/>
        </w:rPr>
        <w:t xml:space="preserve"> richiesta” Sarà inibito</w:t>
      </w:r>
      <w:r w:rsidR="00191BB5">
        <w:rPr>
          <w:rFonts w:ascii="Calibri Light" w:hAnsi="Calibri Light" w:cs="Calibri Light"/>
          <w:sz w:val="22"/>
          <w:szCs w:val="22"/>
          <w:lang w:val="it-IT"/>
        </w:rPr>
        <w:t>, Inoltre,</w:t>
      </w:r>
      <w:r w:rsidR="00050DDF">
        <w:rPr>
          <w:rFonts w:ascii="Calibri Light" w:hAnsi="Calibri Light" w:cs="Calibri Light"/>
          <w:sz w:val="22"/>
          <w:szCs w:val="22"/>
          <w:lang w:val="it-IT"/>
        </w:rPr>
        <w:t xml:space="preserve"> una volta </w:t>
      </w:r>
      <w:r w:rsidR="00EB158C">
        <w:rPr>
          <w:rFonts w:ascii="Calibri Light" w:hAnsi="Calibri Light" w:cs="Calibri Light"/>
          <w:sz w:val="22"/>
          <w:szCs w:val="22"/>
          <w:lang w:val="it-IT"/>
        </w:rPr>
        <w:t xml:space="preserve">che lo status è passato in “Report Generato” </w:t>
      </w:r>
      <w:r>
        <w:rPr>
          <w:rFonts w:ascii="Calibri Light" w:hAnsi="Calibri Light" w:cs="Calibri Light"/>
          <w:sz w:val="22"/>
          <w:szCs w:val="22"/>
          <w:lang w:val="it-IT"/>
        </w:rPr>
        <w:t>la colonna</w:t>
      </w:r>
      <w:r w:rsidR="00EB158C">
        <w:rPr>
          <w:rFonts w:ascii="Calibri Light" w:hAnsi="Calibri Light" w:cs="Calibri Light"/>
          <w:sz w:val="22"/>
          <w:szCs w:val="22"/>
          <w:lang w:val="it-IT"/>
        </w:rPr>
        <w:t xml:space="preserve"> </w:t>
      </w:r>
      <w:r w:rsidR="007711AB">
        <w:rPr>
          <w:rFonts w:ascii="Calibri Light" w:hAnsi="Calibri Light" w:cs="Calibri Light"/>
          <w:sz w:val="22"/>
          <w:szCs w:val="22"/>
          <w:lang w:val="it-IT"/>
        </w:rPr>
        <w:t>presenterà l’azione descritta sotto</w:t>
      </w:r>
    </w:p>
    <w:p w14:paraId="09D84D4F" w14:textId="39B7F241" w:rsidR="00050DDF" w:rsidRDefault="00050DDF" w:rsidP="00DA6969">
      <w:pPr>
        <w:pStyle w:val="BodyText"/>
        <w:numPr>
          <w:ilvl w:val="0"/>
          <w:numId w:val="18"/>
        </w:numPr>
        <w:rPr>
          <w:rFonts w:ascii="Calibri Light" w:hAnsi="Calibri Light" w:cs="Calibri Light"/>
          <w:sz w:val="22"/>
          <w:szCs w:val="22"/>
          <w:lang w:val="it-IT"/>
        </w:rPr>
      </w:pPr>
      <w:r>
        <w:rPr>
          <w:rFonts w:ascii="Calibri Light" w:hAnsi="Calibri Light" w:cs="Calibri Light"/>
          <w:b/>
          <w:sz w:val="22"/>
          <w:szCs w:val="22"/>
          <w:lang w:val="it-IT"/>
        </w:rPr>
        <w:t xml:space="preserve">Azione – </w:t>
      </w:r>
      <w:r>
        <w:rPr>
          <w:rFonts w:ascii="Calibri Light" w:hAnsi="Calibri Light" w:cs="Calibri Light"/>
          <w:bCs/>
          <w:sz w:val="22"/>
          <w:szCs w:val="22"/>
          <w:lang w:val="it-IT"/>
        </w:rPr>
        <w:t>Visualizza Report</w:t>
      </w:r>
      <w:r w:rsidR="007711AB">
        <w:rPr>
          <w:rFonts w:ascii="Calibri Light" w:hAnsi="Calibri Light" w:cs="Calibri Light"/>
          <w:bCs/>
          <w:sz w:val="22"/>
          <w:szCs w:val="22"/>
          <w:lang w:val="it-IT"/>
        </w:rPr>
        <w:t xml:space="preserve"> – Visualizza e scarica il report della mailing list aggiornata</w:t>
      </w:r>
    </w:p>
    <w:p w14:paraId="646A49AD" w14:textId="77777777" w:rsidR="00BB4D77" w:rsidRDefault="00BB4D77" w:rsidP="00937905">
      <w:pPr>
        <w:pStyle w:val="BodyText"/>
        <w:ind w:left="290"/>
        <w:rPr>
          <w:rFonts w:ascii="Calibri Light" w:hAnsi="Calibri Light" w:cs="Calibri Light"/>
          <w:sz w:val="22"/>
          <w:szCs w:val="22"/>
          <w:lang w:val="it-IT"/>
        </w:rPr>
      </w:pPr>
    </w:p>
    <w:p w14:paraId="7E381C35" w14:textId="3D4B45FE" w:rsidR="001928FC" w:rsidRDefault="000C1B9E" w:rsidP="001928FC">
      <w:pPr>
        <w:pStyle w:val="Heading4"/>
        <w:rPr>
          <w:rFonts w:ascii="Calibri Light" w:hAnsi="Calibri Light" w:cs="Calibri Light"/>
          <w:sz w:val="22"/>
          <w:szCs w:val="22"/>
          <w:lang w:val="it-IT"/>
        </w:rPr>
      </w:pPr>
      <w:r>
        <w:rPr>
          <w:rFonts w:ascii="Calibri Light" w:hAnsi="Calibri Light" w:cs="Calibri Light"/>
          <w:sz w:val="22"/>
          <w:szCs w:val="22"/>
          <w:lang w:val="it-IT"/>
        </w:rPr>
        <w:t>6</w:t>
      </w:r>
      <w:r w:rsidR="001928FC" w:rsidRPr="008E01C5">
        <w:rPr>
          <w:rFonts w:ascii="Calibri Light" w:hAnsi="Calibri Light" w:cs="Calibri Light"/>
          <w:sz w:val="22"/>
          <w:szCs w:val="22"/>
          <w:lang w:val="it-IT"/>
        </w:rPr>
        <w:t xml:space="preserve">.3.3 </w:t>
      </w:r>
      <w:r w:rsidR="001928FC">
        <w:rPr>
          <w:rFonts w:ascii="Calibri Light" w:hAnsi="Calibri Light" w:cs="Calibri Light"/>
          <w:sz w:val="22"/>
          <w:szCs w:val="22"/>
          <w:lang w:val="it-IT"/>
        </w:rPr>
        <w:t>Vista Deloitte</w:t>
      </w:r>
    </w:p>
    <w:p w14:paraId="7D23DADD" w14:textId="7205D598" w:rsidR="00D31B74" w:rsidRDefault="001928FC" w:rsidP="00D31B74">
      <w:pPr>
        <w:pStyle w:val="FirstParagraph"/>
        <w:rPr>
          <w:rFonts w:ascii="Calibri Light" w:hAnsi="Calibri Light" w:cs="Calibri Light"/>
          <w:sz w:val="22"/>
          <w:szCs w:val="22"/>
          <w:lang w:val="it-IT"/>
        </w:rPr>
      </w:pPr>
      <w:r>
        <w:rPr>
          <w:rFonts w:ascii="Calibri Light" w:hAnsi="Calibri Light" w:cs="Calibri Light"/>
          <w:sz w:val="22"/>
          <w:szCs w:val="22"/>
          <w:lang w:val="it-IT"/>
        </w:rPr>
        <w:t>Quando l’utente Deloitte accede alla sezione, visualizzerà la tabella descritta sopra per la sezione “</w:t>
      </w:r>
      <w:r w:rsidRPr="001928FC">
        <w:rPr>
          <w:rFonts w:ascii="Calibri Light" w:hAnsi="Calibri Light" w:cs="Calibri Light"/>
          <w:b/>
          <w:bCs/>
          <w:sz w:val="22"/>
          <w:szCs w:val="22"/>
          <w:lang w:val="it-IT"/>
        </w:rPr>
        <w:t>Pratiche per cui è stato richiesto aggiornamento Mailing List</w:t>
      </w:r>
      <w:r>
        <w:rPr>
          <w:rFonts w:ascii="Calibri Light" w:hAnsi="Calibri Light" w:cs="Calibri Light"/>
          <w:sz w:val="22"/>
          <w:szCs w:val="22"/>
          <w:lang w:val="it-IT"/>
        </w:rPr>
        <w:t>”, la cui azione disponibile sarà “</w:t>
      </w:r>
      <w:r w:rsidRPr="001928FC">
        <w:rPr>
          <w:rFonts w:ascii="Calibri Light" w:hAnsi="Calibri Light" w:cs="Calibri Light"/>
          <w:b/>
          <w:bCs/>
          <w:sz w:val="22"/>
          <w:szCs w:val="22"/>
          <w:lang w:val="it-IT"/>
        </w:rPr>
        <w:t>Aggiorna</w:t>
      </w:r>
      <w:r>
        <w:rPr>
          <w:rFonts w:ascii="Calibri Light" w:hAnsi="Calibri Light" w:cs="Calibri Light"/>
          <w:sz w:val="22"/>
          <w:szCs w:val="22"/>
          <w:lang w:val="it-IT"/>
        </w:rPr>
        <w:t>”, cliccando aggiorna l’utente deloitte verrà indirizzato alla schermata contatti attuali</w:t>
      </w:r>
      <w:r w:rsidR="00413254">
        <w:rPr>
          <w:rFonts w:ascii="Calibri Light" w:hAnsi="Calibri Light" w:cs="Calibri Light"/>
          <w:sz w:val="22"/>
          <w:szCs w:val="22"/>
          <w:lang w:val="it-IT"/>
        </w:rPr>
        <w:t>.</w:t>
      </w:r>
      <w:r w:rsidR="00D31B74">
        <w:rPr>
          <w:rFonts w:ascii="Calibri Light" w:hAnsi="Calibri Light" w:cs="Calibri Light"/>
          <w:sz w:val="22"/>
          <w:szCs w:val="22"/>
          <w:lang w:val="it-IT"/>
        </w:rPr>
        <w:t xml:space="preserve"> Nella schermata sarà presente una barra contenente la documentazione caricata (AD Form</w:t>
      </w:r>
      <w:r w:rsidR="00F077B5">
        <w:rPr>
          <w:rFonts w:ascii="Calibri Light" w:hAnsi="Calibri Light" w:cs="Calibri Light"/>
          <w:sz w:val="22"/>
          <w:szCs w:val="22"/>
          <w:lang w:val="it-IT"/>
        </w:rPr>
        <w:t>) assieme a un tag di status (In lavorazione), a un contatore di giorni in giacenza Stato, a due pulsanti “</w:t>
      </w:r>
      <w:r w:rsidR="00C85BD6">
        <w:rPr>
          <w:rFonts w:ascii="Calibri Light" w:hAnsi="Calibri Light" w:cs="Calibri Light"/>
          <w:sz w:val="22"/>
          <w:szCs w:val="22"/>
          <w:lang w:val="it-IT"/>
        </w:rPr>
        <w:t>Conferma</w:t>
      </w:r>
      <w:r w:rsidR="00F077B5">
        <w:rPr>
          <w:rFonts w:ascii="Calibri Light" w:hAnsi="Calibri Light" w:cs="Calibri Light"/>
          <w:sz w:val="22"/>
          <w:szCs w:val="22"/>
          <w:lang w:val="it-IT"/>
        </w:rPr>
        <w:t>” e “Rifiuta”</w:t>
      </w:r>
      <w:r w:rsidR="004D38F7">
        <w:rPr>
          <w:rFonts w:ascii="Calibri Light" w:hAnsi="Calibri Light" w:cs="Calibri Light"/>
          <w:sz w:val="22"/>
          <w:szCs w:val="22"/>
          <w:lang w:val="it-IT"/>
        </w:rPr>
        <w:t>, a un’icona di download e a una di commento.</w:t>
      </w:r>
    </w:p>
    <w:p w14:paraId="6D2B1DFE" w14:textId="6D563C21" w:rsidR="00902D6D" w:rsidRDefault="004D38F7" w:rsidP="008E01C5">
      <w:pPr>
        <w:pStyle w:val="BodyText"/>
        <w:rPr>
          <w:rFonts w:ascii="Calibri Light" w:hAnsi="Calibri Light" w:cs="Calibri Light"/>
          <w:sz w:val="22"/>
          <w:szCs w:val="22"/>
          <w:lang w:val="it-IT"/>
        </w:rPr>
      </w:pPr>
      <w:r>
        <w:rPr>
          <w:rFonts w:ascii="Calibri Light" w:hAnsi="Calibri Light" w:cs="Calibri Light"/>
          <w:sz w:val="22"/>
          <w:szCs w:val="22"/>
          <w:lang w:val="it-IT"/>
        </w:rPr>
        <w:t>Se l’AD Form viene rifiutato, la richiesta di aggiornamento tornerà in status “Documentazione Incompleta”</w:t>
      </w:r>
    </w:p>
    <w:p w14:paraId="77400C9D" w14:textId="54502CEA" w:rsidR="00733C41" w:rsidRDefault="00676A20" w:rsidP="008E01C5">
      <w:pPr>
        <w:pStyle w:val="BodyText"/>
        <w:rPr>
          <w:rFonts w:ascii="Calibri Light" w:hAnsi="Calibri Light" w:cs="Calibri Light"/>
          <w:sz w:val="22"/>
          <w:szCs w:val="22"/>
          <w:lang w:val="it-IT"/>
        </w:rPr>
      </w:pPr>
      <w:r>
        <w:rPr>
          <w:rFonts w:ascii="Calibri Light" w:hAnsi="Calibri Light" w:cs="Calibri Light"/>
          <w:sz w:val="22"/>
          <w:szCs w:val="22"/>
          <w:lang w:val="it-IT"/>
        </w:rPr>
        <w:t xml:space="preserve">Se l’AD Form viene accettato, </w:t>
      </w:r>
      <w:r w:rsidR="00C16403">
        <w:rPr>
          <w:rFonts w:ascii="Calibri Light" w:hAnsi="Calibri Light" w:cs="Calibri Light"/>
          <w:sz w:val="22"/>
          <w:szCs w:val="22"/>
          <w:lang w:val="it-IT"/>
        </w:rPr>
        <w:t xml:space="preserve">lo stato passera a “Documentazione Confermata” </w:t>
      </w:r>
      <w:r>
        <w:rPr>
          <w:rFonts w:ascii="Calibri Light" w:hAnsi="Calibri Light" w:cs="Calibri Light"/>
          <w:sz w:val="22"/>
          <w:szCs w:val="22"/>
          <w:lang w:val="it-IT"/>
        </w:rPr>
        <w:t>comparir</w:t>
      </w:r>
      <w:r w:rsidR="007E52F2">
        <w:rPr>
          <w:rFonts w:ascii="Calibri Light" w:hAnsi="Calibri Light" w:cs="Calibri Light"/>
          <w:sz w:val="22"/>
          <w:szCs w:val="22"/>
          <w:lang w:val="it-IT"/>
        </w:rPr>
        <w:t xml:space="preserve">à sotto </w:t>
      </w:r>
      <w:r w:rsidR="00C65CED">
        <w:rPr>
          <w:rFonts w:ascii="Calibri Light" w:hAnsi="Calibri Light" w:cs="Calibri Light"/>
          <w:sz w:val="22"/>
          <w:szCs w:val="22"/>
          <w:lang w:val="it-IT"/>
        </w:rPr>
        <w:t>alla riga documento dell’AD form un pulsante “</w:t>
      </w:r>
      <w:r w:rsidR="00B65CA0">
        <w:rPr>
          <w:rFonts w:ascii="Calibri Light" w:hAnsi="Calibri Light" w:cs="Calibri Light"/>
          <w:sz w:val="22"/>
          <w:szCs w:val="22"/>
          <w:lang w:val="it-IT"/>
        </w:rPr>
        <w:t>Estrai con GenAI”</w:t>
      </w:r>
    </w:p>
    <w:p w14:paraId="2E6F0CC1" w14:textId="761D1E72" w:rsidR="00B92E06" w:rsidRDefault="00B92E06" w:rsidP="008E01C5">
      <w:pPr>
        <w:pStyle w:val="BodyText"/>
        <w:rPr>
          <w:rFonts w:ascii="Calibri Light" w:hAnsi="Calibri Light" w:cs="Calibri Light"/>
          <w:sz w:val="22"/>
          <w:szCs w:val="22"/>
          <w:lang w:val="it-IT"/>
        </w:rPr>
      </w:pPr>
      <w:r>
        <w:rPr>
          <w:rFonts w:ascii="Calibri Light" w:hAnsi="Calibri Light" w:cs="Calibri Light"/>
          <w:sz w:val="22"/>
          <w:szCs w:val="22"/>
          <w:lang w:val="it-IT"/>
        </w:rPr>
        <w:t xml:space="preserve">Le funzionalità, gli stati e le modalità di estrazione GEN AI </w:t>
      </w:r>
      <w:r w:rsidR="00FD04C6">
        <w:rPr>
          <w:rFonts w:ascii="Calibri Light" w:hAnsi="Calibri Light" w:cs="Calibri Light"/>
          <w:sz w:val="22"/>
          <w:szCs w:val="22"/>
          <w:lang w:val="it-IT"/>
        </w:rPr>
        <w:t>r</w:t>
      </w:r>
      <w:r w:rsidR="007B35E3">
        <w:rPr>
          <w:rFonts w:ascii="Calibri Light" w:hAnsi="Calibri Light" w:cs="Calibri Light"/>
          <w:sz w:val="22"/>
          <w:szCs w:val="22"/>
          <w:lang w:val="it-IT"/>
        </w:rPr>
        <w:t>i</w:t>
      </w:r>
      <w:r w:rsidR="00FD04C6">
        <w:rPr>
          <w:rFonts w:ascii="Calibri Light" w:hAnsi="Calibri Light" w:cs="Calibri Light"/>
          <w:sz w:val="22"/>
          <w:szCs w:val="22"/>
          <w:lang w:val="it-IT"/>
        </w:rPr>
        <w:t>mangono invariate rispetto a quanto fatto nella fase di AD Form</w:t>
      </w:r>
    </w:p>
    <w:p w14:paraId="432B055C" w14:textId="4E777498" w:rsidR="00C9104D" w:rsidRPr="008E01C5" w:rsidRDefault="00E00065" w:rsidP="005B517E">
      <w:pPr>
        <w:pStyle w:val="BodyText"/>
        <w:rPr>
          <w:rFonts w:ascii="Calibri Light" w:hAnsi="Calibri Light" w:cs="Calibri Light"/>
          <w:sz w:val="22"/>
          <w:szCs w:val="22"/>
          <w:lang w:val="it-IT"/>
        </w:rPr>
      </w:pPr>
      <w:r>
        <w:rPr>
          <w:rFonts w:ascii="Calibri Light" w:hAnsi="Calibri Light" w:cs="Calibri Light"/>
          <w:sz w:val="22"/>
          <w:szCs w:val="22"/>
          <w:lang w:val="it-IT"/>
        </w:rPr>
        <w:t>In fondo alla schermata sarà presente</w:t>
      </w:r>
      <w:r w:rsidR="00C0653C">
        <w:rPr>
          <w:rFonts w:ascii="Calibri Light" w:hAnsi="Calibri Light" w:cs="Calibri Light"/>
          <w:sz w:val="22"/>
          <w:szCs w:val="22"/>
          <w:lang w:val="it-IT"/>
        </w:rPr>
        <w:t>,</w:t>
      </w:r>
      <w:r>
        <w:rPr>
          <w:rFonts w:ascii="Calibri Light" w:hAnsi="Calibri Light" w:cs="Calibri Light"/>
          <w:sz w:val="22"/>
          <w:szCs w:val="22"/>
          <w:lang w:val="it-IT"/>
        </w:rPr>
        <w:t xml:space="preserve"> inoltre</w:t>
      </w:r>
      <w:r w:rsidR="00C0653C">
        <w:rPr>
          <w:rFonts w:ascii="Calibri Light" w:hAnsi="Calibri Light" w:cs="Calibri Light"/>
          <w:sz w:val="22"/>
          <w:szCs w:val="22"/>
          <w:lang w:val="it-IT"/>
        </w:rPr>
        <w:t>,</w:t>
      </w:r>
      <w:r>
        <w:rPr>
          <w:rFonts w:ascii="Calibri Light" w:hAnsi="Calibri Light" w:cs="Calibri Light"/>
          <w:sz w:val="22"/>
          <w:szCs w:val="22"/>
          <w:lang w:val="it-IT"/>
        </w:rPr>
        <w:t xml:space="preserve"> il pulsante “Conferma e Aggiorna” che </w:t>
      </w:r>
      <w:r w:rsidR="00B74097">
        <w:rPr>
          <w:rFonts w:ascii="Calibri Light" w:hAnsi="Calibri Light" w:cs="Calibri Light"/>
          <w:sz w:val="22"/>
          <w:szCs w:val="22"/>
          <w:lang w:val="it-IT"/>
        </w:rPr>
        <w:t xml:space="preserve">conclude l’aggiornamento </w:t>
      </w:r>
      <w:r w:rsidR="00835AC8">
        <w:rPr>
          <w:rFonts w:ascii="Calibri Light" w:hAnsi="Calibri Light" w:cs="Calibri Light"/>
          <w:sz w:val="22"/>
          <w:szCs w:val="22"/>
          <w:lang w:val="it-IT"/>
        </w:rPr>
        <w:t xml:space="preserve">e passa lo status </w:t>
      </w:r>
      <w:r w:rsidR="00F827C0">
        <w:rPr>
          <w:rFonts w:ascii="Calibri Light" w:hAnsi="Calibri Light" w:cs="Calibri Light"/>
          <w:sz w:val="22"/>
          <w:szCs w:val="22"/>
          <w:lang w:val="it-IT"/>
        </w:rPr>
        <w:t>della richiesta (</w:t>
      </w:r>
      <w:r w:rsidR="00AD5F41">
        <w:rPr>
          <w:rFonts w:ascii="Calibri Light" w:hAnsi="Calibri Light" w:cs="Calibri Light"/>
          <w:sz w:val="22"/>
          <w:szCs w:val="22"/>
          <w:lang w:val="it-IT"/>
        </w:rPr>
        <w:t xml:space="preserve">che resterà </w:t>
      </w:r>
      <w:r w:rsidR="00F827C0">
        <w:rPr>
          <w:rFonts w:ascii="Calibri Light" w:hAnsi="Calibri Light" w:cs="Calibri Light"/>
          <w:sz w:val="22"/>
          <w:szCs w:val="22"/>
          <w:lang w:val="it-IT"/>
        </w:rPr>
        <w:t>visibile sia da ISP che da Deloitte nella sezione “</w:t>
      </w:r>
      <w:r w:rsidR="00F827C0" w:rsidRPr="00F827C0">
        <w:rPr>
          <w:rFonts w:ascii="Calibri Light" w:hAnsi="Calibri Light" w:cs="Calibri Light"/>
          <w:b/>
          <w:bCs/>
          <w:sz w:val="22"/>
          <w:szCs w:val="22"/>
          <w:lang w:val="it-IT"/>
        </w:rPr>
        <w:t>Pratiche per cui è stato richiesto aggiornamento mailing List</w:t>
      </w:r>
      <w:r w:rsidR="00F827C0">
        <w:rPr>
          <w:rFonts w:ascii="Calibri Light" w:hAnsi="Calibri Light" w:cs="Calibri Light"/>
          <w:b/>
          <w:bCs/>
          <w:sz w:val="22"/>
          <w:szCs w:val="22"/>
          <w:lang w:val="it-IT"/>
        </w:rPr>
        <w:t>”</w:t>
      </w:r>
      <w:r w:rsidR="00C734ED">
        <w:rPr>
          <w:rFonts w:ascii="Calibri Light" w:hAnsi="Calibri Light" w:cs="Calibri Light"/>
          <w:b/>
          <w:bCs/>
          <w:sz w:val="22"/>
          <w:szCs w:val="22"/>
          <w:lang w:val="it-IT"/>
        </w:rPr>
        <w:t xml:space="preserve"> </w:t>
      </w:r>
      <w:r w:rsidR="00C734ED">
        <w:rPr>
          <w:rFonts w:ascii="Calibri Light" w:hAnsi="Calibri Light" w:cs="Calibri Light"/>
          <w:sz w:val="22"/>
          <w:szCs w:val="22"/>
          <w:lang w:val="it-IT"/>
        </w:rPr>
        <w:t>in “</w:t>
      </w:r>
      <w:r w:rsidR="00E90882">
        <w:rPr>
          <w:rFonts w:ascii="Calibri Light" w:hAnsi="Calibri Light" w:cs="Calibri Light"/>
          <w:sz w:val="22"/>
          <w:szCs w:val="22"/>
          <w:lang w:val="it-IT"/>
        </w:rPr>
        <w:t>Fase</w:t>
      </w:r>
      <w:r w:rsidR="00C734ED">
        <w:rPr>
          <w:rFonts w:ascii="Calibri Light" w:hAnsi="Calibri Light" w:cs="Calibri Light"/>
          <w:sz w:val="22"/>
          <w:szCs w:val="22"/>
          <w:lang w:val="it-IT"/>
        </w:rPr>
        <w:t xml:space="preserve"> Completat</w:t>
      </w:r>
      <w:r w:rsidR="00E90882">
        <w:rPr>
          <w:rFonts w:ascii="Calibri Light" w:hAnsi="Calibri Light" w:cs="Calibri Light"/>
          <w:sz w:val="22"/>
          <w:szCs w:val="22"/>
          <w:lang w:val="it-IT"/>
        </w:rPr>
        <w:t>a</w:t>
      </w:r>
      <w:r w:rsidR="00C734ED">
        <w:rPr>
          <w:rFonts w:ascii="Calibri Light" w:hAnsi="Calibri Light" w:cs="Calibri Light"/>
          <w:sz w:val="22"/>
          <w:szCs w:val="22"/>
          <w:lang w:val="it-IT"/>
        </w:rPr>
        <w:t>”, modificando contestualmente anche l’azione disponibile in “Scarica Report” e permettendo di scaricare la mailing list aggiornata</w:t>
      </w:r>
    </w:p>
    <w:p w14:paraId="6F5E4361" w14:textId="1D96A87F" w:rsidR="008E01C5" w:rsidRPr="008E01C5" w:rsidRDefault="008E01C5" w:rsidP="008E01C5">
      <w:pPr>
        <w:pStyle w:val="BodyText"/>
        <w:rPr>
          <w:rFonts w:ascii="Calibri Light" w:hAnsi="Calibri Light" w:cs="Calibri Light"/>
          <w:sz w:val="22"/>
          <w:szCs w:val="22"/>
          <w:lang w:val="it-IT"/>
        </w:rPr>
      </w:pPr>
    </w:p>
    <w:p w14:paraId="0E4BDF05" w14:textId="17536BC9" w:rsidR="008E01C5" w:rsidRPr="008E01C5" w:rsidRDefault="00FB6BF8" w:rsidP="008E01C5">
      <w:pPr>
        <w:pStyle w:val="Heading2"/>
        <w:rPr>
          <w:rFonts w:ascii="Calibri Light" w:hAnsi="Calibri Light" w:cs="Calibri Light"/>
          <w:sz w:val="22"/>
          <w:szCs w:val="22"/>
          <w:lang w:val="it-IT"/>
        </w:rPr>
      </w:pPr>
      <w:bookmarkStart w:id="563" w:name="_Toc227849772"/>
      <w:r>
        <w:rPr>
          <w:rFonts w:ascii="Calibri Light" w:hAnsi="Calibri Light" w:cs="Calibri Light"/>
          <w:sz w:val="22"/>
          <w:szCs w:val="22"/>
          <w:lang w:val="it-IT"/>
        </w:rPr>
        <w:t>7</w:t>
      </w:r>
      <w:r w:rsidR="008E01C5" w:rsidRPr="008E01C5">
        <w:rPr>
          <w:rFonts w:ascii="Calibri Light" w:hAnsi="Calibri Light" w:cs="Calibri Light"/>
          <w:sz w:val="22"/>
          <w:szCs w:val="22"/>
          <w:lang w:val="it-IT"/>
        </w:rPr>
        <w:t>. SEZIONE SPREAD - GESTIONE SPREAD FINANZIARI</w:t>
      </w:r>
      <w:bookmarkEnd w:id="563"/>
    </w:p>
    <w:p w14:paraId="0FB7832F" w14:textId="3A1C84C6" w:rsidR="008E01C5" w:rsidRPr="008E01C5" w:rsidRDefault="000C1B9E" w:rsidP="008E01C5">
      <w:pPr>
        <w:pStyle w:val="Heading3"/>
        <w:rPr>
          <w:rFonts w:ascii="Calibri Light" w:hAnsi="Calibri Light" w:cs="Calibri Light"/>
          <w:sz w:val="22"/>
          <w:szCs w:val="22"/>
          <w:lang w:val="it-IT"/>
        </w:rPr>
      </w:pPr>
      <w:bookmarkStart w:id="564" w:name="_Toc227849773"/>
      <w:r>
        <w:rPr>
          <w:rFonts w:ascii="Calibri Light" w:hAnsi="Calibri Light" w:cs="Calibri Light"/>
          <w:sz w:val="22"/>
          <w:szCs w:val="22"/>
          <w:lang w:val="it-IT"/>
        </w:rPr>
        <w:t>7</w:t>
      </w:r>
      <w:r w:rsidR="008E01C5" w:rsidRPr="008E01C5">
        <w:rPr>
          <w:rFonts w:ascii="Calibri Light" w:hAnsi="Calibri Light" w:cs="Calibri Light"/>
          <w:sz w:val="22"/>
          <w:szCs w:val="22"/>
          <w:lang w:val="it-IT"/>
        </w:rPr>
        <w:t>.1 Descrizione Generale e Obiettivi</w:t>
      </w:r>
      <w:bookmarkEnd w:id="564"/>
    </w:p>
    <w:p w14:paraId="0E3056AD" w14:textId="77777777" w:rsidR="008E01C5" w:rsidRPr="008E01C5" w:rsidRDefault="008E01C5" w:rsidP="008E01C5">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La sezione “Spread” rappresenta un modulo specializzato della piattaforma Agency Desk che consente la gestione e il monitoraggio degli spread finanziari associati ai covenant di una pratica. Lo spread è il margine di interesse applicato al tasso base del finanziamento e può variare in base al rispetto dei covenant finanziari.</w:t>
      </w:r>
    </w:p>
    <w:p w14:paraId="6F79F1F4" w14:textId="77777777" w:rsidR="008E01C5" w:rsidRP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L’obiettivo principale della sezione “Spread” è consentire agli utenti di:</w:t>
      </w:r>
    </w:p>
    <w:p w14:paraId="344405F1" w14:textId="77777777" w:rsidR="008E01C5" w:rsidRPr="008E01C5" w:rsidRDefault="008E01C5" w:rsidP="00DA6969">
      <w:pPr>
        <w:pStyle w:val="Compact"/>
        <w:numPr>
          <w:ilvl w:val="0"/>
          <w:numId w:val="12"/>
        </w:numPr>
        <w:rPr>
          <w:rFonts w:ascii="Calibri Light" w:hAnsi="Calibri Light" w:cs="Calibri Light"/>
          <w:sz w:val="22"/>
          <w:szCs w:val="22"/>
          <w:lang w:val="it-IT"/>
        </w:rPr>
      </w:pPr>
      <w:r w:rsidRPr="008E01C5">
        <w:rPr>
          <w:rFonts w:ascii="Calibri Light" w:hAnsi="Calibri Light" w:cs="Calibri Light"/>
          <w:b/>
          <w:sz w:val="22"/>
          <w:szCs w:val="22"/>
          <w:lang w:val="it-IT"/>
        </w:rPr>
        <w:t>Visualizzare la Tabella Spread (ISP):</w:t>
      </w:r>
      <w:r w:rsidRPr="008E01C5">
        <w:rPr>
          <w:rFonts w:ascii="Calibri Light" w:hAnsi="Calibri Light" w:cs="Calibri Light"/>
          <w:sz w:val="22"/>
          <w:szCs w:val="22"/>
          <w:lang w:val="it-IT"/>
        </w:rPr>
        <w:t xml:space="preserve"> ISP può visualizzare la tabella di spread configurata da Deloitte per comprendere come i covenant influenzano il tasso di interesse</w:t>
      </w:r>
    </w:p>
    <w:p w14:paraId="30A4C266" w14:textId="77777777" w:rsidR="008E01C5" w:rsidRPr="008E01C5" w:rsidRDefault="008E01C5" w:rsidP="00DA6969">
      <w:pPr>
        <w:pStyle w:val="Compact"/>
        <w:numPr>
          <w:ilvl w:val="0"/>
          <w:numId w:val="12"/>
        </w:numPr>
        <w:rPr>
          <w:rFonts w:ascii="Calibri Light" w:hAnsi="Calibri Light" w:cs="Calibri Light"/>
          <w:sz w:val="22"/>
          <w:szCs w:val="22"/>
          <w:lang w:val="it-IT"/>
        </w:rPr>
      </w:pPr>
      <w:r w:rsidRPr="008E01C5">
        <w:rPr>
          <w:rFonts w:ascii="Calibri Light" w:hAnsi="Calibri Light" w:cs="Calibri Light"/>
          <w:b/>
          <w:sz w:val="22"/>
          <w:szCs w:val="22"/>
          <w:lang w:val="it-IT"/>
        </w:rPr>
        <w:t>Creare la Tabella Spread (Deloitte):</w:t>
      </w:r>
      <w:r w:rsidRPr="008E01C5">
        <w:rPr>
          <w:rFonts w:ascii="Calibri Light" w:hAnsi="Calibri Light" w:cs="Calibri Light"/>
          <w:sz w:val="22"/>
          <w:szCs w:val="22"/>
          <w:lang w:val="it-IT"/>
        </w:rPr>
        <w:t xml:space="preserve"> Deloitte può decidere se includere la sezione Spread per una pratica e creare la tabella di spread da zero</w:t>
      </w:r>
    </w:p>
    <w:p w14:paraId="3BC28059" w14:textId="77777777" w:rsidR="008E01C5" w:rsidRPr="008E01C5" w:rsidRDefault="008E01C5" w:rsidP="00DA6969">
      <w:pPr>
        <w:pStyle w:val="Compact"/>
        <w:numPr>
          <w:ilvl w:val="0"/>
          <w:numId w:val="12"/>
        </w:numPr>
        <w:rPr>
          <w:rFonts w:ascii="Calibri Light" w:hAnsi="Calibri Light" w:cs="Calibri Light"/>
          <w:sz w:val="22"/>
          <w:szCs w:val="22"/>
          <w:lang w:val="it-IT"/>
        </w:rPr>
      </w:pPr>
      <w:r w:rsidRPr="008E01C5">
        <w:rPr>
          <w:rFonts w:ascii="Calibri Light" w:hAnsi="Calibri Light" w:cs="Calibri Light"/>
          <w:b/>
          <w:sz w:val="22"/>
          <w:szCs w:val="22"/>
          <w:lang w:val="it-IT"/>
        </w:rPr>
        <w:t>Customizzare la Tabella Spread (Deloitte):</w:t>
      </w:r>
      <w:r w:rsidRPr="008E01C5">
        <w:rPr>
          <w:rFonts w:ascii="Calibri Light" w:hAnsi="Calibri Light" w:cs="Calibri Light"/>
          <w:sz w:val="22"/>
          <w:szCs w:val="22"/>
          <w:lang w:val="it-IT"/>
        </w:rPr>
        <w:t xml:space="preserve"> Deloitte può personalizzare completamente la tabella inserendo i dati finanziari desiderati e collegandola ai covenant di riferimento</w:t>
      </w:r>
    </w:p>
    <w:p w14:paraId="2FC2A023" w14:textId="77777777" w:rsidR="008E01C5" w:rsidRPr="008E01C5" w:rsidRDefault="008E01C5" w:rsidP="00DA6969">
      <w:pPr>
        <w:pStyle w:val="Compact"/>
        <w:numPr>
          <w:ilvl w:val="0"/>
          <w:numId w:val="12"/>
        </w:numPr>
        <w:rPr>
          <w:rFonts w:ascii="Calibri Light" w:hAnsi="Calibri Light" w:cs="Calibri Light"/>
          <w:sz w:val="22"/>
          <w:szCs w:val="22"/>
          <w:lang w:val="it-IT"/>
        </w:rPr>
      </w:pPr>
      <w:r w:rsidRPr="008E01C5">
        <w:rPr>
          <w:rFonts w:ascii="Calibri Light" w:hAnsi="Calibri Light" w:cs="Calibri Light"/>
          <w:b/>
          <w:sz w:val="22"/>
          <w:szCs w:val="22"/>
          <w:lang w:val="it-IT"/>
        </w:rPr>
        <w:t>Tracciare le Variazioni (Entrambi):</w:t>
      </w:r>
      <w:r w:rsidRPr="008E01C5">
        <w:rPr>
          <w:rFonts w:ascii="Calibri Light" w:hAnsi="Calibri Light" w:cs="Calibri Light"/>
          <w:sz w:val="22"/>
          <w:szCs w:val="22"/>
          <w:lang w:val="it-IT"/>
        </w:rPr>
        <w:t xml:space="preserve"> Sia ISP che Deloitte possono visualizzare lo storico delle variazioni di spread nel tempo</w:t>
      </w:r>
    </w:p>
    <w:p w14:paraId="58863555" w14:textId="77777777" w:rsidR="008E01C5" w:rsidRPr="008E01C5" w:rsidRDefault="008E01C5" w:rsidP="00DA6969">
      <w:pPr>
        <w:pStyle w:val="Compact"/>
        <w:numPr>
          <w:ilvl w:val="0"/>
          <w:numId w:val="12"/>
        </w:numPr>
        <w:rPr>
          <w:rFonts w:ascii="Calibri Light" w:hAnsi="Calibri Light" w:cs="Calibri Light"/>
          <w:sz w:val="22"/>
          <w:szCs w:val="22"/>
          <w:lang w:val="it-IT"/>
        </w:rPr>
      </w:pPr>
      <w:r w:rsidRPr="008E01C5">
        <w:rPr>
          <w:rFonts w:ascii="Calibri Light" w:hAnsi="Calibri Light" w:cs="Calibri Light"/>
          <w:b/>
          <w:sz w:val="22"/>
          <w:szCs w:val="22"/>
          <w:lang w:val="it-IT"/>
        </w:rPr>
        <w:t>Analizzare l’Impatto (Entrambi):</w:t>
      </w:r>
      <w:r w:rsidRPr="008E01C5">
        <w:rPr>
          <w:rFonts w:ascii="Calibri Light" w:hAnsi="Calibri Light" w:cs="Calibri Light"/>
          <w:sz w:val="22"/>
          <w:szCs w:val="22"/>
          <w:lang w:val="it-IT"/>
        </w:rPr>
        <w:t xml:space="preserve"> Comprendere come le variazioni nei covenant influenzano gli spread applicati</w:t>
      </w:r>
    </w:p>
    <w:p w14:paraId="2FB8D6D2" w14:textId="0B4D3D6B" w:rsidR="008E01C5" w:rsidRPr="008E01C5" w:rsidRDefault="008E01C5" w:rsidP="008E01C5">
      <w:pPr>
        <w:pStyle w:val="FirstParagraph"/>
        <w:rPr>
          <w:rFonts w:ascii="Calibri Light" w:hAnsi="Calibri Light" w:cs="Calibri Light"/>
          <w:sz w:val="22"/>
          <w:szCs w:val="22"/>
          <w:lang w:val="it-IT"/>
        </w:rPr>
      </w:pPr>
      <w:r w:rsidRPr="008E01C5">
        <w:rPr>
          <w:rFonts w:ascii="Calibri Light" w:hAnsi="Calibri Light" w:cs="Calibri Light"/>
          <w:b/>
          <w:sz w:val="22"/>
          <w:szCs w:val="22"/>
          <w:lang w:val="it-IT"/>
        </w:rPr>
        <w:t>Accesso:</w:t>
      </w:r>
      <w:r w:rsidRPr="008E01C5">
        <w:rPr>
          <w:rFonts w:ascii="Calibri Light" w:hAnsi="Calibri Light" w:cs="Calibri Light"/>
          <w:sz w:val="22"/>
          <w:szCs w:val="22"/>
          <w:lang w:val="it-IT"/>
        </w:rPr>
        <w:t xml:space="preserve"> Scheda “Spread” nel dettaglio della pratica</w:t>
      </w:r>
      <w:r w:rsidR="00455949">
        <w:rPr>
          <w:rFonts w:ascii="Calibri Light" w:hAnsi="Calibri Light" w:cs="Calibri Light"/>
          <w:sz w:val="22"/>
          <w:szCs w:val="22"/>
          <w:lang w:val="it-IT"/>
        </w:rPr>
        <w:t xml:space="preserve"> (a destra della sezione “Covenant”</w:t>
      </w:r>
      <w:r w:rsidR="00306748">
        <w:rPr>
          <w:rFonts w:ascii="Calibri Light" w:hAnsi="Calibri Light" w:cs="Calibri Light"/>
          <w:sz w:val="22"/>
          <w:szCs w:val="22"/>
          <w:lang w:val="it-IT"/>
        </w:rPr>
        <w:t>)</w:t>
      </w:r>
    </w:p>
    <w:p w14:paraId="61160111" w14:textId="73494B33" w:rsidR="008E01C5" w:rsidRPr="008E01C5" w:rsidRDefault="000C1B9E" w:rsidP="008E01C5">
      <w:pPr>
        <w:pStyle w:val="Heading3"/>
        <w:rPr>
          <w:rFonts w:ascii="Calibri Light" w:hAnsi="Calibri Light" w:cs="Calibri Light"/>
          <w:sz w:val="22"/>
          <w:szCs w:val="22"/>
          <w:lang w:val="it-IT"/>
        </w:rPr>
      </w:pPr>
      <w:bookmarkStart w:id="565" w:name="_Toc227849774"/>
      <w:r>
        <w:rPr>
          <w:rFonts w:ascii="Calibri Light" w:hAnsi="Calibri Light" w:cs="Calibri Light"/>
          <w:sz w:val="22"/>
          <w:szCs w:val="22"/>
          <w:lang w:val="it-IT"/>
        </w:rPr>
        <w:t>7</w:t>
      </w:r>
      <w:r w:rsidR="008E01C5" w:rsidRPr="008E01C5">
        <w:rPr>
          <w:rFonts w:ascii="Calibri Light" w:hAnsi="Calibri Light" w:cs="Calibri Light"/>
          <w:sz w:val="22"/>
          <w:szCs w:val="22"/>
          <w:lang w:val="it-IT"/>
        </w:rPr>
        <w:t>.2 Visibilità della Sezione Spread</w:t>
      </w:r>
      <w:bookmarkEnd w:id="565"/>
    </w:p>
    <w:p w14:paraId="3C2BA78C" w14:textId="737F5720" w:rsidR="008E01C5" w:rsidRPr="008E01C5" w:rsidRDefault="00810073" w:rsidP="005502B6">
      <w:pPr>
        <w:pStyle w:val="FirstParagraph"/>
        <w:rPr>
          <w:rFonts w:ascii="Calibri Light" w:hAnsi="Calibri Light" w:cs="Calibri Light"/>
          <w:sz w:val="22"/>
          <w:szCs w:val="22"/>
          <w:lang w:val="it-IT"/>
        </w:rPr>
      </w:pPr>
      <w:r>
        <w:rPr>
          <w:rFonts w:ascii="Calibri Light" w:hAnsi="Calibri Light" w:cs="Calibri Light"/>
          <w:sz w:val="22"/>
          <w:szCs w:val="22"/>
          <w:lang w:val="it-IT"/>
        </w:rPr>
        <w:t>La sezione Spread risulta visibile ad ISP solo dopo che l’Utente Deloitte ha consolidato la tabella</w:t>
      </w:r>
    </w:p>
    <w:p w14:paraId="702B259C" w14:textId="590FAE35" w:rsidR="00ED47C3" w:rsidRPr="00ED47C3" w:rsidRDefault="00ED47C3" w:rsidP="008E01C5">
      <w:pPr>
        <w:pStyle w:val="BodyText"/>
        <w:rPr>
          <w:rFonts w:ascii="Calibri Light" w:hAnsi="Calibri Light" w:cs="Calibri Light"/>
          <w:sz w:val="22"/>
          <w:szCs w:val="22"/>
          <w:lang w:val="it-IT"/>
        </w:rPr>
      </w:pPr>
    </w:p>
    <w:p w14:paraId="0C35F651" w14:textId="18AEC5E4" w:rsidR="008E01C5" w:rsidRPr="008E01C5" w:rsidRDefault="000C1B9E" w:rsidP="008E01C5">
      <w:pPr>
        <w:pStyle w:val="Heading3"/>
        <w:rPr>
          <w:rFonts w:ascii="Calibri Light" w:hAnsi="Calibri Light" w:cs="Calibri Light"/>
          <w:sz w:val="22"/>
          <w:szCs w:val="22"/>
          <w:lang w:val="it-IT"/>
        </w:rPr>
      </w:pPr>
      <w:bookmarkStart w:id="566" w:name="_Toc227849775"/>
      <w:r>
        <w:rPr>
          <w:rFonts w:ascii="Calibri Light" w:hAnsi="Calibri Light" w:cs="Calibri Light"/>
          <w:sz w:val="22"/>
          <w:szCs w:val="22"/>
          <w:lang w:val="it-IT"/>
        </w:rPr>
        <w:t>7</w:t>
      </w:r>
      <w:r w:rsidR="008E01C5" w:rsidRPr="008E01C5">
        <w:rPr>
          <w:rFonts w:ascii="Calibri Light" w:hAnsi="Calibri Light" w:cs="Calibri Light"/>
          <w:sz w:val="22"/>
          <w:szCs w:val="22"/>
          <w:lang w:val="it-IT"/>
        </w:rPr>
        <w:t>.3 Creazione della Tabella Spread (Deloitte)</w:t>
      </w:r>
      <w:bookmarkEnd w:id="566"/>
    </w:p>
    <w:p w14:paraId="0D3739DA" w14:textId="1CBB7C84" w:rsidR="008E01C5" w:rsidRPr="008E01C5" w:rsidRDefault="000C1B9E" w:rsidP="008E01C5">
      <w:pPr>
        <w:pStyle w:val="Heading4"/>
        <w:rPr>
          <w:rFonts w:ascii="Calibri Light" w:hAnsi="Calibri Light" w:cs="Calibri Light"/>
          <w:sz w:val="22"/>
          <w:szCs w:val="22"/>
          <w:lang w:val="it-IT"/>
        </w:rPr>
      </w:pPr>
      <w:r>
        <w:rPr>
          <w:rFonts w:ascii="Calibri Light" w:hAnsi="Calibri Light" w:cs="Calibri Light"/>
          <w:sz w:val="22"/>
          <w:szCs w:val="22"/>
          <w:lang w:val="it-IT"/>
        </w:rPr>
        <w:t>7</w:t>
      </w:r>
      <w:r w:rsidR="008E01C5" w:rsidRPr="008E01C5">
        <w:rPr>
          <w:rFonts w:ascii="Calibri Light" w:hAnsi="Calibri Light" w:cs="Calibri Light"/>
          <w:sz w:val="22"/>
          <w:szCs w:val="22"/>
          <w:lang w:val="it-IT"/>
        </w:rPr>
        <w:t xml:space="preserve">.3.1 </w:t>
      </w:r>
      <w:r w:rsidR="00887FB1">
        <w:rPr>
          <w:rFonts w:ascii="Calibri Light" w:hAnsi="Calibri Light" w:cs="Calibri Light"/>
          <w:sz w:val="22"/>
          <w:szCs w:val="22"/>
          <w:lang w:val="it-IT"/>
        </w:rPr>
        <w:t>Sezione Spread</w:t>
      </w:r>
    </w:p>
    <w:p w14:paraId="1AB30B0F" w14:textId="2942F8B5" w:rsidR="00887FB1" w:rsidRPr="008E01C5" w:rsidRDefault="008E01C5" w:rsidP="00887FB1">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 xml:space="preserve">Quando </w:t>
      </w:r>
      <w:r w:rsidR="00887FB1">
        <w:rPr>
          <w:rFonts w:ascii="Calibri Light" w:hAnsi="Calibri Light" w:cs="Calibri Light"/>
          <w:sz w:val="22"/>
          <w:szCs w:val="22"/>
          <w:lang w:val="it-IT"/>
        </w:rPr>
        <w:t xml:space="preserve">l’utente </w:t>
      </w:r>
      <w:r w:rsidRPr="008E01C5">
        <w:rPr>
          <w:rFonts w:ascii="Calibri Light" w:hAnsi="Calibri Light" w:cs="Calibri Light"/>
          <w:sz w:val="22"/>
          <w:szCs w:val="22"/>
          <w:lang w:val="it-IT"/>
        </w:rPr>
        <w:t xml:space="preserve">Deloitte </w:t>
      </w:r>
      <w:r w:rsidR="00887FB1">
        <w:rPr>
          <w:rFonts w:ascii="Calibri Light" w:hAnsi="Calibri Light" w:cs="Calibri Light"/>
          <w:sz w:val="22"/>
          <w:szCs w:val="22"/>
          <w:lang w:val="it-IT"/>
        </w:rPr>
        <w:t>atterr</w:t>
      </w:r>
      <w:r w:rsidR="008D41C7">
        <w:rPr>
          <w:rFonts w:ascii="Calibri Light" w:hAnsi="Calibri Light" w:cs="Calibri Light"/>
          <w:sz w:val="22"/>
          <w:szCs w:val="22"/>
          <w:lang w:val="it-IT"/>
        </w:rPr>
        <w:t>a</w:t>
      </w:r>
      <w:r w:rsidR="00887FB1">
        <w:rPr>
          <w:rFonts w:ascii="Calibri Light" w:hAnsi="Calibri Light" w:cs="Calibri Light"/>
          <w:sz w:val="22"/>
          <w:szCs w:val="22"/>
          <w:lang w:val="it-IT"/>
        </w:rPr>
        <w:t xml:space="preserve"> sulla sezione “Spread" Visualizzerà i seguenti </w:t>
      </w:r>
      <w:r w:rsidR="008D41C7">
        <w:rPr>
          <w:rFonts w:ascii="Calibri Light" w:hAnsi="Calibri Light" w:cs="Calibri Light"/>
          <w:sz w:val="22"/>
          <w:szCs w:val="22"/>
          <w:lang w:val="it-IT"/>
        </w:rPr>
        <w:t>e</w:t>
      </w:r>
      <w:r w:rsidR="00887FB1">
        <w:rPr>
          <w:rFonts w:ascii="Calibri Light" w:hAnsi="Calibri Light" w:cs="Calibri Light"/>
          <w:sz w:val="22"/>
          <w:szCs w:val="22"/>
          <w:lang w:val="it-IT"/>
        </w:rPr>
        <w:t>lementi</w:t>
      </w:r>
    </w:p>
    <w:p w14:paraId="0E86F6A5" w14:textId="492B1342" w:rsidR="008E01C5" w:rsidRPr="008E01C5" w:rsidRDefault="000C1B9E" w:rsidP="008E01C5">
      <w:pPr>
        <w:pStyle w:val="Heading4"/>
        <w:rPr>
          <w:rFonts w:ascii="Calibri Light" w:hAnsi="Calibri Light" w:cs="Calibri Light"/>
          <w:sz w:val="22"/>
          <w:szCs w:val="22"/>
          <w:lang w:val="it-IT"/>
        </w:rPr>
      </w:pPr>
      <w:r>
        <w:rPr>
          <w:rFonts w:ascii="Calibri Light" w:hAnsi="Calibri Light" w:cs="Calibri Light"/>
          <w:sz w:val="22"/>
          <w:szCs w:val="22"/>
          <w:lang w:val="it-IT"/>
        </w:rPr>
        <w:t>7</w:t>
      </w:r>
      <w:r w:rsidR="008E01C5" w:rsidRPr="008E01C5">
        <w:rPr>
          <w:rFonts w:ascii="Calibri Light" w:hAnsi="Calibri Light" w:cs="Calibri Light"/>
          <w:sz w:val="22"/>
          <w:szCs w:val="22"/>
          <w:lang w:val="it-IT"/>
        </w:rPr>
        <w:t>.3.2 Sezione Informazioni Pratica</w:t>
      </w:r>
    </w:p>
    <w:p w14:paraId="6AB0D2AF" w14:textId="77777777" w:rsidR="008E01C5" w:rsidRPr="008E01C5" w:rsidRDefault="008E01C5" w:rsidP="008E01C5">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Una sezione che mostra le informazioni principali della pratica per la quale si sta creando la tabella di spread.</w:t>
      </w:r>
    </w:p>
    <w:p w14:paraId="37D87EA7" w14:textId="77777777" w:rsidR="00282C91" w:rsidRDefault="008E01C5" w:rsidP="008E01C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Informazioni Visualizzate:</w:t>
      </w:r>
      <w:r w:rsidRPr="008E01C5">
        <w:rPr>
          <w:rFonts w:ascii="Calibri Light" w:hAnsi="Calibri Light" w:cs="Calibri Light"/>
          <w:sz w:val="22"/>
          <w:szCs w:val="22"/>
          <w:lang w:val="it-IT"/>
        </w:rPr>
        <w:t xml:space="preserve"> </w:t>
      </w:r>
    </w:p>
    <w:p w14:paraId="1D2533D7" w14:textId="77777777" w:rsidR="00A75060" w:rsidRDefault="008E01C5" w:rsidP="008E01C5">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 </w:t>
      </w:r>
      <w:r w:rsidRPr="008E01C5">
        <w:rPr>
          <w:rFonts w:ascii="Calibri Light" w:hAnsi="Calibri Light" w:cs="Calibri Light"/>
          <w:b/>
          <w:sz w:val="22"/>
          <w:szCs w:val="22"/>
          <w:lang w:val="it-IT"/>
        </w:rPr>
        <w:t>Nome Deal:</w:t>
      </w:r>
      <w:r w:rsidRPr="008E01C5">
        <w:rPr>
          <w:rFonts w:ascii="Calibri Light" w:hAnsi="Calibri Light" w:cs="Calibri Light"/>
          <w:sz w:val="22"/>
          <w:szCs w:val="22"/>
          <w:lang w:val="it-IT"/>
        </w:rPr>
        <w:t xml:space="preserve"> Il nome della pratica (es. “Banca Nuova S.p.A”) </w:t>
      </w:r>
    </w:p>
    <w:p w14:paraId="0C5F4816" w14:textId="77777777" w:rsidR="00A75060" w:rsidRDefault="008E01C5" w:rsidP="008E01C5">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 </w:t>
      </w:r>
      <w:r w:rsidRPr="008E01C5">
        <w:rPr>
          <w:rFonts w:ascii="Calibri Light" w:hAnsi="Calibri Light" w:cs="Calibri Light"/>
          <w:b/>
          <w:sz w:val="22"/>
          <w:szCs w:val="22"/>
          <w:lang w:val="it-IT"/>
        </w:rPr>
        <w:t>ID Pratica</w:t>
      </w:r>
      <w:r w:rsidR="00A75060">
        <w:rPr>
          <w:rFonts w:ascii="Calibri Light" w:hAnsi="Calibri Light" w:cs="Calibri Light"/>
          <w:b/>
          <w:sz w:val="22"/>
          <w:szCs w:val="22"/>
          <w:lang w:val="it-IT"/>
        </w:rPr>
        <w:t xml:space="preserve"> Monitoraggio</w:t>
      </w:r>
      <w:r w:rsidRPr="008E01C5">
        <w:rPr>
          <w:rFonts w:ascii="Calibri Light" w:hAnsi="Calibri Light" w:cs="Calibri Light"/>
          <w:b/>
          <w:sz w:val="22"/>
          <w:szCs w:val="22"/>
          <w:lang w:val="it-IT"/>
        </w:rPr>
        <w:t>:</w:t>
      </w:r>
      <w:r w:rsidRPr="008E01C5">
        <w:rPr>
          <w:rFonts w:ascii="Calibri Light" w:hAnsi="Calibri Light" w:cs="Calibri Light"/>
          <w:sz w:val="22"/>
          <w:szCs w:val="22"/>
          <w:lang w:val="it-IT"/>
        </w:rPr>
        <w:t xml:space="preserve"> L’identificativo univoco (es. </w:t>
      </w:r>
      <w:r w:rsidR="004422F2">
        <w:rPr>
          <w:rFonts w:ascii="Calibri Light" w:hAnsi="Calibri Light" w:cs="Calibri Light"/>
          <w:sz w:val="22"/>
          <w:szCs w:val="22"/>
          <w:lang w:val="it-IT"/>
        </w:rPr>
        <w:t>M1</w:t>
      </w:r>
      <w:r w:rsidRPr="008E01C5">
        <w:rPr>
          <w:rFonts w:ascii="Calibri Light" w:hAnsi="Calibri Light" w:cs="Calibri Light"/>
          <w:sz w:val="22"/>
          <w:szCs w:val="22"/>
          <w:lang w:val="it-IT"/>
        </w:rPr>
        <w:t xml:space="preserve">) </w:t>
      </w:r>
    </w:p>
    <w:p w14:paraId="33FC5617" w14:textId="584F661F" w:rsidR="005D6061" w:rsidRDefault="00C017B9" w:rsidP="008E01C5">
      <w:pPr>
        <w:pStyle w:val="BodyText"/>
        <w:rPr>
          <w:rFonts w:ascii="Calibri Light" w:hAnsi="Calibri Light" w:cs="Calibri Light"/>
          <w:sz w:val="22"/>
          <w:szCs w:val="22"/>
          <w:lang w:val="it-IT"/>
        </w:rPr>
      </w:pPr>
      <w:r>
        <w:rPr>
          <w:rFonts w:ascii="Calibri Light" w:hAnsi="Calibri Light" w:cs="Calibri Light"/>
          <w:sz w:val="22"/>
          <w:szCs w:val="22"/>
          <w:lang w:val="it-IT"/>
        </w:rPr>
        <w:t>–</w:t>
      </w:r>
      <w:r w:rsidR="008E01C5" w:rsidRPr="008E01C5">
        <w:rPr>
          <w:rFonts w:ascii="Calibri Light" w:hAnsi="Calibri Light" w:cs="Calibri Light"/>
          <w:sz w:val="22"/>
          <w:szCs w:val="22"/>
          <w:lang w:val="it-IT"/>
        </w:rPr>
        <w:t xml:space="preserve"> </w:t>
      </w:r>
      <w:r w:rsidR="008E01C5" w:rsidRPr="008E01C5">
        <w:rPr>
          <w:rFonts w:ascii="Calibri Light" w:hAnsi="Calibri Light" w:cs="Calibri Light"/>
          <w:b/>
          <w:sz w:val="22"/>
          <w:szCs w:val="22"/>
          <w:lang w:val="it-IT"/>
        </w:rPr>
        <w:t>Tipologia</w:t>
      </w:r>
      <w:r>
        <w:rPr>
          <w:rFonts w:ascii="Calibri Light" w:hAnsi="Calibri Light" w:cs="Calibri Light"/>
          <w:b/>
          <w:sz w:val="22"/>
          <w:szCs w:val="22"/>
          <w:lang w:val="it-IT"/>
        </w:rPr>
        <w:t xml:space="preserve"> </w:t>
      </w:r>
      <w:r w:rsidR="008E01C5" w:rsidRPr="008E01C5">
        <w:rPr>
          <w:rFonts w:ascii="Calibri Light" w:hAnsi="Calibri Light" w:cs="Calibri Light"/>
          <w:b/>
          <w:sz w:val="22"/>
          <w:szCs w:val="22"/>
          <w:lang w:val="it-IT"/>
        </w:rPr>
        <w:t>Pratica:</w:t>
      </w:r>
      <w:r w:rsidR="008E01C5" w:rsidRPr="008E01C5">
        <w:rPr>
          <w:rFonts w:ascii="Calibri Light" w:hAnsi="Calibri Light" w:cs="Calibri Light"/>
          <w:sz w:val="22"/>
          <w:szCs w:val="22"/>
          <w:lang w:val="it-IT"/>
        </w:rPr>
        <w:t xml:space="preserve"> </w:t>
      </w:r>
      <w:r>
        <w:rPr>
          <w:rFonts w:ascii="Calibri Light" w:hAnsi="Calibri Light" w:cs="Calibri Light"/>
          <w:sz w:val="22"/>
          <w:szCs w:val="22"/>
          <w:lang w:val="it-IT"/>
        </w:rPr>
        <w:t>la tipologia della pratica</w:t>
      </w:r>
      <w:r w:rsidR="007E3520">
        <w:rPr>
          <w:rFonts w:ascii="Calibri Light" w:hAnsi="Calibri Light" w:cs="Calibri Light"/>
          <w:sz w:val="22"/>
          <w:szCs w:val="22"/>
          <w:lang w:val="it-IT"/>
        </w:rPr>
        <w:t xml:space="preserve"> </w:t>
      </w:r>
      <w:r w:rsidR="008E01C5" w:rsidRPr="008E01C5">
        <w:rPr>
          <w:rFonts w:ascii="Calibri Light" w:hAnsi="Calibri Light" w:cs="Calibri Light"/>
          <w:sz w:val="22"/>
          <w:szCs w:val="22"/>
          <w:lang w:val="it-IT"/>
        </w:rPr>
        <w:t xml:space="preserve">(es. “Banca Agente”) </w:t>
      </w:r>
    </w:p>
    <w:p w14:paraId="22472D71" w14:textId="77777777" w:rsidR="005D6061" w:rsidRDefault="008E01C5" w:rsidP="008E01C5">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 </w:t>
      </w:r>
      <w:r w:rsidRPr="008E01C5">
        <w:rPr>
          <w:rFonts w:ascii="Calibri Light" w:hAnsi="Calibri Light" w:cs="Calibri Light"/>
          <w:b/>
          <w:sz w:val="22"/>
          <w:szCs w:val="22"/>
          <w:lang w:val="it-IT"/>
        </w:rPr>
        <w:t>Utente Banca:</w:t>
      </w:r>
      <w:r w:rsidRPr="008E01C5">
        <w:rPr>
          <w:rFonts w:ascii="Calibri Light" w:hAnsi="Calibri Light" w:cs="Calibri Light"/>
          <w:sz w:val="22"/>
          <w:szCs w:val="22"/>
          <w:lang w:val="it-IT"/>
        </w:rPr>
        <w:t xml:space="preserve"> L’email dell’utente ISP responsabile (es. “Marioverdi@isp-it”) </w:t>
      </w:r>
    </w:p>
    <w:p w14:paraId="1C8F7881" w14:textId="64B72336" w:rsidR="008E01C5" w:rsidRDefault="008E01C5" w:rsidP="008E01C5">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 </w:t>
      </w:r>
      <w:r w:rsidRPr="008E01C5">
        <w:rPr>
          <w:rFonts w:ascii="Calibri Light" w:hAnsi="Calibri Light" w:cs="Calibri Light"/>
          <w:b/>
          <w:sz w:val="22"/>
          <w:szCs w:val="22"/>
          <w:lang w:val="it-IT"/>
        </w:rPr>
        <w:t>Stato Pratica:</w:t>
      </w:r>
      <w:r w:rsidRPr="008E01C5">
        <w:rPr>
          <w:rFonts w:ascii="Calibri Light" w:hAnsi="Calibri Light" w:cs="Calibri Light"/>
          <w:sz w:val="22"/>
          <w:szCs w:val="22"/>
          <w:lang w:val="it-IT"/>
        </w:rPr>
        <w:t xml:space="preserve"> Lo stato della pratica </w:t>
      </w:r>
    </w:p>
    <w:p w14:paraId="06B8BD53" w14:textId="3F025B59" w:rsidR="00A4761D" w:rsidRDefault="000C1B9E" w:rsidP="00A4761D">
      <w:pPr>
        <w:pStyle w:val="Heading4"/>
        <w:rPr>
          <w:rFonts w:ascii="Calibri Light" w:hAnsi="Calibri Light" w:cs="Calibri Light"/>
          <w:sz w:val="22"/>
          <w:szCs w:val="22"/>
          <w:lang w:val="it-IT"/>
        </w:rPr>
      </w:pPr>
      <w:r>
        <w:rPr>
          <w:rFonts w:ascii="Calibri Light" w:hAnsi="Calibri Light" w:cs="Calibri Light"/>
          <w:sz w:val="22"/>
          <w:szCs w:val="22"/>
          <w:lang w:val="it-IT"/>
        </w:rPr>
        <w:t>7</w:t>
      </w:r>
      <w:r w:rsidR="00A4761D" w:rsidRPr="008E01C5">
        <w:rPr>
          <w:rFonts w:ascii="Calibri Light" w:hAnsi="Calibri Light" w:cs="Calibri Light"/>
          <w:sz w:val="22"/>
          <w:szCs w:val="22"/>
          <w:lang w:val="it-IT"/>
        </w:rPr>
        <w:t>.3.</w:t>
      </w:r>
      <w:r w:rsidR="00A4761D">
        <w:rPr>
          <w:rFonts w:ascii="Calibri Light" w:hAnsi="Calibri Light" w:cs="Calibri Light"/>
          <w:sz w:val="22"/>
          <w:szCs w:val="22"/>
          <w:lang w:val="it-IT"/>
        </w:rPr>
        <w:t>3</w:t>
      </w:r>
      <w:r w:rsidR="00A4761D" w:rsidRPr="008E01C5">
        <w:rPr>
          <w:rFonts w:ascii="Calibri Light" w:hAnsi="Calibri Light" w:cs="Calibri Light"/>
          <w:sz w:val="22"/>
          <w:szCs w:val="22"/>
          <w:lang w:val="it-IT"/>
        </w:rPr>
        <w:t xml:space="preserve"> </w:t>
      </w:r>
      <w:r w:rsidR="00A4761D">
        <w:rPr>
          <w:rFonts w:ascii="Calibri Light" w:hAnsi="Calibri Light" w:cs="Calibri Light"/>
          <w:sz w:val="22"/>
          <w:szCs w:val="22"/>
          <w:lang w:val="it-IT"/>
        </w:rPr>
        <w:t xml:space="preserve">Disclaimer </w:t>
      </w:r>
    </w:p>
    <w:p w14:paraId="19ADAC0E" w14:textId="2E4B9153" w:rsidR="00A4761D" w:rsidRPr="008E01C5" w:rsidRDefault="00A4761D" w:rsidP="008E01C5">
      <w:pPr>
        <w:pStyle w:val="BodyText"/>
        <w:rPr>
          <w:rFonts w:ascii="Calibri Light" w:hAnsi="Calibri Light" w:cs="Calibri Light"/>
          <w:sz w:val="22"/>
          <w:szCs w:val="22"/>
          <w:lang w:val="it-IT"/>
        </w:rPr>
      </w:pPr>
      <w:r>
        <w:rPr>
          <w:rFonts w:ascii="Calibri Light" w:hAnsi="Calibri Light" w:cs="Calibri Light"/>
          <w:b/>
          <w:bCs/>
          <w:sz w:val="22"/>
          <w:szCs w:val="22"/>
          <w:lang w:val="it-IT"/>
        </w:rPr>
        <w:t>Disclaimer</w:t>
      </w:r>
      <w:r w:rsidRPr="00ED47C3">
        <w:rPr>
          <w:rFonts w:ascii="Calibri Light" w:hAnsi="Calibri Light" w:cs="Calibri Light"/>
          <w:b/>
          <w:bCs/>
          <w:sz w:val="22"/>
          <w:szCs w:val="22"/>
          <w:lang w:val="it-IT"/>
        </w:rPr>
        <w:t xml:space="preserve"> di verifica della sezione</w:t>
      </w:r>
      <w:r>
        <w:rPr>
          <w:rFonts w:ascii="Calibri Light" w:hAnsi="Calibri Light" w:cs="Calibri Light"/>
          <w:b/>
          <w:bCs/>
          <w:sz w:val="22"/>
          <w:szCs w:val="22"/>
          <w:lang w:val="it-IT"/>
        </w:rPr>
        <w:t xml:space="preserve"> </w:t>
      </w:r>
      <w:r>
        <w:rPr>
          <w:rFonts w:ascii="Calibri Light" w:hAnsi="Calibri Light" w:cs="Calibri Light"/>
          <w:sz w:val="22"/>
          <w:szCs w:val="22"/>
          <w:lang w:val="it-IT"/>
        </w:rPr>
        <w:t>Sopra ai pulsanti delle sezioni pratica sarà presente un disclaimer in arancione chiaro, con simbolo di warning contenente il testo “</w:t>
      </w:r>
      <w:r w:rsidRPr="00D37C8A">
        <w:rPr>
          <w:rFonts w:ascii="Calibri Light" w:hAnsi="Calibri Light" w:cs="Calibri Light"/>
          <w:sz w:val="22"/>
          <w:szCs w:val="22"/>
          <w:lang w:val="it-IT"/>
        </w:rPr>
        <w:t>La tabella dello Spread per la pratica non è stata verificata</w:t>
      </w:r>
      <w:r>
        <w:rPr>
          <w:rFonts w:ascii="Calibri Light" w:hAnsi="Calibri Light" w:cs="Calibri Light"/>
          <w:sz w:val="22"/>
          <w:szCs w:val="22"/>
          <w:lang w:val="it-IT"/>
        </w:rPr>
        <w:t>”, tale disclaimer permarr</w:t>
      </w:r>
      <w:r w:rsidR="00EA04EE">
        <w:rPr>
          <w:rFonts w:ascii="Calibri Light" w:hAnsi="Calibri Light" w:cs="Calibri Light"/>
          <w:sz w:val="22"/>
          <w:szCs w:val="22"/>
          <w:lang w:val="it-IT"/>
        </w:rPr>
        <w:t>à</w:t>
      </w:r>
      <w:r>
        <w:rPr>
          <w:rFonts w:ascii="Calibri Light" w:hAnsi="Calibri Light" w:cs="Calibri Light"/>
          <w:sz w:val="22"/>
          <w:szCs w:val="22"/>
          <w:lang w:val="it-IT"/>
        </w:rPr>
        <w:t xml:space="preserve"> finchè non sarà stat</w:t>
      </w:r>
      <w:r w:rsidR="008522E2">
        <w:rPr>
          <w:rFonts w:ascii="Calibri Light" w:hAnsi="Calibri Light" w:cs="Calibri Light"/>
          <w:sz w:val="22"/>
          <w:szCs w:val="22"/>
          <w:lang w:val="it-IT"/>
        </w:rPr>
        <w:t>a censita</w:t>
      </w:r>
      <w:r w:rsidR="00EB2829">
        <w:rPr>
          <w:rFonts w:ascii="Calibri Light" w:hAnsi="Calibri Light" w:cs="Calibri Light"/>
          <w:sz w:val="22"/>
          <w:szCs w:val="22"/>
          <w:lang w:val="it-IT"/>
        </w:rPr>
        <w:t xml:space="preserve"> la tabella </w:t>
      </w:r>
      <w:r w:rsidR="008522E2">
        <w:rPr>
          <w:rFonts w:ascii="Calibri Light" w:hAnsi="Calibri Light" w:cs="Calibri Light"/>
          <w:sz w:val="22"/>
          <w:szCs w:val="22"/>
          <w:lang w:val="it-IT"/>
        </w:rPr>
        <w:t>riferita allo Spread (</w:t>
      </w:r>
      <w:r w:rsidR="009D0D6F">
        <w:rPr>
          <w:rFonts w:ascii="Calibri Light" w:hAnsi="Calibri Light" w:cs="Calibri Light"/>
          <w:sz w:val="22"/>
          <w:szCs w:val="22"/>
          <w:lang w:val="it-IT"/>
        </w:rPr>
        <w:t>tramite GEN AI o Manualmente</w:t>
      </w:r>
      <w:r w:rsidR="00EB2829">
        <w:rPr>
          <w:rFonts w:ascii="Calibri Light" w:hAnsi="Calibri Light" w:cs="Calibri Light"/>
          <w:sz w:val="22"/>
          <w:szCs w:val="22"/>
          <w:lang w:val="it-IT"/>
        </w:rPr>
        <w:t>)</w:t>
      </w:r>
    </w:p>
    <w:p w14:paraId="470E9E77" w14:textId="4CBA92FA" w:rsidR="008E01C5" w:rsidRPr="008E01C5" w:rsidRDefault="000C1B9E" w:rsidP="008E01C5">
      <w:pPr>
        <w:pStyle w:val="Heading4"/>
        <w:rPr>
          <w:rFonts w:ascii="Calibri Light" w:hAnsi="Calibri Light" w:cs="Calibri Light"/>
          <w:sz w:val="22"/>
          <w:szCs w:val="22"/>
          <w:lang w:val="it-IT"/>
        </w:rPr>
      </w:pPr>
      <w:r>
        <w:rPr>
          <w:rFonts w:ascii="Calibri Light" w:hAnsi="Calibri Light" w:cs="Calibri Light"/>
          <w:sz w:val="22"/>
          <w:szCs w:val="22"/>
          <w:lang w:val="it-IT"/>
        </w:rPr>
        <w:t>7</w:t>
      </w:r>
      <w:r w:rsidR="008E01C5" w:rsidRPr="008E01C5">
        <w:rPr>
          <w:rFonts w:ascii="Calibri Light" w:hAnsi="Calibri Light" w:cs="Calibri Light"/>
          <w:sz w:val="22"/>
          <w:szCs w:val="22"/>
          <w:lang w:val="it-IT"/>
        </w:rPr>
        <w:t>.3.</w:t>
      </w:r>
      <w:r>
        <w:rPr>
          <w:rFonts w:ascii="Calibri Light" w:hAnsi="Calibri Light" w:cs="Calibri Light"/>
          <w:sz w:val="22"/>
          <w:szCs w:val="22"/>
          <w:lang w:val="it-IT"/>
        </w:rPr>
        <w:t>4</w:t>
      </w:r>
      <w:r w:rsidR="008E01C5" w:rsidRPr="008E01C5">
        <w:rPr>
          <w:rFonts w:ascii="Calibri Light" w:hAnsi="Calibri Light" w:cs="Calibri Light"/>
          <w:sz w:val="22"/>
          <w:szCs w:val="22"/>
          <w:lang w:val="it-IT"/>
        </w:rPr>
        <w:t xml:space="preserve"> Sezione Tabella Spread</w:t>
      </w:r>
      <w:r w:rsidR="0067147E">
        <w:rPr>
          <w:rFonts w:ascii="Calibri Light" w:hAnsi="Calibri Light" w:cs="Calibri Light"/>
          <w:sz w:val="22"/>
          <w:szCs w:val="22"/>
          <w:lang w:val="it-IT"/>
        </w:rPr>
        <w:t xml:space="preserve"> (Inserimento Manuale)</w:t>
      </w:r>
    </w:p>
    <w:p w14:paraId="2A5650D1" w14:textId="0B21E9E0" w:rsidR="003F6046" w:rsidRPr="003F6046" w:rsidRDefault="003F6046" w:rsidP="00A4761D">
      <w:pPr>
        <w:pStyle w:val="BodyText"/>
        <w:rPr>
          <w:rFonts w:ascii="Calibri Light" w:hAnsi="Calibri Light" w:cs="Calibri Light"/>
          <w:sz w:val="22"/>
          <w:szCs w:val="22"/>
          <w:lang w:val="it-IT"/>
        </w:rPr>
      </w:pPr>
      <w:r w:rsidRPr="003F6046">
        <w:rPr>
          <w:rFonts w:ascii="Calibri Light" w:hAnsi="Calibri Light" w:cs="Calibri Light"/>
          <w:sz w:val="22"/>
          <w:szCs w:val="22"/>
          <w:lang w:val="it-IT"/>
        </w:rPr>
        <w:t>Titolo: Dettaglio Pratica XXXX | Spread (con XXX compilato con l’ID Pratica di Monitoraggio)</w:t>
      </w:r>
    </w:p>
    <w:p w14:paraId="50F3AA27" w14:textId="383A297C" w:rsidR="00A4761D" w:rsidRDefault="0009549B" w:rsidP="00A4761D">
      <w:pPr>
        <w:pStyle w:val="BodyText"/>
        <w:rPr>
          <w:rFonts w:ascii="Calibri Light" w:hAnsi="Calibri Light" w:cs="Calibri Light"/>
          <w:sz w:val="22"/>
          <w:szCs w:val="22"/>
          <w:lang w:val="it-IT"/>
        </w:rPr>
      </w:pPr>
      <w:r>
        <w:rPr>
          <w:rFonts w:ascii="Calibri Light" w:hAnsi="Calibri Light" w:cs="Calibri Light"/>
          <w:sz w:val="22"/>
          <w:szCs w:val="22"/>
          <w:lang w:val="it-IT"/>
        </w:rPr>
        <w:t>S</w:t>
      </w:r>
      <w:r w:rsidR="00A4761D">
        <w:rPr>
          <w:rFonts w:ascii="Calibri Light" w:hAnsi="Calibri Light" w:cs="Calibri Light"/>
          <w:sz w:val="22"/>
          <w:szCs w:val="22"/>
          <w:lang w:val="it-IT"/>
        </w:rPr>
        <w:t>aranno presenti i seguenti elementi:</w:t>
      </w:r>
    </w:p>
    <w:p w14:paraId="2A4C015E" w14:textId="2C181DD1" w:rsidR="001C19E8" w:rsidRDefault="001768C2" w:rsidP="00A4761D">
      <w:pPr>
        <w:pStyle w:val="BodyText"/>
        <w:rPr>
          <w:rFonts w:ascii="Calibri Light" w:hAnsi="Calibri Light" w:cs="Calibri Light"/>
          <w:sz w:val="22"/>
          <w:szCs w:val="22"/>
          <w:lang w:val="it-IT"/>
        </w:rPr>
      </w:pPr>
      <w:r>
        <w:rPr>
          <w:rFonts w:ascii="Calibri Light" w:hAnsi="Calibri Light" w:cs="Calibri Light"/>
          <w:sz w:val="22"/>
          <w:szCs w:val="22"/>
          <w:lang w:val="it-IT"/>
        </w:rPr>
        <w:t xml:space="preserve">Sezione contenente il </w:t>
      </w:r>
      <w:r w:rsidR="001C19E8">
        <w:rPr>
          <w:rFonts w:ascii="Calibri Light" w:hAnsi="Calibri Light" w:cs="Calibri Light"/>
          <w:sz w:val="22"/>
          <w:szCs w:val="22"/>
          <w:lang w:val="it-IT"/>
        </w:rPr>
        <w:t>documento del contratto di finanziamento del Deal</w:t>
      </w:r>
      <w:r>
        <w:rPr>
          <w:rFonts w:ascii="Calibri Light" w:hAnsi="Calibri Light" w:cs="Calibri Light"/>
          <w:sz w:val="22"/>
          <w:szCs w:val="22"/>
          <w:lang w:val="it-IT"/>
        </w:rPr>
        <w:t xml:space="preserve"> recuperato dalla pratica di censimento collegata (check su Tracking ID)</w:t>
      </w:r>
      <w:r w:rsidR="00C40AD7">
        <w:rPr>
          <w:rFonts w:ascii="Calibri Light" w:hAnsi="Calibri Light" w:cs="Calibri Light"/>
          <w:sz w:val="22"/>
          <w:szCs w:val="22"/>
          <w:lang w:val="it-IT"/>
        </w:rPr>
        <w:t>, con un pulsante “Visualizza” e pulsanti di azione “Download” e “Commenta”</w:t>
      </w:r>
      <w:r>
        <w:rPr>
          <w:rFonts w:ascii="Calibri Light" w:hAnsi="Calibri Light" w:cs="Calibri Light"/>
          <w:sz w:val="22"/>
          <w:szCs w:val="22"/>
          <w:lang w:val="it-IT"/>
        </w:rPr>
        <w:t xml:space="preserve">. </w:t>
      </w:r>
    </w:p>
    <w:p w14:paraId="5F6AF121" w14:textId="2742EE87" w:rsidR="00A4761D" w:rsidRDefault="00A4761D" w:rsidP="00A4761D">
      <w:pPr>
        <w:pStyle w:val="BodyText"/>
        <w:rPr>
          <w:rFonts w:ascii="Calibri Light" w:hAnsi="Calibri Light" w:cs="Calibri Light"/>
          <w:sz w:val="22"/>
          <w:szCs w:val="22"/>
          <w:lang w:val="it-IT"/>
        </w:rPr>
      </w:pPr>
      <w:r>
        <w:rPr>
          <w:rFonts w:ascii="Calibri Light" w:hAnsi="Calibri Light" w:cs="Calibri Light"/>
          <w:b/>
          <w:bCs/>
          <w:sz w:val="22"/>
          <w:szCs w:val="22"/>
          <w:lang w:val="it-IT"/>
        </w:rPr>
        <w:t>Pulsante “</w:t>
      </w:r>
      <w:r w:rsidR="001C19E8">
        <w:rPr>
          <w:rFonts w:ascii="Calibri Light" w:hAnsi="Calibri Light" w:cs="Calibri Light"/>
          <w:b/>
          <w:bCs/>
          <w:sz w:val="22"/>
          <w:szCs w:val="22"/>
          <w:lang w:val="it-IT"/>
        </w:rPr>
        <w:t>Crea Tabella</w:t>
      </w:r>
      <w:r>
        <w:rPr>
          <w:rFonts w:ascii="Calibri Light" w:hAnsi="Calibri Light" w:cs="Calibri Light"/>
          <w:b/>
          <w:bCs/>
          <w:sz w:val="22"/>
          <w:szCs w:val="22"/>
          <w:lang w:val="it-IT"/>
        </w:rPr>
        <w:t xml:space="preserve">”: </w:t>
      </w:r>
      <w:r>
        <w:rPr>
          <w:rFonts w:ascii="Calibri Light" w:hAnsi="Calibri Light" w:cs="Calibri Light"/>
          <w:sz w:val="22"/>
          <w:szCs w:val="22"/>
          <w:lang w:val="it-IT"/>
        </w:rPr>
        <w:t>che accede alla pipeline di lavorazione manuale descritta in seguito per la creazione/modifica della tabella</w:t>
      </w:r>
    </w:p>
    <w:p w14:paraId="24B17AFF" w14:textId="039D396A" w:rsidR="00A4761D" w:rsidRDefault="00A4761D" w:rsidP="00A4761D">
      <w:pPr>
        <w:pStyle w:val="BodyText"/>
        <w:rPr>
          <w:rFonts w:ascii="Calibri Light" w:hAnsi="Calibri Light" w:cs="Calibri Light"/>
          <w:sz w:val="22"/>
          <w:szCs w:val="22"/>
          <w:lang w:val="it-IT"/>
        </w:rPr>
      </w:pPr>
      <w:commentRangeStart w:id="567"/>
      <w:r>
        <w:rPr>
          <w:rFonts w:ascii="Calibri Light" w:hAnsi="Calibri Light" w:cs="Calibri Light"/>
          <w:b/>
          <w:bCs/>
          <w:sz w:val="22"/>
          <w:szCs w:val="22"/>
          <w:lang w:val="it-IT"/>
        </w:rPr>
        <w:t xml:space="preserve">Pulsante “Verifica e salva”: </w:t>
      </w:r>
      <w:r>
        <w:rPr>
          <w:rFonts w:ascii="Calibri Light" w:hAnsi="Calibri Light" w:cs="Calibri Light"/>
          <w:sz w:val="22"/>
          <w:szCs w:val="22"/>
          <w:lang w:val="it-IT"/>
        </w:rPr>
        <w:t>Che conferma e salva quanto estratto da GenAI/Modificato/creato dall’utente Deloitte confermandolo in via definitiva come tabella di riferimento</w:t>
      </w:r>
      <w:commentRangeEnd w:id="567"/>
      <w:r w:rsidR="00CA1A5E">
        <w:rPr>
          <w:rStyle w:val="CommentReference"/>
          <w:rFonts w:ascii="Calibri Light" w:hAnsi="Calibri Light" w:cs="Calibri Light"/>
          <w:sz w:val="22"/>
          <w:szCs w:val="22"/>
          <w:lang w:val="it-IT"/>
        </w:rPr>
        <w:commentReference w:id="567"/>
      </w:r>
    </w:p>
    <w:p w14:paraId="5B629240" w14:textId="0AC8C030" w:rsidR="008E01C5" w:rsidRPr="008E01C5" w:rsidRDefault="00B94614" w:rsidP="00AA49A8">
      <w:pPr>
        <w:pStyle w:val="BodyText"/>
        <w:rPr>
          <w:rFonts w:ascii="Calibri Light" w:hAnsi="Calibri Light" w:cs="Calibri Light"/>
          <w:sz w:val="22"/>
          <w:szCs w:val="22"/>
          <w:lang w:val="it-IT"/>
        </w:rPr>
      </w:pPr>
      <w:r>
        <w:rPr>
          <w:rFonts w:ascii="Calibri Light" w:hAnsi="Calibri Light" w:cs="Calibri Light"/>
          <w:b/>
          <w:bCs/>
          <w:sz w:val="22"/>
          <w:szCs w:val="22"/>
          <w:lang w:val="it-IT"/>
        </w:rPr>
        <w:t>Pulsante “</w:t>
      </w:r>
      <w:r w:rsidR="00DE4ED4">
        <w:rPr>
          <w:rFonts w:ascii="Calibri Light" w:hAnsi="Calibri Light" w:cs="Calibri Light"/>
          <w:b/>
          <w:bCs/>
          <w:sz w:val="22"/>
          <w:szCs w:val="22"/>
          <w:lang w:val="it-IT"/>
        </w:rPr>
        <w:t>Nessuna tabella da inserire</w:t>
      </w:r>
      <w:r>
        <w:rPr>
          <w:rFonts w:ascii="Calibri Light" w:hAnsi="Calibri Light" w:cs="Calibri Light"/>
          <w:b/>
          <w:bCs/>
          <w:sz w:val="22"/>
          <w:szCs w:val="22"/>
          <w:lang w:val="it-IT"/>
        </w:rPr>
        <w:t xml:space="preserve">”: </w:t>
      </w:r>
      <w:r>
        <w:rPr>
          <w:rFonts w:ascii="Calibri Light" w:hAnsi="Calibri Light" w:cs="Calibri Light"/>
          <w:sz w:val="22"/>
          <w:szCs w:val="22"/>
          <w:lang w:val="it-IT"/>
        </w:rPr>
        <w:t>Conferma che non è necessario seguire lo spread per questa pratica e disabilita la sezione</w:t>
      </w:r>
      <w:r w:rsidR="00C45C21">
        <w:rPr>
          <w:rFonts w:ascii="Calibri Light" w:hAnsi="Calibri Light" w:cs="Calibri Light"/>
          <w:sz w:val="22"/>
          <w:szCs w:val="22"/>
          <w:lang w:val="it-IT"/>
        </w:rPr>
        <w:t xml:space="preserve"> di riferimento</w:t>
      </w:r>
    </w:p>
    <w:p w14:paraId="7A7DEC33" w14:textId="746922AA" w:rsidR="009C2633" w:rsidRPr="00D14524" w:rsidRDefault="000C1B9E" w:rsidP="009C2633">
      <w:pPr>
        <w:pStyle w:val="Heading4"/>
        <w:rPr>
          <w:rFonts w:ascii="Calibri Light" w:hAnsi="Calibri Light" w:cs="Calibri Light"/>
          <w:sz w:val="22"/>
          <w:szCs w:val="22"/>
          <w:lang w:val="it-IT"/>
        </w:rPr>
      </w:pPr>
      <w:r w:rsidRPr="00D14524">
        <w:rPr>
          <w:rFonts w:ascii="Calibri Light" w:hAnsi="Calibri Light" w:cs="Calibri Light"/>
          <w:sz w:val="22"/>
          <w:szCs w:val="22"/>
          <w:lang w:val="it-IT"/>
        </w:rPr>
        <w:t>7</w:t>
      </w:r>
      <w:r w:rsidR="008E01C5" w:rsidRPr="00D14524">
        <w:rPr>
          <w:rFonts w:ascii="Calibri Light" w:hAnsi="Calibri Light" w:cs="Calibri Light"/>
          <w:sz w:val="22"/>
          <w:szCs w:val="22"/>
          <w:lang w:val="it-IT"/>
        </w:rPr>
        <w:t>.3.</w:t>
      </w:r>
      <w:r w:rsidRPr="00D14524">
        <w:rPr>
          <w:rFonts w:ascii="Calibri Light" w:hAnsi="Calibri Light" w:cs="Calibri Light"/>
          <w:sz w:val="22"/>
          <w:szCs w:val="22"/>
          <w:lang w:val="it-IT"/>
        </w:rPr>
        <w:t>5</w:t>
      </w:r>
      <w:r w:rsidR="008E01C5" w:rsidRPr="00D14524">
        <w:rPr>
          <w:rFonts w:ascii="Calibri Light" w:hAnsi="Calibri Light" w:cs="Calibri Light"/>
          <w:sz w:val="22"/>
          <w:szCs w:val="22"/>
          <w:lang w:val="it-IT"/>
        </w:rPr>
        <w:t xml:space="preserve"> </w:t>
      </w:r>
      <w:r w:rsidR="009C2633" w:rsidRPr="00D14524">
        <w:rPr>
          <w:rFonts w:ascii="Calibri Light" w:hAnsi="Calibri Light" w:cs="Calibri Light"/>
          <w:sz w:val="22"/>
          <w:szCs w:val="22"/>
          <w:lang w:val="it-IT"/>
        </w:rPr>
        <w:t>Creazione tabella</w:t>
      </w:r>
    </w:p>
    <w:p w14:paraId="5636C97E" w14:textId="6D061C72" w:rsidR="00F57DF8" w:rsidRDefault="00F57DF8" w:rsidP="008E01C5">
      <w:pPr>
        <w:pStyle w:val="Compact"/>
        <w:rPr>
          <w:rFonts w:ascii="Calibri Light" w:hAnsi="Calibri Light" w:cs="Calibri Light"/>
          <w:sz w:val="22"/>
          <w:szCs w:val="22"/>
          <w:lang w:val="it-IT"/>
        </w:rPr>
      </w:pPr>
      <w:r>
        <w:rPr>
          <w:rFonts w:ascii="Calibri Light" w:hAnsi="Calibri Light" w:cs="Calibri Light"/>
          <w:sz w:val="22"/>
          <w:szCs w:val="22"/>
          <w:lang w:val="it-IT"/>
        </w:rPr>
        <w:t xml:space="preserve">Nel caso in cui l’Utente Deloitte premesse il pulsante “Nessuna tabella da inserire”, ciò significa che all’interno del contratto di finanziamento non sono presenti tabelle che indicano una variazione dello spread (o nel tempo o per intervalli definiti rispetto al valore di un covenant) e pertanto </w:t>
      </w:r>
      <w:r w:rsidR="00991FD7">
        <w:rPr>
          <w:rFonts w:ascii="Calibri Light" w:hAnsi="Calibri Light" w:cs="Calibri Light"/>
          <w:sz w:val="22"/>
          <w:szCs w:val="22"/>
          <w:lang w:val="it-IT"/>
        </w:rPr>
        <w:t>verrà rimosso il disclaimer e mostrato il messaggio “</w:t>
      </w:r>
      <w:r w:rsidR="001B1014">
        <w:rPr>
          <w:rFonts w:ascii="Calibri Light" w:hAnsi="Calibri Light" w:cs="Calibri Light"/>
          <w:sz w:val="22"/>
          <w:szCs w:val="22"/>
          <w:lang w:val="it-IT"/>
        </w:rPr>
        <w:t>Assenza Tabella Spread</w:t>
      </w:r>
      <w:r w:rsidR="00991FD7">
        <w:rPr>
          <w:rFonts w:ascii="Calibri Light" w:hAnsi="Calibri Light" w:cs="Calibri Light"/>
          <w:sz w:val="22"/>
          <w:szCs w:val="22"/>
          <w:lang w:val="it-IT"/>
        </w:rPr>
        <w:t>”</w:t>
      </w:r>
    </w:p>
    <w:p w14:paraId="45BC39DF" w14:textId="77777777" w:rsidR="00F57DF8" w:rsidRDefault="00F57DF8" w:rsidP="008E01C5">
      <w:pPr>
        <w:pStyle w:val="Compact"/>
        <w:rPr>
          <w:rFonts w:ascii="Calibri Light" w:hAnsi="Calibri Light" w:cs="Calibri Light"/>
          <w:sz w:val="22"/>
          <w:szCs w:val="22"/>
          <w:lang w:val="it-IT"/>
        </w:rPr>
      </w:pPr>
    </w:p>
    <w:p w14:paraId="74B234A5" w14:textId="6488A817" w:rsidR="008E01C5" w:rsidRPr="008E01C5" w:rsidRDefault="0027781E" w:rsidP="008E01C5">
      <w:pPr>
        <w:pStyle w:val="Compact"/>
        <w:rPr>
          <w:rFonts w:ascii="Calibri Light" w:hAnsi="Calibri Light" w:cs="Calibri Light"/>
          <w:sz w:val="22"/>
          <w:szCs w:val="22"/>
          <w:lang w:val="it-IT"/>
        </w:rPr>
      </w:pPr>
      <w:r>
        <w:rPr>
          <w:rFonts w:ascii="Calibri Light" w:hAnsi="Calibri Light" w:cs="Calibri Light"/>
          <w:sz w:val="22"/>
          <w:szCs w:val="22"/>
          <w:lang w:val="it-IT"/>
        </w:rPr>
        <w:t xml:space="preserve">Tuttavia, nel caso </w:t>
      </w:r>
      <w:r w:rsidR="009C2633">
        <w:rPr>
          <w:rFonts w:ascii="Calibri Light" w:hAnsi="Calibri Light" w:cs="Calibri Light"/>
          <w:sz w:val="22"/>
          <w:szCs w:val="22"/>
          <w:lang w:val="it-IT"/>
        </w:rPr>
        <w:t>l’utente seleziona</w:t>
      </w:r>
      <w:r>
        <w:rPr>
          <w:rFonts w:ascii="Calibri Light" w:hAnsi="Calibri Light" w:cs="Calibri Light"/>
          <w:sz w:val="22"/>
          <w:szCs w:val="22"/>
          <w:lang w:val="it-IT"/>
        </w:rPr>
        <w:t>sse</w:t>
      </w:r>
      <w:r w:rsidR="009C2633">
        <w:rPr>
          <w:rFonts w:ascii="Calibri Light" w:hAnsi="Calibri Light" w:cs="Calibri Light"/>
          <w:sz w:val="22"/>
          <w:szCs w:val="22"/>
          <w:lang w:val="it-IT"/>
        </w:rPr>
        <w:t xml:space="preserve"> “Crea Tabella” </w:t>
      </w:r>
      <w:del w:id="568" w:author="Lequio, Giacomo" w:date="2026-04-23T18:08:00Z" w16du:dateUtc="2026-04-23T16:08:00Z">
        <w:r w:rsidR="006D0905" w:rsidDel="006D4622">
          <w:rPr>
            <w:rFonts w:ascii="Calibri Light" w:hAnsi="Calibri Light" w:cs="Calibri Light"/>
            <w:sz w:val="22"/>
            <w:szCs w:val="22"/>
            <w:lang w:val="it-IT"/>
          </w:rPr>
          <w:delText xml:space="preserve">verrà mostrato a schermo un pop-up </w:delText>
        </w:r>
        <w:r w:rsidR="00360C2E" w:rsidDel="006D4622">
          <w:rPr>
            <w:rFonts w:ascii="Calibri Light" w:hAnsi="Calibri Light" w:cs="Calibri Light"/>
            <w:sz w:val="22"/>
            <w:szCs w:val="22"/>
            <w:lang w:val="it-IT"/>
          </w:rPr>
          <w:delText>intitolato “</w:delText>
        </w:r>
        <w:r w:rsidR="00B76780" w:rsidRPr="00B76780" w:rsidDel="006D4622">
          <w:rPr>
            <w:rFonts w:ascii="Calibri Light" w:hAnsi="Calibri Light" w:cs="Calibri Light"/>
            <w:sz w:val="22"/>
            <w:szCs w:val="22"/>
            <w:lang w:val="it-IT"/>
          </w:rPr>
          <w:delText>Scegliere Tipologia Tabella</w:delText>
        </w:r>
        <w:r w:rsidR="00360C2E" w:rsidDel="006D4622">
          <w:rPr>
            <w:rFonts w:ascii="Calibri Light" w:hAnsi="Calibri Light" w:cs="Calibri Light"/>
            <w:sz w:val="22"/>
            <w:szCs w:val="22"/>
            <w:lang w:val="it-IT"/>
          </w:rPr>
          <w:delText xml:space="preserve">” </w:delText>
        </w:r>
        <w:r w:rsidR="006D0905" w:rsidDel="006D4622">
          <w:rPr>
            <w:rFonts w:ascii="Calibri Light" w:hAnsi="Calibri Light" w:cs="Calibri Light"/>
            <w:sz w:val="22"/>
            <w:szCs w:val="22"/>
            <w:lang w:val="it-IT"/>
          </w:rPr>
          <w:delText>con i seguenti pulsanti:</w:delText>
        </w:r>
      </w:del>
      <w:ins w:id="569" w:author="Lequio, Giacomo" w:date="2026-04-23T18:08:00Z" w16du:dateUtc="2026-04-23T16:08:00Z">
        <w:r w:rsidR="006D4622">
          <w:rPr>
            <w:rFonts w:ascii="Calibri Light" w:hAnsi="Calibri Light" w:cs="Calibri Light"/>
            <w:sz w:val="22"/>
            <w:szCs w:val="22"/>
            <w:lang w:val="it-IT"/>
          </w:rPr>
          <w:t>l’utente verrà portato alla schermata di creazione tabella.</w:t>
        </w:r>
      </w:ins>
    </w:p>
    <w:p w14:paraId="61F4A618" w14:textId="54FE11B5" w:rsidR="006D0905" w:rsidDel="006D4622" w:rsidRDefault="009A310B" w:rsidP="006D0905">
      <w:pPr>
        <w:pStyle w:val="Compact"/>
        <w:numPr>
          <w:ilvl w:val="0"/>
          <w:numId w:val="18"/>
        </w:numPr>
        <w:rPr>
          <w:del w:id="570" w:author="Lequio, Giacomo" w:date="2026-04-23T18:08:00Z" w16du:dateUtc="2026-04-23T16:08:00Z"/>
          <w:rFonts w:ascii="Calibri Light" w:hAnsi="Calibri Light" w:cs="Calibri Light"/>
          <w:sz w:val="22"/>
          <w:szCs w:val="22"/>
          <w:lang w:val="it-IT"/>
        </w:rPr>
      </w:pPr>
      <w:del w:id="571" w:author="Lequio, Giacomo" w:date="2026-04-23T18:08:00Z" w16du:dateUtc="2026-04-23T16:08:00Z">
        <w:r w:rsidDel="006D4622">
          <w:rPr>
            <w:rFonts w:ascii="Calibri Light" w:hAnsi="Calibri Light" w:cs="Calibri Light"/>
            <w:sz w:val="22"/>
            <w:szCs w:val="22"/>
            <w:lang w:val="it-IT"/>
          </w:rPr>
          <w:delText>Tabella Temporale</w:delText>
        </w:r>
      </w:del>
    </w:p>
    <w:p w14:paraId="003A434A" w14:textId="6414CD7C" w:rsidR="009A310B" w:rsidDel="006D4622" w:rsidRDefault="009A310B" w:rsidP="006D0905">
      <w:pPr>
        <w:pStyle w:val="Compact"/>
        <w:numPr>
          <w:ilvl w:val="0"/>
          <w:numId w:val="18"/>
        </w:numPr>
        <w:rPr>
          <w:del w:id="572" w:author="Lequio, Giacomo" w:date="2026-04-23T18:08:00Z" w16du:dateUtc="2026-04-23T16:08:00Z"/>
          <w:rFonts w:ascii="Calibri Light" w:hAnsi="Calibri Light" w:cs="Calibri Light"/>
          <w:sz w:val="22"/>
          <w:szCs w:val="22"/>
          <w:lang w:val="it-IT"/>
        </w:rPr>
      </w:pPr>
      <w:del w:id="573" w:author="Lequio, Giacomo" w:date="2026-04-23T18:08:00Z" w16du:dateUtc="2026-04-23T16:08:00Z">
        <w:r w:rsidDel="006D4622">
          <w:rPr>
            <w:rFonts w:ascii="Calibri Light" w:hAnsi="Calibri Light" w:cs="Calibri Light"/>
            <w:sz w:val="22"/>
            <w:szCs w:val="22"/>
            <w:lang w:val="it-IT"/>
          </w:rPr>
          <w:delText>Tabella Covenant</w:delText>
        </w:r>
      </w:del>
    </w:p>
    <w:p w14:paraId="1977B9D8" w14:textId="200A10FA" w:rsidR="009A310B" w:rsidDel="006D4622" w:rsidRDefault="009A310B" w:rsidP="006D0905">
      <w:pPr>
        <w:pStyle w:val="Compact"/>
        <w:numPr>
          <w:ilvl w:val="0"/>
          <w:numId w:val="18"/>
        </w:numPr>
        <w:rPr>
          <w:del w:id="574" w:author="Lequio, Giacomo" w:date="2026-04-23T18:08:00Z" w16du:dateUtc="2026-04-23T16:08:00Z"/>
          <w:rFonts w:ascii="Calibri Light" w:hAnsi="Calibri Light" w:cs="Calibri Light"/>
          <w:sz w:val="22"/>
          <w:szCs w:val="22"/>
          <w:lang w:val="it-IT"/>
        </w:rPr>
      </w:pPr>
      <w:del w:id="575" w:author="Lequio, Giacomo" w:date="2026-04-23T18:08:00Z" w16du:dateUtc="2026-04-23T16:08:00Z">
        <w:r w:rsidDel="006D4622">
          <w:rPr>
            <w:rFonts w:ascii="Calibri Light" w:hAnsi="Calibri Light" w:cs="Calibri Light"/>
            <w:sz w:val="22"/>
            <w:szCs w:val="22"/>
            <w:lang w:val="it-IT"/>
          </w:rPr>
          <w:delText>Annulla</w:delText>
        </w:r>
        <w:r w:rsidR="00B41FA9" w:rsidDel="006D4622">
          <w:rPr>
            <w:rFonts w:ascii="Calibri Light" w:hAnsi="Calibri Light" w:cs="Calibri Light"/>
            <w:sz w:val="22"/>
            <w:szCs w:val="22"/>
            <w:lang w:val="it-IT"/>
          </w:rPr>
          <w:delText xml:space="preserve"> (pulsante che se premuto farà tornare indietro la visualizzazione alla schermata precedente)</w:delText>
        </w:r>
      </w:del>
    </w:p>
    <w:p w14:paraId="50E324A6" w14:textId="3D39FB7F" w:rsidR="008D2EAE" w:rsidDel="006D4622" w:rsidRDefault="008D2EAE" w:rsidP="008D2EAE">
      <w:pPr>
        <w:pStyle w:val="Compact"/>
        <w:rPr>
          <w:del w:id="576" w:author="Lequio, Giacomo" w:date="2026-04-23T18:08:00Z" w16du:dateUtc="2026-04-23T16:08:00Z"/>
          <w:rFonts w:ascii="Calibri Light" w:hAnsi="Calibri Light" w:cs="Calibri Light"/>
          <w:sz w:val="22"/>
          <w:szCs w:val="22"/>
          <w:lang w:val="it-IT"/>
        </w:rPr>
      </w:pPr>
    </w:p>
    <w:p w14:paraId="39E70561" w14:textId="553ECCCC" w:rsidR="00164CD0" w:rsidRPr="00164CD0" w:rsidDel="006D4622" w:rsidRDefault="00164CD0" w:rsidP="008D2EAE">
      <w:pPr>
        <w:pStyle w:val="Compact"/>
        <w:rPr>
          <w:del w:id="577" w:author="Lequio, Giacomo" w:date="2026-04-23T18:08:00Z" w16du:dateUtc="2026-04-23T16:08:00Z"/>
          <w:rFonts w:ascii="Calibri Light" w:hAnsi="Calibri Light" w:cs="Calibri Light"/>
          <w:b/>
          <w:bCs/>
          <w:sz w:val="22"/>
          <w:szCs w:val="22"/>
          <w:lang w:val="it-IT"/>
        </w:rPr>
      </w:pPr>
      <w:del w:id="578" w:author="Lequio, Giacomo" w:date="2026-04-23T18:08:00Z" w16du:dateUtc="2026-04-23T16:08:00Z">
        <w:r w:rsidRPr="00164CD0" w:rsidDel="006D4622">
          <w:rPr>
            <w:rFonts w:ascii="Calibri Light" w:hAnsi="Calibri Light" w:cs="Calibri Light"/>
            <w:b/>
            <w:bCs/>
            <w:sz w:val="22"/>
            <w:szCs w:val="22"/>
            <w:lang w:val="it-IT"/>
          </w:rPr>
          <w:delText>TABELLA TEMPORALE</w:delText>
        </w:r>
      </w:del>
    </w:p>
    <w:p w14:paraId="7A5C304F" w14:textId="4AA4DD88" w:rsidR="00E950BF" w:rsidDel="006D4622" w:rsidRDefault="00B41FA9" w:rsidP="008D2EAE">
      <w:pPr>
        <w:pStyle w:val="Compact"/>
        <w:rPr>
          <w:del w:id="579" w:author="Lequio, Giacomo" w:date="2026-04-23T18:08:00Z" w16du:dateUtc="2026-04-23T16:08:00Z"/>
          <w:rFonts w:ascii="Calibri Light" w:hAnsi="Calibri Light" w:cs="Calibri Light"/>
          <w:sz w:val="22"/>
          <w:szCs w:val="22"/>
          <w:lang w:val="it-IT"/>
        </w:rPr>
      </w:pPr>
      <w:del w:id="580" w:author="Lequio, Giacomo" w:date="2026-04-23T18:08:00Z" w16du:dateUtc="2026-04-23T16:08:00Z">
        <w:r w:rsidDel="006D4622">
          <w:rPr>
            <w:rFonts w:ascii="Calibri Light" w:hAnsi="Calibri Light" w:cs="Calibri Light"/>
            <w:sz w:val="22"/>
            <w:szCs w:val="22"/>
            <w:lang w:val="it-IT"/>
          </w:rPr>
          <w:delText xml:space="preserve">Premendo il pulsante </w:delText>
        </w:r>
        <w:r w:rsidDel="006D4622">
          <w:rPr>
            <w:rFonts w:ascii="Calibri Light" w:hAnsi="Calibri Light" w:cs="Calibri Light"/>
            <w:b/>
            <w:bCs/>
            <w:sz w:val="22"/>
            <w:szCs w:val="22"/>
            <w:lang w:val="it-IT"/>
          </w:rPr>
          <w:delText>Tabella Temporale</w:delText>
        </w:r>
        <w:r w:rsidDel="006D4622">
          <w:rPr>
            <w:rFonts w:ascii="Calibri Light" w:hAnsi="Calibri Light" w:cs="Calibri Light"/>
            <w:sz w:val="22"/>
            <w:szCs w:val="22"/>
            <w:lang w:val="it-IT"/>
          </w:rPr>
          <w:delText xml:space="preserve">, </w:delText>
        </w:r>
        <w:r w:rsidR="00CA642C" w:rsidDel="006D4622">
          <w:rPr>
            <w:rFonts w:ascii="Calibri Light" w:hAnsi="Calibri Light" w:cs="Calibri Light"/>
            <w:sz w:val="22"/>
            <w:szCs w:val="22"/>
            <w:lang w:val="it-IT"/>
          </w:rPr>
          <w:delText>al di sotto del</w:delText>
        </w:r>
        <w:r w:rsidR="00856EC4" w:rsidDel="006D4622">
          <w:rPr>
            <w:rFonts w:ascii="Calibri Light" w:hAnsi="Calibri Light" w:cs="Calibri Light"/>
            <w:sz w:val="22"/>
            <w:szCs w:val="22"/>
            <w:lang w:val="it-IT"/>
          </w:rPr>
          <w:delText xml:space="preserve">la sezione contenente il documento del Contratto di Finanziamento </w:delText>
        </w:r>
        <w:r w:rsidR="006E310A" w:rsidDel="006D4622">
          <w:rPr>
            <w:rFonts w:ascii="Calibri Light" w:hAnsi="Calibri Light" w:cs="Calibri Light"/>
            <w:sz w:val="22"/>
            <w:szCs w:val="22"/>
            <w:lang w:val="it-IT"/>
          </w:rPr>
          <w:delText>saranno presenti 3 pulsanti e una tabella con</w:delText>
        </w:r>
        <w:r w:rsidR="00E950BF" w:rsidDel="006D4622">
          <w:rPr>
            <w:rFonts w:ascii="Calibri Light" w:hAnsi="Calibri Light" w:cs="Calibri Light"/>
            <w:sz w:val="22"/>
            <w:szCs w:val="22"/>
            <w:lang w:val="it-IT"/>
          </w:rPr>
          <w:delText xml:space="preserve"> le seguenti caratteristiche:</w:delText>
        </w:r>
      </w:del>
    </w:p>
    <w:p w14:paraId="22B582F3" w14:textId="1BC44835" w:rsidR="008D2EAE" w:rsidDel="006D4622" w:rsidRDefault="00E950BF" w:rsidP="008D2EAE">
      <w:pPr>
        <w:pStyle w:val="Compact"/>
        <w:rPr>
          <w:del w:id="581" w:author="Lequio, Giacomo" w:date="2026-04-23T18:08:00Z" w16du:dateUtc="2026-04-23T16:08:00Z"/>
          <w:rFonts w:ascii="Calibri Light" w:hAnsi="Calibri Light" w:cs="Calibri Light"/>
          <w:sz w:val="22"/>
          <w:szCs w:val="22"/>
          <w:lang w:val="it-IT"/>
        </w:rPr>
      </w:pPr>
      <w:del w:id="582" w:author="Lequio, Giacomo" w:date="2026-04-23T18:08:00Z" w16du:dateUtc="2026-04-23T16:08:00Z">
        <w:r w:rsidDel="006D4622">
          <w:rPr>
            <w:rFonts w:ascii="Calibri Light" w:hAnsi="Calibri Light" w:cs="Calibri Light"/>
            <w:sz w:val="22"/>
            <w:szCs w:val="22"/>
            <w:lang w:val="it-IT"/>
          </w:rPr>
          <w:delText>- Pulsante “Aggiungi Riga”, che se premuto aggiungerà una riga alla tabella sottostante</w:delText>
        </w:r>
      </w:del>
    </w:p>
    <w:p w14:paraId="59FCF667" w14:textId="1974AA19" w:rsidR="00E950BF" w:rsidDel="006D4622" w:rsidRDefault="00E950BF" w:rsidP="008D2EAE">
      <w:pPr>
        <w:pStyle w:val="Compact"/>
        <w:rPr>
          <w:del w:id="583" w:author="Lequio, Giacomo" w:date="2026-04-23T18:08:00Z" w16du:dateUtc="2026-04-23T16:08:00Z"/>
          <w:rFonts w:ascii="Calibri Light" w:hAnsi="Calibri Light" w:cs="Calibri Light"/>
          <w:sz w:val="22"/>
          <w:szCs w:val="22"/>
          <w:lang w:val="it-IT"/>
        </w:rPr>
      </w:pPr>
      <w:del w:id="584" w:author="Lequio, Giacomo" w:date="2026-04-23T18:08:00Z" w16du:dateUtc="2026-04-23T16:08:00Z">
        <w:r w:rsidDel="006D4622">
          <w:rPr>
            <w:rFonts w:ascii="Calibri Light" w:hAnsi="Calibri Light" w:cs="Calibri Light"/>
            <w:sz w:val="22"/>
            <w:szCs w:val="22"/>
            <w:lang w:val="it-IT"/>
          </w:rPr>
          <w:delText>- Pulsante “Valida tabella”</w:delText>
        </w:r>
        <w:r w:rsidR="0044462B" w:rsidDel="006D4622">
          <w:rPr>
            <w:rFonts w:ascii="Calibri Light" w:hAnsi="Calibri Light" w:cs="Calibri Light"/>
            <w:sz w:val="22"/>
            <w:szCs w:val="22"/>
            <w:lang w:val="it-IT"/>
          </w:rPr>
          <w:delText>, disinibito fintanto che tutti</w:delText>
        </w:r>
        <w:r w:rsidR="00FC1EF9" w:rsidDel="006D4622">
          <w:rPr>
            <w:rFonts w:ascii="Calibri Light" w:hAnsi="Calibri Light" w:cs="Calibri Light"/>
            <w:sz w:val="22"/>
            <w:szCs w:val="22"/>
            <w:lang w:val="it-IT"/>
          </w:rPr>
          <w:delText xml:space="preserve"> i campi della tabella sottostante siano stati compilati</w:delText>
        </w:r>
      </w:del>
    </w:p>
    <w:p w14:paraId="33C46CA1" w14:textId="7EBB0179" w:rsidR="00FC1EF9" w:rsidDel="006D4622" w:rsidRDefault="00FC1EF9" w:rsidP="008D2EAE">
      <w:pPr>
        <w:pStyle w:val="Compact"/>
        <w:rPr>
          <w:del w:id="585" w:author="Lequio, Giacomo" w:date="2026-04-23T18:08:00Z" w16du:dateUtc="2026-04-23T16:08:00Z"/>
          <w:rFonts w:ascii="Calibri Light" w:hAnsi="Calibri Light" w:cs="Calibri Light"/>
          <w:sz w:val="22"/>
          <w:szCs w:val="22"/>
          <w:lang w:val="it-IT"/>
        </w:rPr>
      </w:pPr>
      <w:del w:id="586" w:author="Lequio, Giacomo" w:date="2026-04-23T18:08:00Z" w16du:dateUtc="2026-04-23T16:08:00Z">
        <w:r w:rsidDel="006D4622">
          <w:rPr>
            <w:rFonts w:ascii="Calibri Light" w:hAnsi="Calibri Light" w:cs="Calibri Light"/>
            <w:sz w:val="22"/>
            <w:szCs w:val="22"/>
            <w:lang w:val="it-IT"/>
          </w:rPr>
          <w:delText>- Pulsante “Modifica Tipologia”, che permette di tornare alla selezione della tipologia Tabella (tramite pop-up</w:delText>
        </w:r>
        <w:r w:rsidR="00B6613F" w:rsidDel="006D4622">
          <w:rPr>
            <w:rFonts w:ascii="Calibri Light" w:hAnsi="Calibri Light" w:cs="Calibri Light"/>
            <w:sz w:val="22"/>
            <w:szCs w:val="22"/>
            <w:lang w:val="it-IT"/>
          </w:rPr>
          <w:delText xml:space="preserve">, nel quale sarà aggiunto il pulsante “Nessuna tabella da inserire” che se premuto </w:delText>
        </w:r>
        <w:r w:rsidR="00405333" w:rsidDel="006D4622">
          <w:rPr>
            <w:rFonts w:ascii="Calibri Light" w:hAnsi="Calibri Light" w:cs="Calibri Light"/>
            <w:sz w:val="22"/>
            <w:szCs w:val="22"/>
            <w:lang w:val="it-IT"/>
          </w:rPr>
          <w:delText>farà visualizzare quanto previsto dal</w:delText>
        </w:r>
        <w:r w:rsidR="001C073A" w:rsidDel="006D4622">
          <w:rPr>
            <w:rFonts w:ascii="Calibri Light" w:hAnsi="Calibri Light" w:cs="Calibri Light"/>
            <w:sz w:val="22"/>
            <w:szCs w:val="22"/>
            <w:lang w:val="it-IT"/>
          </w:rPr>
          <w:delText xml:space="preserve"> paragrafo </w:delText>
        </w:r>
        <w:r w:rsidR="0077067F" w:rsidDel="006D4622">
          <w:rPr>
            <w:rFonts w:ascii="Calibri Light" w:hAnsi="Calibri Light" w:cs="Calibri Light"/>
            <w:sz w:val="22"/>
            <w:szCs w:val="22"/>
            <w:lang w:val="it-IT"/>
          </w:rPr>
          <w:delText>precedente</w:delText>
        </w:r>
        <w:r w:rsidDel="006D4622">
          <w:rPr>
            <w:rFonts w:ascii="Calibri Light" w:hAnsi="Calibri Light" w:cs="Calibri Light"/>
            <w:sz w:val="22"/>
            <w:szCs w:val="22"/>
            <w:lang w:val="it-IT"/>
          </w:rPr>
          <w:delText>)</w:delText>
        </w:r>
      </w:del>
    </w:p>
    <w:p w14:paraId="5CBFF970" w14:textId="673472B8" w:rsidR="00D908C6" w:rsidDel="006D4622" w:rsidRDefault="00D908C6" w:rsidP="008D2EAE">
      <w:pPr>
        <w:pStyle w:val="Compact"/>
        <w:rPr>
          <w:del w:id="587" w:author="Lequio, Giacomo" w:date="2026-04-23T18:08:00Z" w16du:dateUtc="2026-04-23T16:08:00Z"/>
          <w:rFonts w:ascii="Calibri Light" w:hAnsi="Calibri Light" w:cs="Calibri Light"/>
          <w:sz w:val="22"/>
          <w:szCs w:val="22"/>
          <w:lang w:val="it-IT"/>
        </w:rPr>
      </w:pPr>
    </w:p>
    <w:p w14:paraId="5EC39265" w14:textId="4ADEDF16" w:rsidR="001C2B11" w:rsidDel="006D4622" w:rsidRDefault="001C2B11" w:rsidP="008D2EAE">
      <w:pPr>
        <w:pStyle w:val="Compact"/>
        <w:rPr>
          <w:del w:id="588" w:author="Lequio, Giacomo" w:date="2026-04-23T18:08:00Z" w16du:dateUtc="2026-04-23T16:08:00Z"/>
          <w:rFonts w:ascii="Calibri Light" w:hAnsi="Calibri Light" w:cs="Calibri Light"/>
          <w:sz w:val="22"/>
          <w:szCs w:val="22"/>
          <w:lang w:val="it-IT"/>
        </w:rPr>
      </w:pPr>
      <w:del w:id="589" w:author="Lequio, Giacomo" w:date="2026-04-23T18:08:00Z" w16du:dateUtc="2026-04-23T16:08:00Z">
        <w:r w:rsidDel="006D4622">
          <w:rPr>
            <w:rFonts w:ascii="Calibri Light" w:hAnsi="Calibri Light" w:cs="Calibri Light"/>
            <w:sz w:val="22"/>
            <w:szCs w:val="22"/>
            <w:lang w:val="it-IT"/>
          </w:rPr>
          <w:delText>- Tabella strutturata dalle seguenti colonne:</w:delText>
        </w:r>
      </w:del>
    </w:p>
    <w:p w14:paraId="61FE9AF5" w14:textId="4C6CFFB1" w:rsidR="001C2B11" w:rsidDel="006D4622" w:rsidRDefault="005D6C6A" w:rsidP="00D908C6">
      <w:pPr>
        <w:pStyle w:val="Compact"/>
        <w:numPr>
          <w:ilvl w:val="0"/>
          <w:numId w:val="34"/>
        </w:numPr>
        <w:rPr>
          <w:del w:id="590" w:author="Lequio, Giacomo" w:date="2026-04-23T18:08:00Z" w16du:dateUtc="2026-04-23T16:08:00Z"/>
          <w:rFonts w:ascii="Calibri Light" w:hAnsi="Calibri Light" w:cs="Calibri Light"/>
          <w:sz w:val="22"/>
          <w:szCs w:val="22"/>
          <w:lang w:val="it-IT"/>
        </w:rPr>
      </w:pPr>
      <w:del w:id="591" w:author="Lequio, Giacomo" w:date="2026-04-23T18:08:00Z" w16du:dateUtc="2026-04-23T16:08:00Z">
        <w:r w:rsidRPr="00B06065" w:rsidDel="006D4622">
          <w:rPr>
            <w:rFonts w:ascii="Calibri Light" w:hAnsi="Calibri Light" w:cs="Calibri Light"/>
            <w:b/>
            <w:bCs/>
            <w:sz w:val="22"/>
            <w:szCs w:val="22"/>
            <w:lang w:val="it-IT"/>
          </w:rPr>
          <w:delText>ID</w:delText>
        </w:r>
        <w:r w:rsidDel="006D4622">
          <w:rPr>
            <w:rFonts w:ascii="Calibri Light" w:hAnsi="Calibri Light" w:cs="Calibri Light"/>
            <w:sz w:val="22"/>
            <w:szCs w:val="22"/>
            <w:lang w:val="it-IT"/>
          </w:rPr>
          <w:delText>, che</w:delText>
        </w:r>
        <w:r w:rsidR="00B57410" w:rsidDel="006D4622">
          <w:rPr>
            <w:rFonts w:ascii="Calibri Light" w:hAnsi="Calibri Light" w:cs="Calibri Light"/>
            <w:sz w:val="22"/>
            <w:szCs w:val="22"/>
            <w:lang w:val="it-IT"/>
          </w:rPr>
          <w:delText xml:space="preserve"> sarà compilato con </w:delText>
        </w:r>
        <w:r w:rsidR="000B5588" w:rsidDel="006D4622">
          <w:rPr>
            <w:rFonts w:ascii="Calibri Light" w:hAnsi="Calibri Light" w:cs="Calibri Light"/>
            <w:sz w:val="22"/>
            <w:szCs w:val="22"/>
            <w:lang w:val="it-IT"/>
          </w:rPr>
          <w:delText xml:space="preserve">un numero progressivo </w:delText>
        </w:r>
        <w:r w:rsidR="00B06065" w:rsidDel="006D4622">
          <w:rPr>
            <w:rFonts w:ascii="Calibri Light" w:hAnsi="Calibri Light" w:cs="Calibri Light"/>
            <w:sz w:val="22"/>
            <w:szCs w:val="22"/>
            <w:lang w:val="it-IT"/>
          </w:rPr>
          <w:delText>a seconda del numero di righe censite (a partire dall’”1”)</w:delText>
        </w:r>
      </w:del>
    </w:p>
    <w:p w14:paraId="066F68BD" w14:textId="1A8357D8" w:rsidR="00B06065" w:rsidRPr="00832756" w:rsidDel="006D4622" w:rsidRDefault="00B06065" w:rsidP="00D908C6">
      <w:pPr>
        <w:pStyle w:val="Compact"/>
        <w:numPr>
          <w:ilvl w:val="0"/>
          <w:numId w:val="34"/>
        </w:numPr>
        <w:rPr>
          <w:del w:id="592" w:author="Lequio, Giacomo" w:date="2026-04-23T18:08:00Z" w16du:dateUtc="2026-04-23T16:08:00Z"/>
          <w:rFonts w:ascii="Calibri Light" w:hAnsi="Calibri Light" w:cs="Calibri Light"/>
          <w:b/>
          <w:bCs/>
          <w:sz w:val="22"/>
          <w:szCs w:val="22"/>
          <w:lang w:val="it-IT"/>
        </w:rPr>
      </w:pPr>
      <w:del w:id="593" w:author="Lequio, Giacomo" w:date="2026-04-23T18:08:00Z" w16du:dateUtc="2026-04-23T16:08:00Z">
        <w:r w:rsidRPr="00B06065" w:rsidDel="006D4622">
          <w:rPr>
            <w:rFonts w:ascii="Calibri Light" w:hAnsi="Calibri Light" w:cs="Calibri Light"/>
            <w:b/>
            <w:bCs/>
            <w:sz w:val="22"/>
            <w:szCs w:val="22"/>
            <w:lang w:val="it-IT"/>
          </w:rPr>
          <w:delText>Data Inizio Periodo</w:delText>
        </w:r>
        <w:r w:rsidDel="006D4622">
          <w:rPr>
            <w:rFonts w:ascii="Calibri Light" w:hAnsi="Calibri Light" w:cs="Calibri Light"/>
            <w:sz w:val="22"/>
            <w:szCs w:val="22"/>
            <w:lang w:val="it-IT"/>
          </w:rPr>
          <w:delText xml:space="preserve">, da compilare per ciascuna riga censita con una selezione della data di riferimento </w:delText>
        </w:r>
        <w:r w:rsidR="00832756" w:rsidDel="006D4622">
          <w:rPr>
            <w:rFonts w:ascii="Calibri Light" w:hAnsi="Calibri Light" w:cs="Calibri Light"/>
            <w:sz w:val="22"/>
            <w:szCs w:val="22"/>
            <w:lang w:val="it-IT"/>
          </w:rPr>
          <w:delText xml:space="preserve">in formato </w:delText>
        </w:r>
        <w:r w:rsidR="00832756" w:rsidRPr="00832756" w:rsidDel="006D4622">
          <w:rPr>
            <w:rFonts w:ascii="Calibri Light" w:hAnsi="Calibri Light" w:cs="Calibri Light"/>
            <w:i/>
            <w:iCs/>
            <w:sz w:val="22"/>
            <w:szCs w:val="22"/>
            <w:lang w:val="it-IT"/>
          </w:rPr>
          <w:delText>Data</w:delText>
        </w:r>
      </w:del>
    </w:p>
    <w:p w14:paraId="557AAA39" w14:textId="2BE211E2" w:rsidR="00832756" w:rsidRPr="00B06065" w:rsidDel="006D4622" w:rsidRDefault="00832756" w:rsidP="00832756">
      <w:pPr>
        <w:pStyle w:val="Compact"/>
        <w:numPr>
          <w:ilvl w:val="0"/>
          <w:numId w:val="34"/>
        </w:numPr>
        <w:rPr>
          <w:del w:id="594" w:author="Lequio, Giacomo" w:date="2026-04-23T18:08:00Z" w16du:dateUtc="2026-04-23T16:08:00Z"/>
          <w:rFonts w:ascii="Calibri Light" w:hAnsi="Calibri Light" w:cs="Calibri Light"/>
          <w:b/>
          <w:bCs/>
          <w:sz w:val="22"/>
          <w:szCs w:val="22"/>
          <w:lang w:val="it-IT"/>
        </w:rPr>
      </w:pPr>
      <w:del w:id="595" w:author="Lequio, Giacomo" w:date="2026-04-23T18:08:00Z" w16du:dateUtc="2026-04-23T16:08:00Z">
        <w:r w:rsidRPr="00B06065" w:rsidDel="006D4622">
          <w:rPr>
            <w:rFonts w:ascii="Calibri Light" w:hAnsi="Calibri Light" w:cs="Calibri Light"/>
            <w:b/>
            <w:bCs/>
            <w:sz w:val="22"/>
            <w:szCs w:val="22"/>
            <w:lang w:val="it-IT"/>
          </w:rPr>
          <w:delText xml:space="preserve">Data </w:delText>
        </w:r>
        <w:r w:rsidDel="006D4622">
          <w:rPr>
            <w:rFonts w:ascii="Calibri Light" w:hAnsi="Calibri Light" w:cs="Calibri Light"/>
            <w:b/>
            <w:bCs/>
            <w:sz w:val="22"/>
            <w:szCs w:val="22"/>
            <w:lang w:val="it-IT"/>
          </w:rPr>
          <w:delText xml:space="preserve">Fine </w:delText>
        </w:r>
        <w:r w:rsidRPr="00B06065" w:rsidDel="006D4622">
          <w:rPr>
            <w:rFonts w:ascii="Calibri Light" w:hAnsi="Calibri Light" w:cs="Calibri Light"/>
            <w:b/>
            <w:bCs/>
            <w:sz w:val="22"/>
            <w:szCs w:val="22"/>
            <w:lang w:val="it-IT"/>
          </w:rPr>
          <w:delText>Periodo</w:delText>
        </w:r>
        <w:r w:rsidDel="006D4622">
          <w:rPr>
            <w:rFonts w:ascii="Calibri Light" w:hAnsi="Calibri Light" w:cs="Calibri Light"/>
            <w:sz w:val="22"/>
            <w:szCs w:val="22"/>
            <w:lang w:val="it-IT"/>
          </w:rPr>
          <w:delText xml:space="preserve">, da compilare per ciascuna riga censita con una selezione della data di fine periodo in formato </w:delText>
        </w:r>
        <w:r w:rsidRPr="00832756" w:rsidDel="006D4622">
          <w:rPr>
            <w:rFonts w:ascii="Calibri Light" w:hAnsi="Calibri Light" w:cs="Calibri Light"/>
            <w:i/>
            <w:iCs/>
            <w:sz w:val="22"/>
            <w:szCs w:val="22"/>
            <w:lang w:val="it-IT"/>
          </w:rPr>
          <w:delText>Data</w:delText>
        </w:r>
      </w:del>
    </w:p>
    <w:p w14:paraId="66047EA0" w14:textId="4B3A07A0" w:rsidR="00832756" w:rsidRPr="006712BD" w:rsidDel="006D4622" w:rsidRDefault="00832756" w:rsidP="00D908C6">
      <w:pPr>
        <w:pStyle w:val="Compact"/>
        <w:numPr>
          <w:ilvl w:val="0"/>
          <w:numId w:val="34"/>
        </w:numPr>
        <w:rPr>
          <w:del w:id="596" w:author="Lequio, Giacomo" w:date="2026-04-23T18:08:00Z" w16du:dateUtc="2026-04-23T16:08:00Z"/>
          <w:rFonts w:ascii="Calibri Light" w:hAnsi="Calibri Light" w:cs="Calibri Light"/>
          <w:b/>
          <w:bCs/>
          <w:sz w:val="22"/>
          <w:szCs w:val="22"/>
          <w:lang w:val="it-IT"/>
        </w:rPr>
      </w:pPr>
      <w:del w:id="597" w:author="Lequio, Giacomo" w:date="2026-04-23T18:08:00Z" w16du:dateUtc="2026-04-23T16:08:00Z">
        <w:r w:rsidDel="006D4622">
          <w:rPr>
            <w:rFonts w:ascii="Calibri Light" w:hAnsi="Calibri Light" w:cs="Calibri Light"/>
            <w:b/>
            <w:bCs/>
            <w:sz w:val="22"/>
            <w:szCs w:val="22"/>
            <w:lang w:val="it-IT"/>
          </w:rPr>
          <w:delText>Valore Margine (%)</w:delText>
        </w:r>
        <w:r w:rsidDel="006D4622">
          <w:rPr>
            <w:rFonts w:ascii="Calibri Light" w:hAnsi="Calibri Light" w:cs="Calibri Light"/>
            <w:sz w:val="22"/>
            <w:szCs w:val="22"/>
            <w:lang w:val="it-IT"/>
          </w:rPr>
          <w:delText>, da compilare per ciascuna riga censita</w:delText>
        </w:r>
        <w:r w:rsidR="006712BD" w:rsidDel="006D4622">
          <w:rPr>
            <w:rFonts w:ascii="Calibri Light" w:hAnsi="Calibri Light" w:cs="Calibri Light"/>
            <w:sz w:val="22"/>
            <w:szCs w:val="22"/>
            <w:lang w:val="it-IT"/>
          </w:rPr>
          <w:delText xml:space="preserve"> inserendo un valore numerico (comprendente anche i caratteri come “,”)</w:delText>
        </w:r>
      </w:del>
    </w:p>
    <w:p w14:paraId="4434A804" w14:textId="4D40C36C" w:rsidR="006712BD" w:rsidRPr="001F509E" w:rsidDel="006D4622" w:rsidRDefault="006712BD" w:rsidP="00D908C6">
      <w:pPr>
        <w:pStyle w:val="Compact"/>
        <w:numPr>
          <w:ilvl w:val="0"/>
          <w:numId w:val="34"/>
        </w:numPr>
        <w:rPr>
          <w:del w:id="598" w:author="Lequio, Giacomo" w:date="2026-04-23T18:08:00Z" w16du:dateUtc="2026-04-23T16:08:00Z"/>
          <w:rFonts w:ascii="Calibri Light" w:hAnsi="Calibri Light" w:cs="Calibri Light"/>
          <w:b/>
          <w:bCs/>
          <w:sz w:val="22"/>
          <w:szCs w:val="22"/>
          <w:lang w:val="it-IT"/>
        </w:rPr>
      </w:pPr>
      <w:del w:id="599" w:author="Lequio, Giacomo" w:date="2026-04-23T18:08:00Z" w16du:dateUtc="2026-04-23T16:08:00Z">
        <w:r w:rsidDel="006D4622">
          <w:rPr>
            <w:rFonts w:ascii="Calibri Light" w:hAnsi="Calibri Light" w:cs="Calibri Light"/>
            <w:b/>
            <w:bCs/>
            <w:sz w:val="22"/>
            <w:szCs w:val="22"/>
            <w:lang w:val="it-IT"/>
          </w:rPr>
          <w:delText>Azione</w:delText>
        </w:r>
        <w:r w:rsidDel="006D4622">
          <w:rPr>
            <w:rFonts w:ascii="Calibri Light" w:hAnsi="Calibri Light" w:cs="Calibri Light"/>
            <w:sz w:val="22"/>
            <w:szCs w:val="22"/>
            <w:lang w:val="it-IT"/>
          </w:rPr>
          <w:delText>, che permetterà, una volta compilati i vari campi della riga di andarli a modificare (se premuto appariranno i classici pulsanti “Conferma” e “Annulla” come nelle tabelle di validazione delle informazioni dei covenant estratte dalla GEN AI)</w:delText>
        </w:r>
      </w:del>
    </w:p>
    <w:p w14:paraId="2A504E53" w14:textId="72964D0A" w:rsidR="001F509E" w:rsidRPr="00705C6A" w:rsidDel="006D4622" w:rsidRDefault="001F509E" w:rsidP="00D908C6">
      <w:pPr>
        <w:pStyle w:val="Compact"/>
        <w:numPr>
          <w:ilvl w:val="0"/>
          <w:numId w:val="34"/>
        </w:numPr>
        <w:rPr>
          <w:del w:id="600" w:author="Lequio, Giacomo" w:date="2026-04-23T18:08:00Z" w16du:dateUtc="2026-04-23T16:08:00Z"/>
          <w:rFonts w:ascii="Calibri Light" w:hAnsi="Calibri Light" w:cs="Calibri Light"/>
          <w:b/>
          <w:bCs/>
          <w:sz w:val="22"/>
          <w:szCs w:val="22"/>
          <w:lang w:val="it-IT"/>
        </w:rPr>
      </w:pPr>
      <w:del w:id="601" w:author="Lequio, Giacomo" w:date="2026-04-23T18:08:00Z" w16du:dateUtc="2026-04-23T16:08:00Z">
        <w:r w:rsidDel="006D4622">
          <w:rPr>
            <w:rFonts w:ascii="Calibri Light" w:hAnsi="Calibri Light" w:cs="Calibri Light"/>
            <w:b/>
            <w:bCs/>
            <w:sz w:val="22"/>
            <w:szCs w:val="22"/>
            <w:lang w:val="it-IT"/>
          </w:rPr>
          <w:delText xml:space="preserve">Icona “Cestino” </w:delText>
        </w:r>
        <w:r w:rsidRPr="001F509E" w:rsidDel="006D4622">
          <w:rPr>
            <w:rFonts w:ascii="Calibri Light" w:hAnsi="Calibri Light" w:cs="Calibri Light"/>
            <w:sz w:val="22"/>
            <w:szCs w:val="22"/>
            <w:lang w:val="it-IT"/>
          </w:rPr>
          <w:delText>che permetterà di eliminare la riga</w:delText>
        </w:r>
        <w:r w:rsidDel="006D4622">
          <w:rPr>
            <w:rFonts w:ascii="Calibri Light" w:hAnsi="Calibri Light" w:cs="Calibri Light"/>
            <w:sz w:val="22"/>
            <w:szCs w:val="22"/>
            <w:lang w:val="it-IT"/>
          </w:rPr>
          <w:delText xml:space="preserve"> (anche se completamente compilata)</w:delText>
        </w:r>
      </w:del>
    </w:p>
    <w:p w14:paraId="0A1068BE" w14:textId="0B165C5E" w:rsidR="00705C6A" w:rsidDel="006D4622" w:rsidRDefault="00705C6A" w:rsidP="00705C6A">
      <w:pPr>
        <w:pStyle w:val="Compact"/>
        <w:rPr>
          <w:del w:id="602" w:author="Lequio, Giacomo" w:date="2026-04-23T18:08:00Z" w16du:dateUtc="2026-04-23T16:08:00Z"/>
          <w:rFonts w:ascii="Calibri Light" w:hAnsi="Calibri Light" w:cs="Calibri Light"/>
          <w:b/>
          <w:bCs/>
          <w:sz w:val="22"/>
          <w:szCs w:val="22"/>
          <w:lang w:val="it-IT"/>
        </w:rPr>
      </w:pPr>
    </w:p>
    <w:p w14:paraId="3E316F46" w14:textId="456624C5" w:rsidR="00AB68C1" w:rsidDel="006D4622" w:rsidRDefault="00AB68C1" w:rsidP="00AB68C1">
      <w:pPr>
        <w:pStyle w:val="Compact"/>
        <w:rPr>
          <w:del w:id="603" w:author="Lequio, Giacomo" w:date="2026-04-23T18:08:00Z" w16du:dateUtc="2026-04-23T16:08:00Z"/>
          <w:rFonts w:ascii="Calibri Light" w:hAnsi="Calibri Light" w:cs="Calibri Light"/>
          <w:sz w:val="22"/>
          <w:szCs w:val="22"/>
          <w:lang w:val="it-IT"/>
        </w:rPr>
      </w:pPr>
      <w:del w:id="604" w:author="Lequio, Giacomo" w:date="2026-04-23T18:08:00Z" w16du:dateUtc="2026-04-23T16:08:00Z">
        <w:r w:rsidRPr="00705C6A" w:rsidDel="006D4622">
          <w:rPr>
            <w:rFonts w:ascii="Calibri Light" w:hAnsi="Calibri Light" w:cs="Calibri Light"/>
            <w:sz w:val="22"/>
            <w:szCs w:val="22"/>
            <w:lang w:val="it-IT"/>
          </w:rPr>
          <w:delText xml:space="preserve">Una volta che </w:delText>
        </w:r>
        <w:r w:rsidDel="006D4622">
          <w:rPr>
            <w:rFonts w:ascii="Calibri Light" w:hAnsi="Calibri Light" w:cs="Calibri Light"/>
            <w:sz w:val="22"/>
            <w:szCs w:val="22"/>
            <w:lang w:val="it-IT"/>
          </w:rPr>
          <w:delText>l’Utente Deloitte abbia censito tutti i record, premerà sul pulsante “Valida tabella”, il Disclaimer in alto scomparirà e la Piattaforma mostrerà la tabella con i vari record con sfondo grigio (senza l’icona del cestino e senza la colonna “Azioni”).</w:delText>
        </w:r>
      </w:del>
    </w:p>
    <w:p w14:paraId="78A0A6EC" w14:textId="7065C2D9" w:rsidR="00725813" w:rsidDel="006D4622" w:rsidRDefault="009425EF" w:rsidP="00705C6A">
      <w:pPr>
        <w:pStyle w:val="Compact"/>
        <w:rPr>
          <w:del w:id="605" w:author="Lequio, Giacomo" w:date="2026-04-23T18:08:00Z" w16du:dateUtc="2026-04-23T16:08:00Z"/>
          <w:rFonts w:ascii="Calibri Light" w:hAnsi="Calibri Light" w:cs="Calibri Light"/>
          <w:sz w:val="22"/>
          <w:szCs w:val="22"/>
          <w:lang w:val="it-IT"/>
        </w:rPr>
      </w:pPr>
      <w:commentRangeStart w:id="606"/>
      <w:del w:id="607" w:author="Lequio, Giacomo" w:date="2026-04-23T18:08:00Z" w16du:dateUtc="2026-04-23T16:08:00Z">
        <w:r w:rsidDel="006D4622">
          <w:rPr>
            <w:rFonts w:ascii="Calibri Light" w:hAnsi="Calibri Light" w:cs="Calibri Light"/>
            <w:sz w:val="22"/>
            <w:szCs w:val="22"/>
            <w:lang w:val="it-IT"/>
          </w:rPr>
          <w:delText>Non appena il giorno corrente sia compreso nell’intervallo temporale definito</w:delText>
        </w:r>
        <w:r w:rsidR="008D0400" w:rsidDel="006D4622">
          <w:rPr>
            <w:rFonts w:ascii="Calibri Light" w:hAnsi="Calibri Light" w:cs="Calibri Light"/>
            <w:sz w:val="22"/>
            <w:szCs w:val="22"/>
            <w:lang w:val="it-IT"/>
          </w:rPr>
          <w:delText xml:space="preserve"> in tabella la riga di riferimento diventerà a sfondo bianco e tale riga verrà </w:delText>
        </w:r>
        <w:r w:rsidR="00AD5244" w:rsidDel="006D4622">
          <w:rPr>
            <w:rFonts w:ascii="Calibri Light" w:hAnsi="Calibri Light" w:cs="Calibri Light"/>
            <w:sz w:val="22"/>
            <w:szCs w:val="22"/>
            <w:lang w:val="it-IT"/>
          </w:rPr>
          <w:delText>evidenziata</w:delText>
        </w:r>
        <w:r w:rsidR="00C97BEA" w:rsidDel="006D4622">
          <w:rPr>
            <w:rFonts w:ascii="Calibri Light" w:hAnsi="Calibri Light" w:cs="Calibri Light"/>
            <w:sz w:val="22"/>
            <w:szCs w:val="22"/>
            <w:lang w:val="it-IT"/>
          </w:rPr>
          <w:delText xml:space="preserve">. Rimarranno in grigio </w:delText>
        </w:r>
        <w:r w:rsidR="00904DF4" w:rsidDel="006D4622">
          <w:rPr>
            <w:rFonts w:ascii="Calibri Light" w:hAnsi="Calibri Light" w:cs="Calibri Light"/>
            <w:sz w:val="22"/>
            <w:szCs w:val="22"/>
            <w:lang w:val="it-IT"/>
          </w:rPr>
          <w:delText xml:space="preserve">le righe di riferimento future mentre quelle passate saranno a sfondo bianco con evidenziata la riga </w:delText>
        </w:r>
        <w:r w:rsidR="00B900F6" w:rsidDel="006D4622">
          <w:rPr>
            <w:rFonts w:ascii="Calibri Light" w:hAnsi="Calibri Light" w:cs="Calibri Light"/>
            <w:sz w:val="22"/>
            <w:szCs w:val="22"/>
            <w:lang w:val="it-IT"/>
          </w:rPr>
          <w:delText xml:space="preserve">che presenta la data corrente compresa nei 2 periodi di riferimento censiti. Ogni volta che </w:delText>
        </w:r>
        <w:r w:rsidR="00976D95" w:rsidDel="006D4622">
          <w:rPr>
            <w:rFonts w:ascii="Calibri Light" w:hAnsi="Calibri Light" w:cs="Calibri Light"/>
            <w:sz w:val="22"/>
            <w:szCs w:val="22"/>
            <w:lang w:val="it-IT"/>
          </w:rPr>
          <w:delText>vi</w:delText>
        </w:r>
        <w:r w:rsidR="00104E77" w:rsidDel="006D4622">
          <w:rPr>
            <w:rFonts w:ascii="Calibri Light" w:hAnsi="Calibri Light" w:cs="Calibri Light"/>
            <w:sz w:val="22"/>
            <w:szCs w:val="22"/>
            <w:lang w:val="it-IT"/>
          </w:rPr>
          <w:delText>ene evidenziato un nuovo record, viene inviata apposita notifica al</w:delText>
        </w:r>
        <w:r w:rsidR="00164CD0" w:rsidDel="006D4622">
          <w:rPr>
            <w:rFonts w:ascii="Calibri Light" w:hAnsi="Calibri Light" w:cs="Calibri Light"/>
            <w:sz w:val="22"/>
            <w:szCs w:val="22"/>
            <w:lang w:val="it-IT"/>
          </w:rPr>
          <w:delText>l’Utente Banca di riferimento.</w:delText>
        </w:r>
        <w:commentRangeEnd w:id="606"/>
        <w:r w:rsidR="00164CD0" w:rsidDel="006D4622">
          <w:rPr>
            <w:rStyle w:val="CommentReference"/>
            <w:rFonts w:ascii="Calibri Light" w:hAnsi="Calibri Light" w:cs="Calibri Light"/>
            <w:sz w:val="22"/>
            <w:szCs w:val="22"/>
            <w:lang w:val="it-IT"/>
          </w:rPr>
          <w:commentReference w:id="606"/>
        </w:r>
        <w:r w:rsidR="009635B4" w:rsidDel="006D4622">
          <w:rPr>
            <w:rFonts w:ascii="Calibri Light" w:hAnsi="Calibri Light" w:cs="Calibri Light"/>
            <w:sz w:val="22"/>
            <w:szCs w:val="22"/>
            <w:lang w:val="it-IT"/>
          </w:rPr>
          <w:delText xml:space="preserve"> </w:delText>
        </w:r>
      </w:del>
    </w:p>
    <w:p w14:paraId="5AC59543" w14:textId="77777777" w:rsidR="00164CD0" w:rsidRDefault="00164CD0" w:rsidP="00705C6A">
      <w:pPr>
        <w:pStyle w:val="Compact"/>
        <w:rPr>
          <w:rFonts w:ascii="Calibri Light" w:hAnsi="Calibri Light" w:cs="Calibri Light"/>
          <w:sz w:val="22"/>
          <w:szCs w:val="22"/>
          <w:lang w:val="it-IT"/>
        </w:rPr>
      </w:pPr>
    </w:p>
    <w:p w14:paraId="6DF4307C" w14:textId="20F80ABD" w:rsidR="00164CD0" w:rsidRPr="00164CD0" w:rsidRDefault="00164CD0" w:rsidP="00705C6A">
      <w:pPr>
        <w:pStyle w:val="Compact"/>
        <w:rPr>
          <w:rFonts w:ascii="Calibri Light" w:hAnsi="Calibri Light" w:cs="Calibri Light"/>
          <w:b/>
          <w:bCs/>
          <w:sz w:val="22"/>
          <w:szCs w:val="22"/>
          <w:lang w:val="it-IT"/>
        </w:rPr>
      </w:pPr>
      <w:r w:rsidRPr="00164CD0">
        <w:rPr>
          <w:rFonts w:ascii="Calibri Light" w:hAnsi="Calibri Light" w:cs="Calibri Light"/>
          <w:b/>
          <w:bCs/>
          <w:sz w:val="22"/>
          <w:szCs w:val="22"/>
          <w:lang w:val="it-IT"/>
        </w:rPr>
        <w:t>TABELLA COVENANT</w:t>
      </w:r>
    </w:p>
    <w:p w14:paraId="76F5F5AF" w14:textId="09880165" w:rsidR="00164CD0" w:rsidRDefault="00164CD0" w:rsidP="00164CD0">
      <w:pPr>
        <w:pStyle w:val="Compact"/>
        <w:rPr>
          <w:rFonts w:ascii="Calibri Light" w:hAnsi="Calibri Light" w:cs="Calibri Light"/>
          <w:sz w:val="22"/>
          <w:szCs w:val="22"/>
          <w:lang w:val="it-IT"/>
        </w:rPr>
      </w:pPr>
      <w:r>
        <w:rPr>
          <w:rFonts w:ascii="Calibri Light" w:hAnsi="Calibri Light" w:cs="Calibri Light"/>
          <w:sz w:val="22"/>
          <w:szCs w:val="22"/>
          <w:lang w:val="it-IT"/>
        </w:rPr>
        <w:t xml:space="preserve">Premendo il pulsante </w:t>
      </w:r>
      <w:r>
        <w:rPr>
          <w:rFonts w:ascii="Calibri Light" w:hAnsi="Calibri Light" w:cs="Calibri Light"/>
          <w:b/>
          <w:bCs/>
          <w:sz w:val="22"/>
          <w:szCs w:val="22"/>
          <w:lang w:val="it-IT"/>
        </w:rPr>
        <w:t>Tabella Covenant</w:t>
      </w:r>
      <w:r>
        <w:rPr>
          <w:rFonts w:ascii="Calibri Light" w:hAnsi="Calibri Light" w:cs="Calibri Light"/>
          <w:sz w:val="22"/>
          <w:szCs w:val="22"/>
          <w:lang w:val="it-IT"/>
        </w:rPr>
        <w:t>, al di sotto della sezione contenente il documento del Contratto di Finanziamento saranno presenti 3 pulsanti e una tabella con le seguenti caratteristiche:</w:t>
      </w:r>
    </w:p>
    <w:p w14:paraId="54DF2EDD" w14:textId="77777777" w:rsidR="00164CD0" w:rsidRDefault="00164CD0" w:rsidP="00164CD0">
      <w:pPr>
        <w:pStyle w:val="Compact"/>
        <w:rPr>
          <w:rFonts w:ascii="Calibri Light" w:hAnsi="Calibri Light" w:cs="Calibri Light"/>
          <w:sz w:val="22"/>
          <w:szCs w:val="22"/>
          <w:lang w:val="it-IT"/>
        </w:rPr>
      </w:pPr>
      <w:r>
        <w:rPr>
          <w:rFonts w:ascii="Calibri Light" w:hAnsi="Calibri Light" w:cs="Calibri Light"/>
          <w:sz w:val="22"/>
          <w:szCs w:val="22"/>
          <w:lang w:val="it-IT"/>
        </w:rPr>
        <w:t>- Pulsante “Aggiungi Riga”, che se premuto aggiungerà una riga alla tabella sottostante</w:t>
      </w:r>
    </w:p>
    <w:p w14:paraId="1115AA88" w14:textId="77777777" w:rsidR="00164CD0" w:rsidRDefault="00164CD0" w:rsidP="00164CD0">
      <w:pPr>
        <w:pStyle w:val="Compact"/>
        <w:rPr>
          <w:rFonts w:ascii="Calibri Light" w:hAnsi="Calibri Light" w:cs="Calibri Light"/>
          <w:sz w:val="22"/>
          <w:szCs w:val="22"/>
          <w:lang w:val="it-IT"/>
        </w:rPr>
      </w:pPr>
      <w:r>
        <w:rPr>
          <w:rFonts w:ascii="Calibri Light" w:hAnsi="Calibri Light" w:cs="Calibri Light"/>
          <w:sz w:val="22"/>
          <w:szCs w:val="22"/>
          <w:lang w:val="it-IT"/>
        </w:rPr>
        <w:t>- Pulsante “Valida tabella”, disinibito fintanto che tutti i campi della tabella sottostante siano stati compilati</w:t>
      </w:r>
    </w:p>
    <w:p w14:paraId="073BD982" w14:textId="4187CEE7" w:rsidR="00164CD0" w:rsidRDefault="00164CD0" w:rsidP="00164CD0">
      <w:pPr>
        <w:pStyle w:val="Compact"/>
        <w:rPr>
          <w:rFonts w:ascii="Calibri Light" w:hAnsi="Calibri Light" w:cs="Calibri Light"/>
          <w:sz w:val="22"/>
          <w:szCs w:val="22"/>
          <w:lang w:val="it-IT"/>
        </w:rPr>
      </w:pPr>
      <w:r>
        <w:rPr>
          <w:rFonts w:ascii="Calibri Light" w:hAnsi="Calibri Light" w:cs="Calibri Light"/>
          <w:sz w:val="22"/>
          <w:szCs w:val="22"/>
          <w:lang w:val="it-IT"/>
        </w:rPr>
        <w:t xml:space="preserve">- Pulsante “Modifica Tipologia”, che permette di tornare alla </w:t>
      </w:r>
      <w:del w:id="608" w:author="Lequio, Giacomo" w:date="2026-04-23T18:11:00Z" w16du:dateUtc="2026-04-23T16:11:00Z">
        <w:r w:rsidDel="00F04D74">
          <w:rPr>
            <w:rFonts w:ascii="Calibri Light" w:hAnsi="Calibri Light" w:cs="Calibri Light"/>
            <w:sz w:val="22"/>
            <w:szCs w:val="22"/>
            <w:lang w:val="it-IT"/>
          </w:rPr>
          <w:delText>selezione della tipologia Tabella (tramite pop-up,</w:delText>
        </w:r>
      </w:del>
      <w:ins w:id="609" w:author="Lequio, Giacomo" w:date="2026-04-23T18:11:00Z" w16du:dateUtc="2026-04-23T16:11:00Z">
        <w:r w:rsidR="00F04D74">
          <w:rPr>
            <w:rFonts w:ascii="Calibri Light" w:hAnsi="Calibri Light" w:cs="Calibri Light"/>
            <w:sz w:val="22"/>
            <w:szCs w:val="22"/>
            <w:lang w:val="it-IT"/>
          </w:rPr>
          <w:t>schermata precedente, in cui sarà possibile selezionare</w:t>
        </w:r>
      </w:ins>
      <w:r>
        <w:rPr>
          <w:rFonts w:ascii="Calibri Light" w:hAnsi="Calibri Light" w:cs="Calibri Light"/>
          <w:sz w:val="22"/>
          <w:szCs w:val="22"/>
          <w:lang w:val="it-IT"/>
        </w:rPr>
        <w:t xml:space="preserve"> </w:t>
      </w:r>
      <w:del w:id="610" w:author="Lequio, Giacomo" w:date="2026-04-23T18:11:00Z" w16du:dateUtc="2026-04-23T16:11:00Z">
        <w:r w:rsidDel="00F04D74">
          <w:rPr>
            <w:rFonts w:ascii="Calibri Light" w:hAnsi="Calibri Light" w:cs="Calibri Light"/>
            <w:sz w:val="22"/>
            <w:szCs w:val="22"/>
            <w:lang w:val="it-IT"/>
          </w:rPr>
          <w:delText>nel quale sarà aggiunto il pulsante “</w:delText>
        </w:r>
      </w:del>
      <w:r>
        <w:rPr>
          <w:rFonts w:ascii="Calibri Light" w:hAnsi="Calibri Light" w:cs="Calibri Light"/>
          <w:sz w:val="22"/>
          <w:szCs w:val="22"/>
          <w:lang w:val="it-IT"/>
        </w:rPr>
        <w:t>Nessuna tabella da inserire” che se premuto farà visualizzare quanto previsto dal paragrafo precedente)</w:t>
      </w:r>
    </w:p>
    <w:p w14:paraId="1E140940" w14:textId="77777777" w:rsidR="00164CD0" w:rsidRDefault="00164CD0" w:rsidP="00164CD0">
      <w:pPr>
        <w:pStyle w:val="Compact"/>
        <w:rPr>
          <w:rFonts w:ascii="Calibri Light" w:hAnsi="Calibri Light" w:cs="Calibri Light"/>
          <w:sz w:val="22"/>
          <w:szCs w:val="22"/>
          <w:lang w:val="it-IT"/>
        </w:rPr>
      </w:pPr>
    </w:p>
    <w:p w14:paraId="01B3987F" w14:textId="77777777" w:rsidR="00164CD0" w:rsidRDefault="00164CD0" w:rsidP="00164CD0">
      <w:pPr>
        <w:pStyle w:val="Compact"/>
        <w:rPr>
          <w:rFonts w:ascii="Calibri Light" w:hAnsi="Calibri Light" w:cs="Calibri Light"/>
          <w:sz w:val="22"/>
          <w:szCs w:val="22"/>
          <w:lang w:val="it-IT"/>
        </w:rPr>
      </w:pPr>
      <w:r>
        <w:rPr>
          <w:rFonts w:ascii="Calibri Light" w:hAnsi="Calibri Light" w:cs="Calibri Light"/>
          <w:sz w:val="22"/>
          <w:szCs w:val="22"/>
          <w:lang w:val="it-IT"/>
        </w:rPr>
        <w:t>- Tabella strutturata dalle seguenti colonne:</w:t>
      </w:r>
    </w:p>
    <w:p w14:paraId="61EDF51C" w14:textId="77777777" w:rsidR="00164CD0" w:rsidRDefault="00164CD0" w:rsidP="00164CD0">
      <w:pPr>
        <w:pStyle w:val="Compact"/>
        <w:numPr>
          <w:ilvl w:val="0"/>
          <w:numId w:val="34"/>
        </w:numPr>
        <w:rPr>
          <w:rFonts w:ascii="Calibri Light" w:hAnsi="Calibri Light" w:cs="Calibri Light"/>
          <w:sz w:val="22"/>
          <w:szCs w:val="22"/>
          <w:lang w:val="it-IT"/>
        </w:rPr>
      </w:pPr>
      <w:r w:rsidRPr="00B06065">
        <w:rPr>
          <w:rFonts w:ascii="Calibri Light" w:hAnsi="Calibri Light" w:cs="Calibri Light"/>
          <w:b/>
          <w:bCs/>
          <w:sz w:val="22"/>
          <w:szCs w:val="22"/>
          <w:lang w:val="it-IT"/>
        </w:rPr>
        <w:t>ID</w:t>
      </w:r>
      <w:r>
        <w:rPr>
          <w:rFonts w:ascii="Calibri Light" w:hAnsi="Calibri Light" w:cs="Calibri Light"/>
          <w:sz w:val="22"/>
          <w:szCs w:val="22"/>
          <w:lang w:val="it-IT"/>
        </w:rPr>
        <w:t>, che sarà compilato con un numero progressivo a seconda del numero di righe censite (a partire dall’”1”)</w:t>
      </w:r>
    </w:p>
    <w:p w14:paraId="00E11D21" w14:textId="1BBE89D4" w:rsidR="00164CD0" w:rsidRPr="00832756" w:rsidRDefault="004737DD" w:rsidP="00164CD0">
      <w:pPr>
        <w:pStyle w:val="Compact"/>
        <w:numPr>
          <w:ilvl w:val="0"/>
          <w:numId w:val="34"/>
        </w:numPr>
        <w:rPr>
          <w:rFonts w:ascii="Calibri Light" w:hAnsi="Calibri Light" w:cs="Calibri Light"/>
          <w:b/>
          <w:bCs/>
          <w:sz w:val="22"/>
          <w:szCs w:val="22"/>
          <w:lang w:val="it-IT"/>
        </w:rPr>
      </w:pPr>
      <w:del w:id="611" w:author="Deloitte" w:date="2026-04-22T11:37:00Z" w16du:dateUtc="2026-04-22T09:37:00Z">
        <w:r>
          <w:rPr>
            <w:rFonts w:ascii="Calibri Light" w:hAnsi="Calibri Light" w:cs="Calibri Light"/>
            <w:b/>
            <w:bCs/>
            <w:sz w:val="22"/>
            <w:szCs w:val="22"/>
            <w:lang w:val="it-IT"/>
          </w:rPr>
          <w:delText>Sottostante</w:delText>
        </w:r>
      </w:del>
      <w:ins w:id="612" w:author="Deloitte" w:date="2026-04-22T11:37:00Z" w16du:dateUtc="2026-04-22T09:37:00Z">
        <w:r w:rsidR="003F3C3B">
          <w:rPr>
            <w:rFonts w:ascii="Calibri Light" w:hAnsi="Calibri Light" w:cs="Calibri Light"/>
            <w:b/>
            <w:bCs/>
            <w:sz w:val="22"/>
            <w:szCs w:val="22"/>
            <w:lang w:val="it-IT"/>
          </w:rPr>
          <w:t>Covenant</w:t>
        </w:r>
      </w:ins>
      <w:r w:rsidR="00164CD0">
        <w:rPr>
          <w:rFonts w:ascii="Calibri Light" w:hAnsi="Calibri Light" w:cs="Calibri Light"/>
          <w:sz w:val="22"/>
          <w:szCs w:val="22"/>
          <w:lang w:val="it-IT"/>
        </w:rPr>
        <w:t xml:space="preserve">, da compilare per ciascuna riga censita con una selezione </w:t>
      </w:r>
      <w:r w:rsidR="00970648">
        <w:rPr>
          <w:rFonts w:ascii="Calibri Light" w:hAnsi="Calibri Light" w:cs="Calibri Light"/>
          <w:sz w:val="22"/>
          <w:szCs w:val="22"/>
          <w:lang w:val="it-IT"/>
        </w:rPr>
        <w:t xml:space="preserve">di un menu a tendina </w:t>
      </w:r>
      <w:del w:id="613" w:author="Boles, Giorgio" w:date="2026-04-23T15:12:00Z" w16du:dateUtc="2026-04-23T13:12:00Z">
        <w:r w:rsidR="00970648">
          <w:rPr>
            <w:rFonts w:ascii="Calibri Light" w:hAnsi="Calibri Light" w:cs="Calibri Light"/>
            <w:sz w:val="22"/>
            <w:szCs w:val="22"/>
            <w:lang w:val="it-IT"/>
          </w:rPr>
          <w:delText>comprendente l’elenco delle tipologie di covenant estratte per la pratica di riferimento</w:delText>
        </w:r>
      </w:del>
      <w:ins w:id="614" w:author="Boles, Giorgio" w:date="2026-04-23T15:12:00Z" w16du:dateUtc="2026-04-23T13:12:00Z">
        <w:r w:rsidR="001304B9">
          <w:rPr>
            <w:rFonts w:ascii="Calibri Light" w:hAnsi="Calibri Light" w:cs="Calibri Light"/>
            <w:sz w:val="22"/>
            <w:szCs w:val="22"/>
            <w:lang w:val="it-IT"/>
          </w:rPr>
          <w:t>tutti</w:t>
        </w:r>
        <w:r w:rsidR="007118D0">
          <w:rPr>
            <w:rFonts w:ascii="Calibri Light" w:hAnsi="Calibri Light" w:cs="Calibri Light"/>
            <w:sz w:val="22"/>
            <w:szCs w:val="22"/>
            <w:lang w:val="it-IT"/>
          </w:rPr>
          <w:t xml:space="preserve"> i covenant presenti sulla pratica (Quindi un subset dell’elenco completo di tipologie</w:t>
        </w:r>
        <w:r w:rsidR="007118D0" w:rsidRPr="00670E4D">
          <w:rPr>
            <w:rFonts w:ascii="Calibri Light" w:hAnsi="Calibri Light" w:cs="Calibri Light"/>
            <w:color w:val="000000" w:themeColor="text1"/>
            <w:sz w:val="22"/>
            <w:szCs w:val="22"/>
            <w:lang w:val="it-IT"/>
            <w:rPrChange w:id="615" w:author="Boles, Giorgio" w:date="2026-04-23T15:13:00Z" w16du:dateUtc="2026-04-23T13:13:00Z">
              <w:rPr>
                <w:rFonts w:ascii="Calibri Light" w:hAnsi="Calibri Light" w:cs="Calibri Light"/>
                <w:sz w:val="22"/>
                <w:szCs w:val="22"/>
                <w:lang w:val="it-IT"/>
              </w:rPr>
            </w:rPrChange>
          </w:rPr>
          <w:t>).</w:t>
        </w:r>
        <w:r w:rsidR="007118D0" w:rsidRPr="00670E4D">
          <w:rPr>
            <w:rFonts w:ascii="Calibri Light" w:hAnsi="Calibri Light" w:cs="Calibri Light"/>
            <w:b/>
            <w:color w:val="000000" w:themeColor="text1"/>
            <w:sz w:val="22"/>
            <w:szCs w:val="22"/>
            <w:lang w:val="it-IT"/>
            <w:rPrChange w:id="616" w:author="Boles, Giorgio" w:date="2026-04-23T15:13:00Z" w16du:dateUtc="2026-04-23T13:13:00Z">
              <w:rPr>
                <w:rFonts w:ascii="Calibri Light" w:hAnsi="Calibri Light" w:cs="Calibri Light"/>
                <w:b/>
                <w:sz w:val="22"/>
                <w:szCs w:val="22"/>
                <w:lang w:val="it-IT"/>
              </w:rPr>
            </w:rPrChange>
          </w:rPr>
          <w:t xml:space="preserve"> </w:t>
        </w:r>
        <w:r w:rsidR="001304B9" w:rsidRPr="00670E4D">
          <w:rPr>
            <w:rFonts w:ascii="Calibri Light" w:eastAsiaTheme="majorEastAsia" w:hAnsi="Calibri Light" w:cs="Calibri Light"/>
            <w:color w:val="000000" w:themeColor="text1"/>
            <w:sz w:val="22"/>
            <w:szCs w:val="22"/>
            <w:lang w:val="it-IT"/>
            <w:rPrChange w:id="617" w:author="Boles, Giorgio" w:date="2026-04-23T15:13:00Z" w16du:dateUtc="2026-04-23T13:13:00Z">
              <w:rPr>
                <w:rFonts w:ascii="Calibri Light" w:eastAsiaTheme="majorEastAsia" w:hAnsi="Calibri Light" w:cs="Calibri Light"/>
                <w:bCs/>
                <w:iCs/>
                <w:color w:val="4F81BD" w:themeColor="accent1"/>
                <w:sz w:val="22"/>
                <w:szCs w:val="22"/>
                <w:lang w:val="it-IT"/>
              </w:rPr>
            </w:rPrChange>
          </w:rPr>
          <w:t xml:space="preserve">Ogni covenant sarà nominato seguendo questa logica </w:t>
        </w:r>
        <w:r w:rsidR="001304B9" w:rsidRPr="00670E4D">
          <w:rPr>
            <w:rFonts w:ascii="Calibri Light" w:hAnsi="Calibri Light" w:cs="Calibri Light"/>
            <w:b/>
            <w:color w:val="000000" w:themeColor="text1"/>
            <w:sz w:val="22"/>
            <w:szCs w:val="22"/>
            <w:lang w:val="it-IT"/>
            <w:rPrChange w:id="618" w:author="Boles, Giorgio" w:date="2026-04-23T15:13:00Z" w16du:dateUtc="2026-04-23T13:13:00Z">
              <w:rPr>
                <w:rFonts w:ascii="Calibri Light" w:hAnsi="Calibri Light" w:cs="Calibri Light"/>
                <w:b/>
                <w:sz w:val="22"/>
                <w:szCs w:val="22"/>
                <w:lang w:val="it-IT"/>
              </w:rPr>
            </w:rPrChange>
          </w:rPr>
          <w:t>“[ID</w:t>
        </w:r>
        <w:r w:rsidR="001304B9">
          <w:rPr>
            <w:rFonts w:ascii="Calibri Light" w:hAnsi="Calibri Light" w:cs="Calibri Light"/>
            <w:b/>
            <w:sz w:val="22"/>
            <w:szCs w:val="22"/>
            <w:lang w:val="it-IT"/>
          </w:rPr>
          <w:t xml:space="preserve"> del covenant] – [Tipologia del Covenant]”.</w:t>
        </w:r>
      </w:ins>
    </w:p>
    <w:p w14:paraId="572718F5" w14:textId="137E5308" w:rsidR="00164CD0" w:rsidRPr="00B06065" w:rsidRDefault="00C72BD7" w:rsidP="00164CD0">
      <w:pPr>
        <w:pStyle w:val="Compact"/>
        <w:numPr>
          <w:ilvl w:val="0"/>
          <w:numId w:val="34"/>
        </w:numPr>
        <w:rPr>
          <w:rFonts w:ascii="Calibri Light" w:hAnsi="Calibri Light" w:cs="Calibri Light"/>
          <w:b/>
          <w:bCs/>
          <w:sz w:val="22"/>
          <w:szCs w:val="22"/>
          <w:lang w:val="it-IT"/>
        </w:rPr>
      </w:pPr>
      <w:r>
        <w:rPr>
          <w:rFonts w:ascii="Calibri Light" w:hAnsi="Calibri Light" w:cs="Calibri Light"/>
          <w:b/>
          <w:bCs/>
          <w:sz w:val="22"/>
          <w:szCs w:val="22"/>
          <w:lang w:val="it-IT"/>
        </w:rPr>
        <w:t>Valore Limite inferiore</w:t>
      </w:r>
      <w:r w:rsidR="00164CD0">
        <w:rPr>
          <w:rFonts w:ascii="Calibri Light" w:hAnsi="Calibri Light" w:cs="Calibri Light"/>
          <w:sz w:val="22"/>
          <w:szCs w:val="22"/>
          <w:lang w:val="it-IT"/>
        </w:rPr>
        <w:t xml:space="preserve">, </w:t>
      </w:r>
      <w:r w:rsidR="00970648">
        <w:rPr>
          <w:rFonts w:ascii="Calibri Light" w:hAnsi="Calibri Light" w:cs="Calibri Light"/>
          <w:sz w:val="22"/>
          <w:szCs w:val="22"/>
          <w:lang w:val="it-IT"/>
        </w:rPr>
        <w:t>da compilare per ciascuna riga censita inserendo un valore numerico (comprendente anche i caratteri come “,”)</w:t>
      </w:r>
    </w:p>
    <w:p w14:paraId="623356BF" w14:textId="3D2A887F" w:rsidR="00970648" w:rsidRPr="00970648" w:rsidRDefault="00C72BD7" w:rsidP="00970648">
      <w:pPr>
        <w:pStyle w:val="Compact"/>
        <w:numPr>
          <w:ilvl w:val="0"/>
          <w:numId w:val="34"/>
        </w:numPr>
        <w:rPr>
          <w:rFonts w:ascii="Calibri Light" w:hAnsi="Calibri Light" w:cs="Calibri Light"/>
          <w:b/>
          <w:bCs/>
          <w:sz w:val="22"/>
          <w:szCs w:val="22"/>
          <w:lang w:val="it-IT"/>
        </w:rPr>
      </w:pPr>
      <w:r>
        <w:rPr>
          <w:rFonts w:ascii="Calibri Light" w:hAnsi="Calibri Light" w:cs="Calibri Light"/>
          <w:b/>
          <w:bCs/>
          <w:sz w:val="22"/>
          <w:szCs w:val="22"/>
          <w:lang w:val="it-IT"/>
        </w:rPr>
        <w:t>Valore Limite superiore</w:t>
      </w:r>
      <w:r w:rsidR="00970648">
        <w:rPr>
          <w:rFonts w:ascii="Calibri Light" w:hAnsi="Calibri Light" w:cs="Calibri Light"/>
          <w:sz w:val="22"/>
          <w:szCs w:val="22"/>
          <w:lang w:val="it-IT"/>
        </w:rPr>
        <w:t>, da compilare per ciascuna riga censita inserendo un valore numerico (comprendente anche i caratteri come “,”)</w:t>
      </w:r>
    </w:p>
    <w:p w14:paraId="11F56206" w14:textId="79CA5532" w:rsidR="00164CD0" w:rsidRPr="006712BD" w:rsidRDefault="00164CD0" w:rsidP="00164CD0">
      <w:pPr>
        <w:pStyle w:val="Compact"/>
        <w:numPr>
          <w:ilvl w:val="0"/>
          <w:numId w:val="34"/>
        </w:numPr>
        <w:rPr>
          <w:rFonts w:ascii="Calibri Light" w:hAnsi="Calibri Light" w:cs="Calibri Light"/>
          <w:b/>
          <w:bCs/>
          <w:sz w:val="22"/>
          <w:szCs w:val="22"/>
          <w:lang w:val="it-IT"/>
        </w:rPr>
      </w:pPr>
      <w:r>
        <w:rPr>
          <w:rFonts w:ascii="Calibri Light" w:hAnsi="Calibri Light" w:cs="Calibri Light"/>
          <w:b/>
          <w:bCs/>
          <w:sz w:val="22"/>
          <w:szCs w:val="22"/>
          <w:lang w:val="it-IT"/>
        </w:rPr>
        <w:t>Valore Margine (%)</w:t>
      </w:r>
      <w:r>
        <w:rPr>
          <w:rFonts w:ascii="Calibri Light" w:hAnsi="Calibri Light" w:cs="Calibri Light"/>
          <w:sz w:val="22"/>
          <w:szCs w:val="22"/>
          <w:lang w:val="it-IT"/>
        </w:rPr>
        <w:t>, da compilare per ciascuna riga censita inserendo un valore numerico (comprendente anche i caratteri come “,”)</w:t>
      </w:r>
    </w:p>
    <w:p w14:paraId="0DBE3828" w14:textId="77777777" w:rsidR="00164CD0" w:rsidRPr="001F509E" w:rsidRDefault="00164CD0" w:rsidP="00164CD0">
      <w:pPr>
        <w:pStyle w:val="Compact"/>
        <w:numPr>
          <w:ilvl w:val="0"/>
          <w:numId w:val="34"/>
        </w:numPr>
        <w:rPr>
          <w:rFonts w:ascii="Calibri Light" w:hAnsi="Calibri Light" w:cs="Calibri Light"/>
          <w:b/>
          <w:bCs/>
          <w:sz w:val="22"/>
          <w:szCs w:val="22"/>
          <w:lang w:val="it-IT"/>
        </w:rPr>
      </w:pPr>
      <w:r>
        <w:rPr>
          <w:rFonts w:ascii="Calibri Light" w:hAnsi="Calibri Light" w:cs="Calibri Light"/>
          <w:b/>
          <w:bCs/>
          <w:sz w:val="22"/>
          <w:szCs w:val="22"/>
          <w:lang w:val="it-IT"/>
        </w:rPr>
        <w:t>Azione</w:t>
      </w:r>
      <w:r>
        <w:rPr>
          <w:rFonts w:ascii="Calibri Light" w:hAnsi="Calibri Light" w:cs="Calibri Light"/>
          <w:sz w:val="22"/>
          <w:szCs w:val="22"/>
          <w:lang w:val="it-IT"/>
        </w:rPr>
        <w:t>, che permetterà, una volta compilati i vari campi della riga di andarli a modificare (se premuto appariranno i classici pulsanti “Conferma” e “Annulla” come nelle tabelle di validazione delle informazioni dei covenant estratte dalla GEN AI)</w:t>
      </w:r>
    </w:p>
    <w:p w14:paraId="557CFDF1" w14:textId="77777777" w:rsidR="00164CD0" w:rsidRPr="00705C6A" w:rsidRDefault="00164CD0" w:rsidP="00164CD0">
      <w:pPr>
        <w:pStyle w:val="Compact"/>
        <w:numPr>
          <w:ilvl w:val="0"/>
          <w:numId w:val="34"/>
        </w:numPr>
        <w:rPr>
          <w:rFonts w:ascii="Calibri Light" w:hAnsi="Calibri Light" w:cs="Calibri Light"/>
          <w:b/>
          <w:bCs/>
          <w:sz w:val="22"/>
          <w:szCs w:val="22"/>
          <w:lang w:val="it-IT"/>
        </w:rPr>
      </w:pPr>
      <w:r>
        <w:rPr>
          <w:rFonts w:ascii="Calibri Light" w:hAnsi="Calibri Light" w:cs="Calibri Light"/>
          <w:b/>
          <w:bCs/>
          <w:sz w:val="22"/>
          <w:szCs w:val="22"/>
          <w:lang w:val="it-IT"/>
        </w:rPr>
        <w:t xml:space="preserve">Icona “Cestino” </w:t>
      </w:r>
      <w:r w:rsidRPr="001F509E">
        <w:rPr>
          <w:rFonts w:ascii="Calibri Light" w:hAnsi="Calibri Light" w:cs="Calibri Light"/>
          <w:sz w:val="22"/>
          <w:szCs w:val="22"/>
          <w:lang w:val="it-IT"/>
        </w:rPr>
        <w:t>che permetterà di eliminare la riga</w:t>
      </w:r>
      <w:r>
        <w:rPr>
          <w:rFonts w:ascii="Calibri Light" w:hAnsi="Calibri Light" w:cs="Calibri Light"/>
          <w:sz w:val="22"/>
          <w:szCs w:val="22"/>
          <w:lang w:val="it-IT"/>
        </w:rPr>
        <w:t xml:space="preserve"> (anche se completamente compilata)</w:t>
      </w:r>
    </w:p>
    <w:p w14:paraId="3726F539" w14:textId="77777777" w:rsidR="00164CD0" w:rsidRDefault="00164CD0" w:rsidP="00164CD0">
      <w:pPr>
        <w:pStyle w:val="Compact"/>
        <w:rPr>
          <w:rFonts w:ascii="Calibri Light" w:hAnsi="Calibri Light" w:cs="Calibri Light"/>
          <w:b/>
          <w:bCs/>
          <w:sz w:val="22"/>
          <w:szCs w:val="22"/>
          <w:lang w:val="it-IT"/>
        </w:rPr>
      </w:pPr>
    </w:p>
    <w:p w14:paraId="6C9A4A0C" w14:textId="5CD98F57" w:rsidR="00164CD0" w:rsidRDefault="00164CD0" w:rsidP="00164CD0">
      <w:pPr>
        <w:pStyle w:val="Compact"/>
        <w:rPr>
          <w:rFonts w:ascii="Calibri Light" w:hAnsi="Calibri Light" w:cs="Calibri Light"/>
          <w:sz w:val="22"/>
          <w:szCs w:val="22"/>
          <w:lang w:val="it-IT"/>
        </w:rPr>
      </w:pPr>
      <w:r w:rsidRPr="00705C6A">
        <w:rPr>
          <w:rFonts w:ascii="Calibri Light" w:hAnsi="Calibri Light" w:cs="Calibri Light"/>
          <w:sz w:val="22"/>
          <w:szCs w:val="22"/>
          <w:lang w:val="it-IT"/>
        </w:rPr>
        <w:t xml:space="preserve">Una volta che </w:t>
      </w:r>
      <w:r>
        <w:rPr>
          <w:rFonts w:ascii="Calibri Light" w:hAnsi="Calibri Light" w:cs="Calibri Light"/>
          <w:sz w:val="22"/>
          <w:szCs w:val="22"/>
          <w:lang w:val="it-IT"/>
        </w:rPr>
        <w:t>l’Utente Deloitte abbia censito tutti i record, premerà sul pulsante “Valida tabella”, il Disclaimer in alto scomparirà e la Piattaforma mostrerà la tabella con i vari record con sfondo grigio</w:t>
      </w:r>
      <w:r w:rsidR="00AB68C1">
        <w:rPr>
          <w:rFonts w:ascii="Calibri Light" w:hAnsi="Calibri Light" w:cs="Calibri Light"/>
          <w:sz w:val="22"/>
          <w:szCs w:val="22"/>
          <w:lang w:val="it-IT"/>
        </w:rPr>
        <w:t xml:space="preserve"> (senza l’icona del cestino e senza la colonna “Azioni”)</w:t>
      </w:r>
      <w:r>
        <w:rPr>
          <w:rFonts w:ascii="Calibri Light" w:hAnsi="Calibri Light" w:cs="Calibri Light"/>
          <w:sz w:val="22"/>
          <w:szCs w:val="22"/>
          <w:lang w:val="it-IT"/>
        </w:rPr>
        <w:t>.</w:t>
      </w:r>
    </w:p>
    <w:p w14:paraId="29C0188A" w14:textId="0C1A9139" w:rsidR="00B60667" w:rsidRDefault="00A73C84" w:rsidP="00164CD0">
      <w:pPr>
        <w:pStyle w:val="Compact"/>
        <w:rPr>
          <w:rFonts w:ascii="Calibri Light" w:hAnsi="Calibri Light" w:cs="Calibri Light"/>
          <w:sz w:val="22"/>
          <w:szCs w:val="22"/>
          <w:lang w:val="it-IT"/>
        </w:rPr>
      </w:pPr>
      <w:r>
        <w:rPr>
          <w:rFonts w:ascii="Calibri Light" w:hAnsi="Calibri Light" w:cs="Calibri Light"/>
          <w:sz w:val="22"/>
          <w:szCs w:val="22"/>
          <w:lang w:val="it-IT"/>
        </w:rPr>
        <w:t>A valle di ciò, al di sotto della tabella apparirà una scritta “Storico Spread”</w:t>
      </w:r>
      <w:r w:rsidR="00DB18F2">
        <w:rPr>
          <w:rFonts w:ascii="Calibri Light" w:hAnsi="Calibri Light" w:cs="Calibri Light"/>
          <w:sz w:val="22"/>
          <w:szCs w:val="22"/>
          <w:lang w:val="it-IT"/>
        </w:rPr>
        <w:t xml:space="preserve"> sotto cui sarà valorizzata una tabella per monitorare l’andamento dello spread per la quale verrà aggiunta una riga ogni qual volta ven</w:t>
      </w:r>
      <w:r w:rsidR="00546CA0">
        <w:rPr>
          <w:rFonts w:ascii="Calibri Light" w:hAnsi="Calibri Light" w:cs="Calibri Light"/>
          <w:sz w:val="22"/>
          <w:szCs w:val="22"/>
          <w:lang w:val="it-IT"/>
        </w:rPr>
        <w:t xml:space="preserve">isse monitorato il covenant corrispondente al </w:t>
      </w:r>
      <w:del w:id="619" w:author="Deloitte" w:date="2026-04-22T11:42:00Z" w16du:dateUtc="2026-04-22T09:42:00Z">
        <w:r w:rsidR="00546CA0">
          <w:rPr>
            <w:rFonts w:ascii="Calibri Light" w:hAnsi="Calibri Light" w:cs="Calibri Light"/>
            <w:sz w:val="22"/>
            <w:szCs w:val="22"/>
            <w:lang w:val="it-IT"/>
          </w:rPr>
          <w:delText xml:space="preserve">sottostante </w:delText>
        </w:r>
      </w:del>
      <w:ins w:id="620" w:author="Deloitte" w:date="2026-04-22T11:42:00Z" w16du:dateUtc="2026-04-22T09:42:00Z">
        <w:r w:rsidR="007C1191">
          <w:rPr>
            <w:rFonts w:ascii="Calibri Light" w:hAnsi="Calibri Light" w:cs="Calibri Light"/>
            <w:sz w:val="22"/>
            <w:szCs w:val="22"/>
            <w:lang w:val="it-IT"/>
          </w:rPr>
          <w:t xml:space="preserve">covenant </w:t>
        </w:r>
      </w:ins>
      <w:r w:rsidR="00546CA0">
        <w:rPr>
          <w:rFonts w:ascii="Calibri Light" w:hAnsi="Calibri Light" w:cs="Calibri Light"/>
          <w:sz w:val="22"/>
          <w:szCs w:val="22"/>
          <w:lang w:val="it-IT"/>
        </w:rPr>
        <w:t>censito</w:t>
      </w:r>
      <w:r w:rsidR="005625F1">
        <w:rPr>
          <w:rFonts w:ascii="Calibri Light" w:hAnsi="Calibri Light" w:cs="Calibri Light"/>
          <w:sz w:val="22"/>
          <w:szCs w:val="22"/>
          <w:lang w:val="it-IT"/>
        </w:rPr>
        <w:t>.</w:t>
      </w:r>
    </w:p>
    <w:p w14:paraId="1F442850" w14:textId="78B09642" w:rsidR="005625F1" w:rsidRDefault="005625F1" w:rsidP="00164CD0">
      <w:pPr>
        <w:pStyle w:val="Compact"/>
        <w:rPr>
          <w:rFonts w:ascii="Calibri Light" w:hAnsi="Calibri Light" w:cs="Calibri Light"/>
          <w:sz w:val="22"/>
          <w:szCs w:val="22"/>
          <w:lang w:val="it-IT"/>
        </w:rPr>
      </w:pPr>
      <w:r>
        <w:rPr>
          <w:rFonts w:ascii="Calibri Light" w:hAnsi="Calibri Light" w:cs="Calibri Light"/>
          <w:sz w:val="22"/>
          <w:szCs w:val="22"/>
          <w:lang w:val="it-IT"/>
        </w:rPr>
        <w:t xml:space="preserve">La tabella che si creerà </w:t>
      </w:r>
      <w:r w:rsidR="000B78F1">
        <w:rPr>
          <w:rFonts w:ascii="Calibri Light" w:hAnsi="Calibri Light" w:cs="Calibri Light"/>
          <w:sz w:val="22"/>
          <w:szCs w:val="22"/>
          <w:lang w:val="it-IT"/>
        </w:rPr>
        <w:t>sarà caratterizzata dalle seguenti colonne:</w:t>
      </w:r>
    </w:p>
    <w:p w14:paraId="22EEF546" w14:textId="0D3D6E12" w:rsidR="0023376D" w:rsidRDefault="0023376D" w:rsidP="000B78F1">
      <w:pPr>
        <w:pStyle w:val="Compact"/>
        <w:numPr>
          <w:ilvl w:val="0"/>
          <w:numId w:val="18"/>
        </w:numPr>
        <w:rPr>
          <w:ins w:id="621" w:author="Boles, Giorgio" w:date="2026-04-23T10:38:00Z" w16du:dateUtc="2026-04-23T08:38:00Z"/>
          <w:rFonts w:ascii="Calibri Light" w:hAnsi="Calibri Light" w:cs="Calibri Light"/>
          <w:sz w:val="22"/>
          <w:szCs w:val="22"/>
          <w:lang w:val="it-IT"/>
        </w:rPr>
      </w:pPr>
      <w:ins w:id="622" w:author="Boles, Giorgio" w:date="2026-04-23T10:38:00Z" w16du:dateUtc="2026-04-23T08:38:00Z">
        <w:r>
          <w:rPr>
            <w:rFonts w:ascii="Calibri Light" w:hAnsi="Calibri Light" w:cs="Calibri Light"/>
            <w:sz w:val="22"/>
            <w:szCs w:val="22"/>
            <w:lang w:val="it-IT"/>
          </w:rPr>
          <w:t xml:space="preserve">Data Riferimento </w:t>
        </w:r>
        <w:r w:rsidRPr="0023376D">
          <w:rPr>
            <w:rFonts w:ascii="Calibri Light" w:hAnsi="Calibri Light" w:cs="Calibri Light"/>
            <w:sz w:val="22"/>
            <w:szCs w:val="22"/>
            <w:lang w:val="it-IT"/>
          </w:rPr>
          <w:sym w:font="Wingdings" w:char="F0E0"/>
        </w:r>
        <w:r>
          <w:rPr>
            <w:rFonts w:ascii="Calibri Light" w:hAnsi="Calibri Light" w:cs="Calibri Light"/>
            <w:sz w:val="22"/>
            <w:szCs w:val="22"/>
            <w:lang w:val="it-IT"/>
          </w:rPr>
          <w:t xml:space="preserve"> </w:t>
        </w:r>
        <w:r w:rsidR="00B47E9B">
          <w:rPr>
            <w:rFonts w:ascii="Calibri Light" w:hAnsi="Calibri Light" w:cs="Calibri Light"/>
            <w:sz w:val="22"/>
            <w:szCs w:val="22"/>
            <w:lang w:val="it-IT"/>
          </w:rPr>
          <w:t xml:space="preserve">Nel </w:t>
        </w:r>
        <w:r w:rsidR="00C04509">
          <w:rPr>
            <w:rFonts w:ascii="Calibri Light" w:hAnsi="Calibri Light" w:cs="Calibri Light"/>
            <w:sz w:val="22"/>
            <w:szCs w:val="22"/>
            <w:lang w:val="it-IT"/>
          </w:rPr>
          <w:t xml:space="preserve">quale verrà indicata la data </w:t>
        </w:r>
      </w:ins>
      <w:ins w:id="623" w:author="Boles, Giorgio" w:date="2026-04-23T10:41:00Z" w16du:dateUtc="2026-04-23T08:41:00Z">
        <w:r w:rsidR="00142A0E">
          <w:rPr>
            <w:rFonts w:ascii="Calibri Light" w:hAnsi="Calibri Light" w:cs="Calibri Light"/>
            <w:sz w:val="22"/>
            <w:szCs w:val="22"/>
            <w:lang w:val="it-IT"/>
          </w:rPr>
          <w:t>di riferimento del valore controllato</w:t>
        </w:r>
      </w:ins>
      <w:ins w:id="624" w:author="Deloitte" w:date="2026-04-23T15:14:00Z" w16du:dateUtc="2026-04-23T13:14:00Z">
        <w:r w:rsidR="00F82753">
          <w:rPr>
            <w:rFonts w:ascii="Calibri Light" w:hAnsi="Calibri Light" w:cs="Calibri Light"/>
            <w:sz w:val="22"/>
            <w:szCs w:val="22"/>
            <w:lang w:val="it-IT"/>
          </w:rPr>
          <w:t>. La tabella sarà ordinata di default secondo questa data, in or</w:t>
        </w:r>
      </w:ins>
      <w:ins w:id="625" w:author="Deloitte" w:date="2026-04-23T15:15:00Z" w16du:dateUtc="2026-04-23T13:15:00Z">
        <w:r w:rsidR="00F82753">
          <w:rPr>
            <w:rFonts w:ascii="Calibri Light" w:hAnsi="Calibri Light" w:cs="Calibri Light"/>
            <w:sz w:val="22"/>
            <w:szCs w:val="22"/>
            <w:lang w:val="it-IT"/>
          </w:rPr>
          <w:t>dine decrescente</w:t>
        </w:r>
        <w:r w:rsidR="00FA3DC9">
          <w:rPr>
            <w:rFonts w:ascii="Calibri Light" w:hAnsi="Calibri Light" w:cs="Calibri Light"/>
            <w:sz w:val="22"/>
            <w:szCs w:val="22"/>
            <w:lang w:val="it-IT"/>
          </w:rPr>
          <w:t>.</w:t>
        </w:r>
      </w:ins>
    </w:p>
    <w:p w14:paraId="64D102BF" w14:textId="716524EC" w:rsidR="000B78F1" w:rsidRDefault="000B78F1" w:rsidP="000B78F1">
      <w:pPr>
        <w:pStyle w:val="Compact"/>
        <w:numPr>
          <w:ilvl w:val="0"/>
          <w:numId w:val="18"/>
        </w:numPr>
        <w:rPr>
          <w:rFonts w:ascii="Calibri Light" w:hAnsi="Calibri Light" w:cs="Calibri Light"/>
          <w:sz w:val="22"/>
          <w:szCs w:val="22"/>
          <w:lang w:val="it-IT"/>
        </w:rPr>
      </w:pPr>
      <w:r>
        <w:rPr>
          <w:rFonts w:ascii="Calibri Light" w:hAnsi="Calibri Light" w:cs="Calibri Light"/>
          <w:sz w:val="22"/>
          <w:szCs w:val="22"/>
          <w:lang w:val="it-IT"/>
        </w:rPr>
        <w:t xml:space="preserve">Data </w:t>
      </w:r>
      <w:del w:id="626" w:author="Boles, Giorgio" w:date="2026-04-23T10:38:00Z" w16du:dateUtc="2026-04-23T08:38:00Z">
        <w:r>
          <w:rPr>
            <w:rFonts w:ascii="Calibri Light" w:hAnsi="Calibri Light" w:cs="Calibri Light"/>
            <w:sz w:val="22"/>
            <w:szCs w:val="22"/>
            <w:lang w:val="it-IT"/>
          </w:rPr>
          <w:delText xml:space="preserve">Variazione </w:delText>
        </w:r>
      </w:del>
      <w:ins w:id="627" w:author="Boles, Giorgio" w:date="2026-04-23T10:38:00Z" w16du:dateUtc="2026-04-23T08:38:00Z">
        <w:r w:rsidR="00B47E9B">
          <w:rPr>
            <w:rFonts w:ascii="Calibri Light" w:hAnsi="Calibri Light" w:cs="Calibri Light"/>
            <w:sz w:val="22"/>
            <w:szCs w:val="22"/>
            <w:lang w:val="it-IT"/>
          </w:rPr>
          <w:t xml:space="preserve">avvenuto monitoraggio </w:t>
        </w:r>
      </w:ins>
      <w:r w:rsidRPr="000B78F1">
        <w:rPr>
          <w:rFonts w:ascii="Calibri Light" w:hAnsi="Calibri Light" w:cs="Calibri Light"/>
          <w:sz w:val="22"/>
          <w:szCs w:val="22"/>
          <w:lang w:val="it-IT"/>
        </w:rPr>
        <w:sym w:font="Wingdings" w:char="F0E0"/>
      </w:r>
      <w:r>
        <w:rPr>
          <w:rFonts w:ascii="Calibri Light" w:hAnsi="Calibri Light" w:cs="Calibri Light"/>
          <w:sz w:val="22"/>
          <w:szCs w:val="22"/>
          <w:lang w:val="it-IT"/>
        </w:rPr>
        <w:t xml:space="preserve"> Nel quale verrà indicata la data in cui è stato monitorato il covenant corrispondente </w:t>
      </w:r>
      <w:del w:id="628" w:author="Deloitte" w:date="2026-04-22T11:42:00Z" w16du:dateUtc="2026-04-22T09:42:00Z">
        <w:r>
          <w:rPr>
            <w:rFonts w:ascii="Calibri Light" w:hAnsi="Calibri Light" w:cs="Calibri Light"/>
            <w:sz w:val="22"/>
            <w:szCs w:val="22"/>
            <w:lang w:val="it-IT"/>
          </w:rPr>
          <w:delText>al sottostante</w:delText>
        </w:r>
      </w:del>
    </w:p>
    <w:p w14:paraId="1555DED0" w14:textId="2E394178" w:rsidR="000B78F1" w:rsidRDefault="000B78F1" w:rsidP="000B78F1">
      <w:pPr>
        <w:pStyle w:val="Compact"/>
        <w:numPr>
          <w:ilvl w:val="0"/>
          <w:numId w:val="18"/>
        </w:numPr>
        <w:rPr>
          <w:rFonts w:ascii="Calibri Light" w:hAnsi="Calibri Light" w:cs="Calibri Light"/>
          <w:sz w:val="22"/>
          <w:szCs w:val="22"/>
          <w:lang w:val="it-IT"/>
        </w:rPr>
      </w:pPr>
      <w:r>
        <w:rPr>
          <w:rFonts w:ascii="Calibri Light" w:hAnsi="Calibri Light" w:cs="Calibri Light"/>
          <w:sz w:val="22"/>
          <w:szCs w:val="22"/>
          <w:lang w:val="it-IT"/>
        </w:rPr>
        <w:t xml:space="preserve">Valore Monitorato </w:t>
      </w:r>
      <w:r w:rsidRPr="000B78F1">
        <w:rPr>
          <w:rFonts w:ascii="Calibri Light" w:hAnsi="Calibri Light" w:cs="Calibri Light"/>
          <w:sz w:val="22"/>
          <w:szCs w:val="22"/>
          <w:lang w:val="it-IT"/>
        </w:rPr>
        <w:sym w:font="Wingdings" w:char="F0E0"/>
      </w:r>
      <w:r>
        <w:rPr>
          <w:rFonts w:ascii="Calibri Light" w:hAnsi="Calibri Light" w:cs="Calibri Light"/>
          <w:sz w:val="22"/>
          <w:szCs w:val="22"/>
          <w:lang w:val="it-IT"/>
        </w:rPr>
        <w:t xml:space="preserve"> Nel quale verrà indicato il valore del covenant monitorato </w:t>
      </w:r>
      <w:r w:rsidR="00773902">
        <w:rPr>
          <w:rFonts w:ascii="Calibri Light" w:hAnsi="Calibri Light" w:cs="Calibri Light"/>
          <w:sz w:val="22"/>
          <w:szCs w:val="22"/>
          <w:lang w:val="it-IT"/>
        </w:rPr>
        <w:t xml:space="preserve">relativo al covenant corrispondente </w:t>
      </w:r>
      <w:del w:id="629" w:author="Deloitte" w:date="2026-04-22T11:42:00Z" w16du:dateUtc="2026-04-22T09:42:00Z">
        <w:r w:rsidR="00773902">
          <w:rPr>
            <w:rFonts w:ascii="Calibri Light" w:hAnsi="Calibri Light" w:cs="Calibri Light"/>
            <w:sz w:val="22"/>
            <w:szCs w:val="22"/>
            <w:lang w:val="it-IT"/>
          </w:rPr>
          <w:delText>al sottostante</w:delText>
        </w:r>
      </w:del>
    </w:p>
    <w:p w14:paraId="584F9100" w14:textId="1E62A4A0" w:rsidR="000B78F1" w:rsidRDefault="000B78F1" w:rsidP="000B78F1">
      <w:pPr>
        <w:pStyle w:val="Compact"/>
        <w:numPr>
          <w:ilvl w:val="0"/>
          <w:numId w:val="18"/>
        </w:numPr>
        <w:rPr>
          <w:rFonts w:ascii="Calibri Light" w:hAnsi="Calibri Light" w:cs="Calibri Light"/>
          <w:sz w:val="22"/>
          <w:szCs w:val="22"/>
          <w:lang w:val="it-IT"/>
        </w:rPr>
      </w:pPr>
      <w:r>
        <w:rPr>
          <w:rFonts w:ascii="Calibri Light" w:hAnsi="Calibri Light" w:cs="Calibri Light"/>
          <w:sz w:val="22"/>
          <w:szCs w:val="22"/>
          <w:lang w:val="it-IT"/>
        </w:rPr>
        <w:t>Cluster di Riferimento</w:t>
      </w:r>
      <w:r w:rsidR="00773902">
        <w:rPr>
          <w:rFonts w:ascii="Calibri Light" w:hAnsi="Calibri Light" w:cs="Calibri Light"/>
          <w:sz w:val="22"/>
          <w:szCs w:val="22"/>
          <w:lang w:val="it-IT"/>
        </w:rPr>
        <w:t xml:space="preserve"> </w:t>
      </w:r>
      <w:r w:rsidR="00773902" w:rsidRPr="00773902">
        <w:rPr>
          <w:rFonts w:ascii="Calibri Light" w:hAnsi="Calibri Light" w:cs="Calibri Light"/>
          <w:sz w:val="22"/>
          <w:szCs w:val="22"/>
          <w:lang w:val="it-IT"/>
        </w:rPr>
        <w:sym w:font="Wingdings" w:char="F0E0"/>
      </w:r>
      <w:r w:rsidR="00773902">
        <w:rPr>
          <w:rFonts w:ascii="Calibri Light" w:hAnsi="Calibri Light" w:cs="Calibri Light"/>
          <w:sz w:val="22"/>
          <w:szCs w:val="22"/>
          <w:lang w:val="it-IT"/>
        </w:rPr>
        <w:t xml:space="preserve"> Sulla base del valore del covenant monitorato, la piattaforma dovrà </w:t>
      </w:r>
      <w:r w:rsidR="001B196D">
        <w:rPr>
          <w:rFonts w:ascii="Calibri Light" w:hAnsi="Calibri Light" w:cs="Calibri Light"/>
          <w:sz w:val="22"/>
          <w:szCs w:val="22"/>
          <w:lang w:val="it-IT"/>
        </w:rPr>
        <w:t>verificare in quale de</w:t>
      </w:r>
      <w:r w:rsidR="00473BAE">
        <w:rPr>
          <w:rFonts w:ascii="Calibri Light" w:hAnsi="Calibri Light" w:cs="Calibri Light"/>
          <w:sz w:val="22"/>
          <w:szCs w:val="22"/>
          <w:lang w:val="it-IT"/>
        </w:rPr>
        <w:t xml:space="preserve">gli ID </w:t>
      </w:r>
      <w:r w:rsidR="001B196D">
        <w:rPr>
          <w:rFonts w:ascii="Calibri Light" w:hAnsi="Calibri Light" w:cs="Calibri Light"/>
          <w:sz w:val="22"/>
          <w:szCs w:val="22"/>
          <w:lang w:val="it-IT"/>
        </w:rPr>
        <w:t xml:space="preserve">censiti nella tabella sopra </w:t>
      </w:r>
      <w:r w:rsidR="00473BAE">
        <w:rPr>
          <w:rFonts w:ascii="Calibri Light" w:hAnsi="Calibri Light" w:cs="Calibri Light"/>
          <w:sz w:val="22"/>
          <w:szCs w:val="22"/>
          <w:lang w:val="it-IT"/>
        </w:rPr>
        <w:t xml:space="preserve">il Valore Monitorato ricada </w:t>
      </w:r>
      <w:r w:rsidR="00FC1F0F">
        <w:rPr>
          <w:rFonts w:ascii="Calibri Light" w:hAnsi="Calibri Light" w:cs="Calibri Light"/>
          <w:sz w:val="22"/>
          <w:szCs w:val="22"/>
          <w:lang w:val="it-IT"/>
        </w:rPr>
        <w:t>e riportare l’ID corrispondente</w:t>
      </w:r>
    </w:p>
    <w:p w14:paraId="3CEC0966" w14:textId="6ED4AA7E" w:rsidR="000B78F1" w:rsidRDefault="000B78F1" w:rsidP="000B78F1">
      <w:pPr>
        <w:pStyle w:val="Compact"/>
        <w:numPr>
          <w:ilvl w:val="0"/>
          <w:numId w:val="18"/>
        </w:numPr>
        <w:rPr>
          <w:rFonts w:ascii="Calibri Light" w:hAnsi="Calibri Light" w:cs="Calibri Light"/>
          <w:sz w:val="22"/>
          <w:szCs w:val="22"/>
          <w:lang w:val="it-IT"/>
        </w:rPr>
      </w:pPr>
      <w:r>
        <w:rPr>
          <w:rFonts w:ascii="Calibri Light" w:hAnsi="Calibri Light" w:cs="Calibri Light"/>
          <w:sz w:val="22"/>
          <w:szCs w:val="22"/>
          <w:lang w:val="it-IT"/>
        </w:rPr>
        <w:t>Valore Margine (%)</w:t>
      </w:r>
      <w:r w:rsidR="00FC1F0F">
        <w:rPr>
          <w:rFonts w:ascii="Calibri Light" w:hAnsi="Calibri Light" w:cs="Calibri Light"/>
          <w:sz w:val="22"/>
          <w:szCs w:val="22"/>
          <w:lang w:val="it-IT"/>
        </w:rPr>
        <w:t xml:space="preserve"> </w:t>
      </w:r>
      <w:r w:rsidR="00FC1F0F" w:rsidRPr="00FC1F0F">
        <w:rPr>
          <w:rFonts w:ascii="Calibri Light" w:hAnsi="Calibri Light" w:cs="Calibri Light"/>
          <w:sz w:val="22"/>
          <w:szCs w:val="22"/>
          <w:lang w:val="it-IT"/>
        </w:rPr>
        <w:sym w:font="Wingdings" w:char="F0E0"/>
      </w:r>
      <w:r w:rsidR="00FC1F0F">
        <w:rPr>
          <w:rFonts w:ascii="Calibri Light" w:hAnsi="Calibri Light" w:cs="Calibri Light"/>
          <w:sz w:val="22"/>
          <w:szCs w:val="22"/>
          <w:lang w:val="it-IT"/>
        </w:rPr>
        <w:t xml:space="preserve"> </w:t>
      </w:r>
      <w:r w:rsidR="00121E0F">
        <w:rPr>
          <w:rFonts w:ascii="Calibri Light" w:hAnsi="Calibri Light" w:cs="Calibri Light"/>
          <w:sz w:val="22"/>
          <w:szCs w:val="22"/>
          <w:lang w:val="it-IT"/>
        </w:rPr>
        <w:t xml:space="preserve">Nel quale verrà indicato il Valore Margine (%) della tabella sopra </w:t>
      </w:r>
      <w:r w:rsidR="000D2908">
        <w:rPr>
          <w:rFonts w:ascii="Calibri Light" w:hAnsi="Calibri Light" w:cs="Calibri Light"/>
          <w:sz w:val="22"/>
          <w:szCs w:val="22"/>
          <w:lang w:val="it-IT"/>
        </w:rPr>
        <w:t>relativo all’ID censito nel campo “Cluster di Riferimento”</w:t>
      </w:r>
    </w:p>
    <w:p w14:paraId="5C92F76B" w14:textId="77777777" w:rsidR="00D54EC5" w:rsidRDefault="00D54EC5" w:rsidP="00D54EC5">
      <w:pPr>
        <w:pStyle w:val="Compact"/>
        <w:rPr>
          <w:rFonts w:ascii="Calibri Light" w:hAnsi="Calibri Light" w:cs="Calibri Light"/>
          <w:sz w:val="22"/>
          <w:szCs w:val="22"/>
          <w:lang w:val="it-IT"/>
        </w:rPr>
      </w:pPr>
    </w:p>
    <w:p w14:paraId="3BD38888" w14:textId="6264853F" w:rsidR="00D54EC5" w:rsidRDefault="00D54EC5" w:rsidP="00D54EC5">
      <w:pPr>
        <w:pStyle w:val="Compact"/>
        <w:rPr>
          <w:rFonts w:ascii="Calibri Light" w:hAnsi="Calibri Light" w:cs="Calibri Light"/>
          <w:sz w:val="22"/>
          <w:szCs w:val="22"/>
          <w:lang w:val="it-IT"/>
        </w:rPr>
      </w:pPr>
      <w:r>
        <w:rPr>
          <w:rFonts w:ascii="Calibri Light" w:hAnsi="Calibri Light" w:cs="Calibri Light"/>
          <w:sz w:val="22"/>
          <w:szCs w:val="22"/>
          <w:lang w:val="it-IT"/>
        </w:rPr>
        <w:t xml:space="preserve">Pertanto, ogni qual volta venisse monitorato </w:t>
      </w:r>
      <w:del w:id="630" w:author="Deloitte" w:date="2026-04-22T11:43:00Z" w16du:dateUtc="2026-04-22T09:43:00Z">
        <w:r>
          <w:rPr>
            <w:rFonts w:ascii="Calibri Light" w:hAnsi="Calibri Light" w:cs="Calibri Light"/>
            <w:sz w:val="22"/>
            <w:szCs w:val="22"/>
            <w:lang w:val="it-IT"/>
          </w:rPr>
          <w:delText xml:space="preserve">un </w:delText>
        </w:r>
      </w:del>
      <w:ins w:id="631" w:author="Deloitte" w:date="2026-04-22T11:43:00Z" w16du:dateUtc="2026-04-22T09:43:00Z">
        <w:r w:rsidR="00F35C40">
          <w:rPr>
            <w:rFonts w:ascii="Calibri Light" w:hAnsi="Calibri Light" w:cs="Calibri Light"/>
            <w:sz w:val="22"/>
            <w:szCs w:val="22"/>
            <w:lang w:val="it-IT"/>
          </w:rPr>
          <w:t>il</w:t>
        </w:r>
      </w:ins>
      <w:ins w:id="632" w:author="Deloitte" w:date="2026-04-22T11:44:00Z" w16du:dateUtc="2026-04-22T09:44:00Z">
        <w:r w:rsidR="00F35C40">
          <w:rPr>
            <w:rFonts w:ascii="Calibri Light" w:hAnsi="Calibri Light" w:cs="Calibri Light"/>
            <w:sz w:val="22"/>
            <w:szCs w:val="22"/>
            <w:lang w:val="it-IT"/>
          </w:rPr>
          <w:t xml:space="preserve"> </w:t>
        </w:r>
      </w:ins>
      <w:r>
        <w:rPr>
          <w:rFonts w:ascii="Calibri Light" w:hAnsi="Calibri Light" w:cs="Calibri Light"/>
          <w:sz w:val="22"/>
          <w:szCs w:val="22"/>
          <w:lang w:val="it-IT"/>
        </w:rPr>
        <w:t>covenant</w:t>
      </w:r>
      <w:ins w:id="633" w:author="Deloitte" w:date="2026-04-22T11:44:00Z" w16du:dateUtc="2026-04-22T09:44:00Z">
        <w:r w:rsidR="00F35C40">
          <w:rPr>
            <w:rFonts w:ascii="Calibri Light" w:hAnsi="Calibri Light" w:cs="Calibri Light"/>
            <w:sz w:val="22"/>
            <w:szCs w:val="22"/>
            <w:lang w:val="it-IT"/>
          </w:rPr>
          <w:t xml:space="preserve"> di riferimento </w:t>
        </w:r>
      </w:ins>
      <w:del w:id="634" w:author="Deloitte" w:date="2026-04-22T11:44:00Z" w16du:dateUtc="2026-04-22T09:44:00Z">
        <w:r>
          <w:rPr>
            <w:rFonts w:ascii="Calibri Light" w:hAnsi="Calibri Light" w:cs="Calibri Light"/>
            <w:sz w:val="22"/>
            <w:szCs w:val="22"/>
            <w:lang w:val="it-IT"/>
          </w:rPr>
          <w:delText xml:space="preserve"> con tale sottostante </w:delText>
        </w:r>
      </w:del>
      <w:r>
        <w:rPr>
          <w:rFonts w:ascii="Calibri Light" w:hAnsi="Calibri Light" w:cs="Calibri Light"/>
          <w:sz w:val="22"/>
          <w:szCs w:val="22"/>
          <w:lang w:val="it-IT"/>
        </w:rPr>
        <w:t xml:space="preserve">la tabella verrà arricchita con una nuova riga (che si posizionerà in cima alla lista) e sarà evidenziata. I precedenti record </w:t>
      </w:r>
      <w:r w:rsidR="00BE3877">
        <w:rPr>
          <w:rFonts w:ascii="Calibri Light" w:hAnsi="Calibri Light" w:cs="Calibri Light"/>
          <w:sz w:val="22"/>
          <w:szCs w:val="22"/>
          <w:lang w:val="it-IT"/>
        </w:rPr>
        <w:t>invece scaleranno verso il basso e saranno evidenziati in grigio chiaro.</w:t>
      </w:r>
    </w:p>
    <w:p w14:paraId="70F81082" w14:textId="77777777" w:rsidR="00B60667" w:rsidRDefault="00B60667" w:rsidP="00164CD0">
      <w:pPr>
        <w:pStyle w:val="Compact"/>
        <w:rPr>
          <w:rFonts w:ascii="Calibri Light" w:hAnsi="Calibri Light" w:cs="Calibri Light"/>
          <w:sz w:val="22"/>
          <w:szCs w:val="22"/>
          <w:lang w:val="it-IT"/>
        </w:rPr>
      </w:pPr>
    </w:p>
    <w:p w14:paraId="12B7978A" w14:textId="44FDB3AD" w:rsidR="00BE3877" w:rsidRDefault="00BE3877" w:rsidP="00164CD0">
      <w:pPr>
        <w:pStyle w:val="Compact"/>
        <w:rPr>
          <w:rFonts w:ascii="Calibri Light" w:hAnsi="Calibri Light" w:cs="Calibri Light"/>
          <w:sz w:val="22"/>
          <w:szCs w:val="22"/>
          <w:lang w:val="it-IT"/>
        </w:rPr>
      </w:pPr>
      <w:commentRangeStart w:id="635"/>
      <w:r>
        <w:rPr>
          <w:rFonts w:ascii="Calibri Light" w:hAnsi="Calibri Light" w:cs="Calibri Light"/>
          <w:sz w:val="22"/>
          <w:szCs w:val="22"/>
          <w:lang w:val="it-IT"/>
        </w:rPr>
        <w:t>Al censimento di una nuova riga verrà inviata apposita notifica all’Utente Banca di riferimento</w:t>
      </w:r>
      <w:r w:rsidR="002F4325">
        <w:rPr>
          <w:rFonts w:ascii="Calibri Light" w:hAnsi="Calibri Light" w:cs="Calibri Light"/>
          <w:sz w:val="22"/>
          <w:szCs w:val="22"/>
          <w:lang w:val="it-IT"/>
        </w:rPr>
        <w:t>.</w:t>
      </w:r>
      <w:commentRangeEnd w:id="635"/>
      <w:r w:rsidR="00336DA7">
        <w:rPr>
          <w:rStyle w:val="CommentReference"/>
          <w:rFonts w:ascii="Calibri Light" w:hAnsi="Calibri Light" w:cs="Calibri Light"/>
          <w:sz w:val="22"/>
          <w:szCs w:val="22"/>
          <w:lang w:val="it-IT"/>
        </w:rPr>
        <w:commentReference w:id="635"/>
      </w:r>
    </w:p>
    <w:p w14:paraId="446262EF" w14:textId="77777777" w:rsidR="00336DA7" w:rsidRDefault="00336DA7" w:rsidP="00164CD0">
      <w:pPr>
        <w:pStyle w:val="Compact"/>
        <w:rPr>
          <w:rFonts w:ascii="Calibri Light" w:hAnsi="Calibri Light" w:cs="Calibri Light"/>
          <w:sz w:val="22"/>
          <w:szCs w:val="22"/>
          <w:lang w:val="it-IT"/>
        </w:rPr>
      </w:pPr>
    </w:p>
    <w:p w14:paraId="7147719D" w14:textId="13909F53" w:rsidR="00336DA7" w:rsidRDefault="00336DA7" w:rsidP="00336DA7">
      <w:pPr>
        <w:pStyle w:val="Heading4"/>
        <w:rPr>
          <w:rFonts w:ascii="Calibri Light" w:hAnsi="Calibri Light" w:cs="Calibri Light"/>
          <w:sz w:val="22"/>
          <w:szCs w:val="22"/>
          <w:lang w:val="it-IT"/>
        </w:rPr>
      </w:pPr>
      <w:r w:rsidRPr="00D14524">
        <w:rPr>
          <w:rFonts w:ascii="Calibri Light" w:hAnsi="Calibri Light" w:cs="Calibri Light"/>
          <w:sz w:val="22"/>
          <w:szCs w:val="22"/>
          <w:lang w:val="it-IT"/>
        </w:rPr>
        <w:t>7.3.</w:t>
      </w:r>
      <w:r>
        <w:rPr>
          <w:rFonts w:ascii="Calibri Light" w:hAnsi="Calibri Light" w:cs="Calibri Light"/>
          <w:sz w:val="22"/>
          <w:szCs w:val="22"/>
          <w:lang w:val="it-IT"/>
        </w:rPr>
        <w:t>6</w:t>
      </w:r>
      <w:r w:rsidRPr="00D14524">
        <w:rPr>
          <w:rFonts w:ascii="Calibri Light" w:hAnsi="Calibri Light" w:cs="Calibri Light"/>
          <w:sz w:val="22"/>
          <w:szCs w:val="22"/>
          <w:lang w:val="it-IT"/>
        </w:rPr>
        <w:t xml:space="preserve"> </w:t>
      </w:r>
      <w:r w:rsidR="003F6046">
        <w:rPr>
          <w:rFonts w:ascii="Calibri Light" w:hAnsi="Calibri Light" w:cs="Calibri Light"/>
          <w:sz w:val="22"/>
          <w:szCs w:val="22"/>
          <w:lang w:val="it-IT"/>
        </w:rPr>
        <w:t>Sezione Spread - Vista ISP</w:t>
      </w:r>
    </w:p>
    <w:p w14:paraId="751195FF" w14:textId="7DB0EE7E" w:rsidR="003F6046" w:rsidRPr="003F6046" w:rsidRDefault="003F6046" w:rsidP="003F6046">
      <w:pPr>
        <w:pStyle w:val="BodyText"/>
        <w:rPr>
          <w:rFonts w:ascii="Calibri Light" w:hAnsi="Calibri Light" w:cs="Calibri Light"/>
          <w:sz w:val="22"/>
          <w:szCs w:val="22"/>
          <w:lang w:val="it-IT"/>
        </w:rPr>
      </w:pPr>
      <w:r w:rsidRPr="003F6046">
        <w:rPr>
          <w:rFonts w:ascii="Calibri Light" w:hAnsi="Calibri Light" w:cs="Calibri Light"/>
          <w:sz w:val="22"/>
          <w:szCs w:val="22"/>
          <w:lang w:val="it-IT"/>
        </w:rPr>
        <w:t>La vista ISP risulta essere analoga alla vista Deloitte a valle dell’azione di validazione della tabella (o clic sul pulsante “Nessuna tabella da inserire”) e seguirà le medesime logiche descritte nel paragrafo precedente</w:t>
      </w:r>
      <w:r>
        <w:rPr>
          <w:rFonts w:ascii="Calibri Light" w:hAnsi="Calibri Light" w:cs="Calibri Light"/>
          <w:sz w:val="22"/>
          <w:szCs w:val="22"/>
          <w:lang w:val="it-IT"/>
        </w:rPr>
        <w:t>. Fintanto che Deloitte non proceda a censire la tabella o confermare che questa non sia presente, l’Utente Banca vedrà</w:t>
      </w:r>
      <w:r w:rsidR="00A97FAD">
        <w:rPr>
          <w:rFonts w:ascii="Calibri Light" w:hAnsi="Calibri Light" w:cs="Calibri Light"/>
          <w:sz w:val="22"/>
          <w:szCs w:val="22"/>
          <w:lang w:val="it-IT"/>
        </w:rPr>
        <w:t xml:space="preserve"> al di sotto del Titolo il seguente messaggio “Verifica </w:t>
      </w:r>
      <w:r w:rsidR="00DB7B1B">
        <w:rPr>
          <w:rFonts w:ascii="Calibri Light" w:hAnsi="Calibri Light" w:cs="Calibri Light"/>
          <w:sz w:val="22"/>
          <w:szCs w:val="22"/>
          <w:lang w:val="it-IT"/>
        </w:rPr>
        <w:t>Spread Pratica”</w:t>
      </w:r>
    </w:p>
    <w:p w14:paraId="29A9ED01" w14:textId="77777777" w:rsidR="00164CD0" w:rsidRDefault="00164CD0" w:rsidP="00705C6A">
      <w:pPr>
        <w:pStyle w:val="Compact"/>
        <w:rPr>
          <w:rFonts w:ascii="Calibri Light" w:hAnsi="Calibri Light" w:cs="Calibri Light"/>
          <w:sz w:val="22"/>
          <w:szCs w:val="22"/>
          <w:lang w:val="it-IT"/>
        </w:rPr>
      </w:pPr>
    </w:p>
    <w:p w14:paraId="14ADEE0C" w14:textId="77777777" w:rsidR="00DB7B1B" w:rsidRDefault="00DB7B1B" w:rsidP="00705C6A">
      <w:pPr>
        <w:pStyle w:val="Compact"/>
        <w:rPr>
          <w:rFonts w:ascii="Calibri Light" w:hAnsi="Calibri Light" w:cs="Calibri Light"/>
          <w:sz w:val="22"/>
          <w:szCs w:val="22"/>
          <w:lang w:val="it-IT"/>
        </w:rPr>
      </w:pPr>
    </w:p>
    <w:p w14:paraId="61BE01F9" w14:textId="77777777" w:rsidR="00DB7B1B" w:rsidRDefault="00DB7B1B" w:rsidP="00705C6A">
      <w:pPr>
        <w:pStyle w:val="Compact"/>
        <w:rPr>
          <w:rFonts w:ascii="Calibri Light" w:hAnsi="Calibri Light" w:cs="Calibri Light"/>
          <w:sz w:val="22"/>
          <w:szCs w:val="22"/>
          <w:lang w:val="it-IT"/>
        </w:rPr>
      </w:pPr>
    </w:p>
    <w:p w14:paraId="16081C53" w14:textId="0D4F7F19" w:rsidR="00DB7B1B" w:rsidRPr="00705C6A" w:rsidRDefault="00DE7E0D" w:rsidP="00705C6A">
      <w:pPr>
        <w:pStyle w:val="Compact"/>
        <w:rPr>
          <w:rFonts w:ascii="Calibri Light" w:hAnsi="Calibri Light" w:cs="Calibri Light"/>
          <w:sz w:val="22"/>
          <w:szCs w:val="22"/>
          <w:lang w:val="it-IT"/>
        </w:rPr>
      </w:pPr>
      <w:r>
        <w:rPr>
          <w:rFonts w:ascii="Calibri Light" w:hAnsi="Calibri Light" w:cs="Calibri Light"/>
          <w:sz w:val="22"/>
          <w:szCs w:val="22"/>
          <w:lang w:val="it-IT"/>
        </w:rPr>
        <w:t xml:space="preserve"> </w:t>
      </w:r>
    </w:p>
    <w:p w14:paraId="35523B17" w14:textId="1948EE96" w:rsidR="0088090D" w:rsidRPr="00FB6BF8" w:rsidRDefault="00FB6BF8">
      <w:pPr>
        <w:pStyle w:val="Heading2"/>
        <w:rPr>
          <w:rFonts w:ascii="Calibri Light" w:hAnsi="Calibri Light" w:cs="Calibri Light"/>
          <w:sz w:val="22"/>
          <w:szCs w:val="22"/>
          <w:lang w:val="it-IT"/>
        </w:rPr>
      </w:pPr>
      <w:bookmarkStart w:id="636" w:name="_Toc227849776"/>
      <w:bookmarkStart w:id="637" w:name="dashboard-monitoraggio"/>
      <w:bookmarkEnd w:id="233"/>
      <w:r w:rsidRPr="00FB6BF8">
        <w:rPr>
          <w:rFonts w:ascii="Calibri Light" w:hAnsi="Calibri Light" w:cs="Calibri Light"/>
          <w:sz w:val="22"/>
          <w:szCs w:val="22"/>
          <w:lang w:val="it-IT"/>
        </w:rPr>
        <w:t>8</w:t>
      </w:r>
      <w:r w:rsidR="00CA5988" w:rsidRPr="00FB6BF8">
        <w:rPr>
          <w:rFonts w:ascii="Calibri Light" w:hAnsi="Calibri Light" w:cs="Calibri Light"/>
          <w:sz w:val="22"/>
          <w:szCs w:val="22"/>
          <w:lang w:val="it-IT"/>
        </w:rPr>
        <w:t>. DASHBOARD MONITORAGGIO</w:t>
      </w:r>
      <w:r w:rsidR="00DE7E0D">
        <w:rPr>
          <w:rFonts w:ascii="Calibri Light" w:hAnsi="Calibri Light" w:cs="Calibri Light"/>
          <w:sz w:val="22"/>
          <w:szCs w:val="22"/>
          <w:lang w:val="it-IT"/>
        </w:rPr>
        <w:t xml:space="preserve"> (ISP)</w:t>
      </w:r>
      <w:bookmarkEnd w:id="636"/>
    </w:p>
    <w:p w14:paraId="35523B18" w14:textId="571422BC" w:rsidR="0088090D" w:rsidRPr="00A1526F" w:rsidRDefault="00E46AC4">
      <w:pPr>
        <w:pStyle w:val="Heading3"/>
        <w:rPr>
          <w:rFonts w:ascii="Calibri Light" w:hAnsi="Calibri Light" w:cs="Calibri Light"/>
          <w:lang w:val="it-IT"/>
        </w:rPr>
      </w:pPr>
      <w:bookmarkStart w:id="638" w:name="_Toc227849777"/>
      <w:bookmarkStart w:id="639" w:name="descrizione-generale-e-obiettivi"/>
      <w:r>
        <w:rPr>
          <w:rFonts w:ascii="Calibri Light" w:hAnsi="Calibri Light" w:cs="Calibri Light"/>
          <w:lang w:val="it-IT"/>
        </w:rPr>
        <w:t>8</w:t>
      </w:r>
      <w:r w:rsidR="00CA5988" w:rsidRPr="00A1526F">
        <w:rPr>
          <w:rFonts w:ascii="Calibri Light" w:hAnsi="Calibri Light" w:cs="Calibri Light"/>
          <w:lang w:val="it-IT"/>
        </w:rPr>
        <w:t>.1 Descrizione Generale e Obiettivi</w:t>
      </w:r>
      <w:bookmarkEnd w:id="638"/>
    </w:p>
    <w:p w14:paraId="35523B19" w14:textId="09B86F29" w:rsidR="0088090D" w:rsidRPr="00BF4C1B" w:rsidRDefault="00CA5988">
      <w:pPr>
        <w:pStyle w:val="FirstParagraph"/>
        <w:rPr>
          <w:rFonts w:ascii="Calibri Light" w:hAnsi="Calibri Light" w:cs="Calibri Light"/>
          <w:sz w:val="22"/>
          <w:szCs w:val="22"/>
          <w:lang w:val="it-IT"/>
        </w:rPr>
      </w:pPr>
      <w:r w:rsidRPr="00BF4C1B">
        <w:rPr>
          <w:rFonts w:ascii="Calibri Light" w:hAnsi="Calibri Light" w:cs="Calibri Light"/>
          <w:sz w:val="22"/>
          <w:szCs w:val="22"/>
          <w:lang w:val="it-IT"/>
        </w:rPr>
        <w:t>La Dashboard Monitoraggio rappresenta il punto di ingresso principale d</w:t>
      </w:r>
      <w:r w:rsidR="002E56DF" w:rsidRPr="00BF4C1B">
        <w:rPr>
          <w:rFonts w:ascii="Calibri Light" w:hAnsi="Calibri Light" w:cs="Calibri Light"/>
          <w:sz w:val="22"/>
          <w:szCs w:val="22"/>
          <w:lang w:val="it-IT"/>
        </w:rPr>
        <w:t xml:space="preserve">el workflow di monitoraggio </w:t>
      </w:r>
      <w:r w:rsidR="00AA0516" w:rsidRPr="00BF4C1B">
        <w:rPr>
          <w:rFonts w:ascii="Calibri Light" w:hAnsi="Calibri Light" w:cs="Calibri Light"/>
          <w:sz w:val="22"/>
          <w:szCs w:val="22"/>
          <w:lang w:val="it-IT"/>
        </w:rPr>
        <w:t>della Piattaforma</w:t>
      </w:r>
      <w:r w:rsidRPr="00BF4C1B">
        <w:rPr>
          <w:rFonts w:ascii="Calibri Light" w:hAnsi="Calibri Light" w:cs="Calibri Light"/>
          <w:sz w:val="22"/>
          <w:szCs w:val="22"/>
          <w:lang w:val="it-IT"/>
        </w:rPr>
        <w:t xml:space="preserve"> Agency Desk. È concepita come una pagina di riepilogo strategico che fornisce agli utenti (sia ISP che Deloitte) una </w:t>
      </w:r>
      <w:r w:rsidRPr="00A97F25">
        <w:rPr>
          <w:rFonts w:ascii="Calibri Light" w:hAnsi="Calibri Light" w:cs="Calibri Light"/>
          <w:b/>
          <w:sz w:val="22"/>
          <w:szCs w:val="22"/>
          <w:lang w:val="it-IT"/>
        </w:rPr>
        <w:t>visione aggregata</w:t>
      </w:r>
      <w:r w:rsidRPr="00BF4C1B">
        <w:rPr>
          <w:rFonts w:ascii="Calibri Light" w:hAnsi="Calibri Light" w:cs="Calibri Light"/>
          <w:sz w:val="22"/>
          <w:szCs w:val="22"/>
          <w:lang w:val="it-IT"/>
        </w:rPr>
        <w:t xml:space="preserve"> e immediata dello </w:t>
      </w:r>
      <w:r w:rsidRPr="00A97F25">
        <w:rPr>
          <w:rFonts w:ascii="Calibri Light" w:hAnsi="Calibri Light" w:cs="Calibri Light"/>
          <w:b/>
          <w:sz w:val="22"/>
          <w:szCs w:val="22"/>
          <w:lang w:val="it-IT"/>
        </w:rPr>
        <w:t>stato di tutt</w:t>
      </w:r>
      <w:r w:rsidR="00455949">
        <w:rPr>
          <w:rFonts w:ascii="Calibri Light" w:hAnsi="Calibri Light" w:cs="Calibri Light"/>
          <w:b/>
          <w:sz w:val="22"/>
          <w:szCs w:val="22"/>
          <w:lang w:val="it-IT"/>
        </w:rPr>
        <w:t>e le pratiche di monitoraggio attive</w:t>
      </w:r>
    </w:p>
    <w:p w14:paraId="35523B1A" w14:textId="77777777" w:rsidR="0088090D" w:rsidRPr="00BF4C1B" w:rsidRDefault="00CA5988">
      <w:pPr>
        <w:pStyle w:val="BodyText"/>
        <w:rPr>
          <w:rFonts w:ascii="Calibri Light" w:hAnsi="Calibri Light" w:cs="Calibri Light"/>
          <w:sz w:val="22"/>
          <w:szCs w:val="22"/>
          <w:lang w:val="it-IT"/>
        </w:rPr>
      </w:pPr>
      <w:r w:rsidRPr="00BF4C1B">
        <w:rPr>
          <w:rFonts w:ascii="Calibri Light" w:hAnsi="Calibri Light" w:cs="Calibri Light"/>
          <w:sz w:val="22"/>
          <w:szCs w:val="22"/>
          <w:lang w:val="it-IT"/>
        </w:rPr>
        <w:t xml:space="preserve">L’obiettivo principale della dashboard è consentire agli utenti di </w:t>
      </w:r>
      <w:r w:rsidRPr="00A97F25">
        <w:rPr>
          <w:rFonts w:ascii="Calibri Light" w:hAnsi="Calibri Light" w:cs="Calibri Light"/>
          <w:b/>
          <w:sz w:val="22"/>
          <w:szCs w:val="22"/>
          <w:lang w:val="it-IT"/>
        </w:rPr>
        <w:t>identificare</w:t>
      </w:r>
      <w:r w:rsidRPr="00BF4C1B">
        <w:rPr>
          <w:rFonts w:ascii="Calibri Light" w:hAnsi="Calibri Light" w:cs="Calibri Light"/>
          <w:sz w:val="22"/>
          <w:szCs w:val="22"/>
          <w:lang w:val="it-IT"/>
        </w:rPr>
        <w:t xml:space="preserve"> rapidamente le </w:t>
      </w:r>
      <w:r w:rsidRPr="00A97F25">
        <w:rPr>
          <w:rFonts w:ascii="Calibri Light" w:hAnsi="Calibri Light" w:cs="Calibri Light"/>
          <w:b/>
          <w:sz w:val="22"/>
          <w:szCs w:val="22"/>
          <w:lang w:val="it-IT"/>
        </w:rPr>
        <w:t>situazioni critiche</w:t>
      </w:r>
      <w:r w:rsidRPr="00BF4C1B">
        <w:rPr>
          <w:rFonts w:ascii="Calibri Light" w:hAnsi="Calibri Light" w:cs="Calibri Light"/>
          <w:sz w:val="22"/>
          <w:szCs w:val="22"/>
          <w:lang w:val="it-IT"/>
        </w:rPr>
        <w:t xml:space="preserve"> (</w:t>
      </w:r>
      <w:r w:rsidRPr="00A97F25">
        <w:rPr>
          <w:rFonts w:ascii="Calibri Light" w:hAnsi="Calibri Light" w:cs="Calibri Light"/>
          <w:b/>
          <w:sz w:val="22"/>
          <w:szCs w:val="22"/>
          <w:lang w:val="it-IT"/>
        </w:rPr>
        <w:t>monitoraggi scaduti</w:t>
      </w:r>
      <w:r w:rsidRPr="00BF4C1B">
        <w:rPr>
          <w:rFonts w:ascii="Calibri Light" w:hAnsi="Calibri Light" w:cs="Calibri Light"/>
          <w:sz w:val="22"/>
          <w:szCs w:val="22"/>
          <w:lang w:val="it-IT"/>
        </w:rPr>
        <w:t xml:space="preserve">), le </w:t>
      </w:r>
      <w:r w:rsidRPr="00A97F25">
        <w:rPr>
          <w:rFonts w:ascii="Calibri Light" w:hAnsi="Calibri Light" w:cs="Calibri Light"/>
          <w:b/>
          <w:sz w:val="22"/>
          <w:szCs w:val="22"/>
          <w:lang w:val="it-IT"/>
        </w:rPr>
        <w:t>situazioni di attenzione</w:t>
      </w:r>
      <w:r w:rsidRPr="00BF4C1B">
        <w:rPr>
          <w:rFonts w:ascii="Calibri Light" w:hAnsi="Calibri Light" w:cs="Calibri Light"/>
          <w:sz w:val="22"/>
          <w:szCs w:val="22"/>
          <w:lang w:val="it-IT"/>
        </w:rPr>
        <w:t xml:space="preserve"> (</w:t>
      </w:r>
      <w:r w:rsidRPr="00A97F25">
        <w:rPr>
          <w:rFonts w:ascii="Calibri Light" w:hAnsi="Calibri Light" w:cs="Calibri Light"/>
          <w:b/>
          <w:sz w:val="22"/>
          <w:szCs w:val="22"/>
          <w:lang w:val="it-IT"/>
        </w:rPr>
        <w:t>monitoraggi in scadenza</w:t>
      </w:r>
      <w:r w:rsidRPr="00BF4C1B">
        <w:rPr>
          <w:rFonts w:ascii="Calibri Light" w:hAnsi="Calibri Light" w:cs="Calibri Light"/>
          <w:sz w:val="22"/>
          <w:szCs w:val="22"/>
          <w:lang w:val="it-IT"/>
        </w:rPr>
        <w:t>), e avere una panoramica complessiva della salute del portafoglio di pratiche in gestione. La dashboard deve essere intuitiva, visivamente chiara e permettere una navigazione rapida verso i dettagli specifici delle pratiche.</w:t>
      </w:r>
    </w:p>
    <w:p w14:paraId="35523B1C" w14:textId="2AB76586" w:rsidR="0088090D" w:rsidRPr="00A1526F" w:rsidRDefault="00E46AC4">
      <w:pPr>
        <w:pStyle w:val="Heading3"/>
        <w:rPr>
          <w:rFonts w:ascii="Calibri Light" w:hAnsi="Calibri Light" w:cs="Calibri Light"/>
          <w:lang w:val="it-IT"/>
        </w:rPr>
      </w:pPr>
      <w:bookmarkStart w:id="640" w:name="_Toc227849778"/>
      <w:bookmarkStart w:id="641" w:name="Xb3e20954efcf378e943c3ff56b14e908dfc4856"/>
      <w:bookmarkEnd w:id="639"/>
      <w:r>
        <w:rPr>
          <w:rFonts w:ascii="Calibri Light" w:hAnsi="Calibri Light" w:cs="Calibri Light"/>
          <w:lang w:val="it-IT"/>
        </w:rPr>
        <w:t>8</w:t>
      </w:r>
      <w:r w:rsidR="00CA5988" w:rsidRPr="00A1526F">
        <w:rPr>
          <w:rFonts w:ascii="Calibri Light" w:hAnsi="Calibri Light" w:cs="Calibri Light"/>
          <w:lang w:val="it-IT"/>
        </w:rPr>
        <w:t>.2 Sezione Monitoraggio - Grafico a Ciambella (Donut Chart)</w:t>
      </w:r>
      <w:bookmarkEnd w:id="640"/>
    </w:p>
    <w:p w14:paraId="35523B1D" w14:textId="77777777" w:rsidR="0088090D" w:rsidRPr="00DD6C1F" w:rsidRDefault="00CA5988">
      <w:pPr>
        <w:pStyle w:val="Heading4"/>
        <w:rPr>
          <w:rFonts w:ascii="Calibri Light" w:hAnsi="Calibri Light" w:cs="Calibri Light"/>
          <w:sz w:val="22"/>
          <w:szCs w:val="22"/>
          <w:lang w:val="it-IT"/>
        </w:rPr>
      </w:pPr>
      <w:bookmarkStart w:id="642" w:name="descrizione-funzionale"/>
      <w:r w:rsidRPr="00DD6C1F">
        <w:rPr>
          <w:rFonts w:ascii="Calibri Light" w:hAnsi="Calibri Light" w:cs="Calibri Light"/>
          <w:sz w:val="22"/>
          <w:szCs w:val="22"/>
          <w:lang w:val="it-IT"/>
        </w:rPr>
        <w:t>Descrizione Funzionale</w:t>
      </w:r>
    </w:p>
    <w:p w14:paraId="35523B1E" w14:textId="16D1FAF7" w:rsidR="0088090D" w:rsidRPr="00DD6C1F" w:rsidRDefault="00CA5988">
      <w:pPr>
        <w:pStyle w:val="FirstParagraph"/>
        <w:rPr>
          <w:rFonts w:ascii="Calibri Light" w:hAnsi="Calibri Light" w:cs="Calibri Light"/>
          <w:sz w:val="22"/>
          <w:szCs w:val="22"/>
          <w:lang w:val="it-IT"/>
        </w:rPr>
      </w:pPr>
      <w:r w:rsidRPr="00DD6C1F">
        <w:rPr>
          <w:rFonts w:ascii="Calibri Light" w:hAnsi="Calibri Light" w:cs="Calibri Light"/>
          <w:sz w:val="22"/>
          <w:szCs w:val="22"/>
          <w:lang w:val="it-IT"/>
        </w:rPr>
        <w:t>La sezione “Monitoraggio” della dashboard</w:t>
      </w:r>
      <w:r w:rsidR="00D14524">
        <w:rPr>
          <w:rFonts w:ascii="Calibri Light" w:hAnsi="Calibri Light" w:cs="Calibri Light"/>
          <w:sz w:val="22"/>
          <w:szCs w:val="22"/>
          <w:lang w:val="it-IT"/>
        </w:rPr>
        <w:t>, raggiungibile attraverso il selettore posto in alto a destra (Censimento / Monitoraggio)</w:t>
      </w:r>
      <w:r w:rsidRPr="00DD6C1F">
        <w:rPr>
          <w:rFonts w:ascii="Calibri Light" w:hAnsi="Calibri Light" w:cs="Calibri Light"/>
          <w:sz w:val="22"/>
          <w:szCs w:val="22"/>
          <w:lang w:val="it-IT"/>
        </w:rPr>
        <w:t xml:space="preserve"> </w:t>
      </w:r>
      <w:r w:rsidR="00DF5627" w:rsidRPr="00DD6C1F">
        <w:rPr>
          <w:rFonts w:ascii="Calibri Light" w:hAnsi="Calibri Light" w:cs="Calibri Light"/>
          <w:sz w:val="22"/>
          <w:szCs w:val="22"/>
          <w:lang w:val="it-IT"/>
        </w:rPr>
        <w:t>presenta in alto a sin</w:t>
      </w:r>
      <w:r w:rsidR="00996E44" w:rsidRPr="00DD6C1F">
        <w:rPr>
          <w:rFonts w:ascii="Calibri Light" w:hAnsi="Calibri Light" w:cs="Calibri Light"/>
          <w:sz w:val="22"/>
          <w:szCs w:val="22"/>
          <w:lang w:val="it-IT"/>
        </w:rPr>
        <w:t>ist</w:t>
      </w:r>
      <w:r w:rsidR="00DF5627" w:rsidRPr="00DD6C1F">
        <w:rPr>
          <w:rFonts w:ascii="Calibri Light" w:hAnsi="Calibri Light" w:cs="Calibri Light"/>
          <w:sz w:val="22"/>
          <w:szCs w:val="22"/>
          <w:lang w:val="it-IT"/>
        </w:rPr>
        <w:t>ra</w:t>
      </w:r>
      <w:r w:rsidRPr="00DD6C1F">
        <w:rPr>
          <w:rFonts w:ascii="Calibri Light" w:hAnsi="Calibri Light" w:cs="Calibri Light"/>
          <w:sz w:val="22"/>
          <w:szCs w:val="22"/>
          <w:lang w:val="it-IT"/>
        </w:rPr>
        <w:t xml:space="preserve"> un </w:t>
      </w:r>
      <w:r w:rsidRPr="00263671">
        <w:rPr>
          <w:rFonts w:ascii="Calibri Light" w:hAnsi="Calibri Light" w:cs="Calibri Light"/>
          <w:b/>
          <w:sz w:val="22"/>
          <w:szCs w:val="22"/>
          <w:lang w:val="it-IT"/>
        </w:rPr>
        <w:t>grafico a ciambella</w:t>
      </w:r>
      <w:r w:rsidRPr="00DD6C1F">
        <w:rPr>
          <w:rFonts w:ascii="Calibri Light" w:hAnsi="Calibri Light" w:cs="Calibri Light"/>
          <w:sz w:val="22"/>
          <w:szCs w:val="22"/>
          <w:lang w:val="it-IT"/>
        </w:rPr>
        <w:t xml:space="preserve"> (donut chart) che rappresenta visivamente la distribuzione dello stato di tutti i monitoraggi nel sistema. Questo grafico fornisce una visione d’insieme immediata della salute complessiva del portafoglio, permettendo agli utenti di comprendere a colpo d’occhio quante pratiche si trovano in ciascuno stato.</w:t>
      </w:r>
    </w:p>
    <w:p w14:paraId="35523B1F" w14:textId="77777777" w:rsidR="0088090D" w:rsidRPr="00DD6C1F" w:rsidRDefault="00CA5988">
      <w:pPr>
        <w:pStyle w:val="BodyText"/>
        <w:rPr>
          <w:rFonts w:ascii="Calibri Light" w:hAnsi="Calibri Light" w:cs="Calibri Light"/>
          <w:sz w:val="22"/>
          <w:szCs w:val="22"/>
          <w:lang w:val="it-IT"/>
        </w:rPr>
      </w:pPr>
      <w:r w:rsidRPr="00DD6C1F">
        <w:rPr>
          <w:rFonts w:ascii="Calibri Light" w:hAnsi="Calibri Light" w:cs="Calibri Light"/>
          <w:sz w:val="22"/>
          <w:szCs w:val="22"/>
          <w:lang w:val="it-IT"/>
        </w:rPr>
        <w:t>Il grafico è suddiviso in quattro segmenti colorati, ognuno rappresentante una categoria di stato:</w:t>
      </w:r>
    </w:p>
    <w:p w14:paraId="35523B20" w14:textId="64068C8F" w:rsidR="0088090D" w:rsidRPr="00DD6C1F" w:rsidRDefault="00CA5988">
      <w:pPr>
        <w:pStyle w:val="BodyText"/>
        <w:rPr>
          <w:rFonts w:ascii="Calibri Light" w:hAnsi="Calibri Light" w:cs="Calibri Light"/>
          <w:sz w:val="22"/>
          <w:szCs w:val="22"/>
          <w:lang w:val="it-IT"/>
        </w:rPr>
      </w:pPr>
      <w:r w:rsidRPr="00DD6C1F">
        <w:rPr>
          <w:rFonts w:ascii="Calibri Light" w:hAnsi="Calibri Light" w:cs="Calibri Light"/>
          <w:b/>
          <w:sz w:val="22"/>
          <w:szCs w:val="22"/>
          <w:lang w:val="it-IT"/>
        </w:rPr>
        <w:t>Segmento Verde (OK):</w:t>
      </w:r>
      <w:r w:rsidRPr="00DD6C1F">
        <w:rPr>
          <w:rFonts w:ascii="Calibri Light" w:hAnsi="Calibri Light" w:cs="Calibri Light"/>
          <w:sz w:val="22"/>
          <w:szCs w:val="22"/>
          <w:lang w:val="it-IT"/>
        </w:rPr>
        <w:t xml:space="preserve"> Rappresenta le pratiche</w:t>
      </w:r>
      <w:r w:rsidR="00CF1CE6" w:rsidRPr="00DD6C1F">
        <w:rPr>
          <w:rFonts w:ascii="Calibri Light" w:hAnsi="Calibri Light" w:cs="Calibri Light"/>
          <w:sz w:val="22"/>
          <w:szCs w:val="22"/>
          <w:lang w:val="it-IT"/>
        </w:rPr>
        <w:t xml:space="preserve"> in cui tutti i</w:t>
      </w:r>
      <w:r w:rsidRPr="00DD6C1F">
        <w:rPr>
          <w:rFonts w:ascii="Calibri Light" w:hAnsi="Calibri Light" w:cs="Calibri Light"/>
          <w:sz w:val="22"/>
          <w:szCs w:val="22"/>
          <w:lang w:val="it-IT"/>
        </w:rPr>
        <w:t xml:space="preserve"> monitoraggi </w:t>
      </w:r>
      <w:r w:rsidR="00CF1CE6" w:rsidRPr="00DD6C1F">
        <w:rPr>
          <w:rFonts w:ascii="Calibri Light" w:hAnsi="Calibri Light" w:cs="Calibri Light"/>
          <w:sz w:val="22"/>
          <w:szCs w:val="22"/>
          <w:lang w:val="it-IT"/>
        </w:rPr>
        <w:t xml:space="preserve">sono stati </w:t>
      </w:r>
      <w:r w:rsidRPr="00DD6C1F">
        <w:rPr>
          <w:rFonts w:ascii="Calibri Light" w:hAnsi="Calibri Light" w:cs="Calibri Light"/>
          <w:sz w:val="22"/>
          <w:szCs w:val="22"/>
          <w:lang w:val="it-IT"/>
        </w:rPr>
        <w:t xml:space="preserve">completati e </w:t>
      </w:r>
      <w:r w:rsidR="00CF1CE6" w:rsidRPr="00DD6C1F">
        <w:rPr>
          <w:rFonts w:ascii="Calibri Light" w:hAnsi="Calibri Light" w:cs="Calibri Light"/>
          <w:sz w:val="22"/>
          <w:szCs w:val="22"/>
          <w:lang w:val="it-IT"/>
        </w:rPr>
        <w:t xml:space="preserve">sono </w:t>
      </w:r>
      <w:r w:rsidRPr="00DD6C1F">
        <w:rPr>
          <w:rFonts w:ascii="Calibri Light" w:hAnsi="Calibri Light" w:cs="Calibri Light"/>
          <w:sz w:val="22"/>
          <w:szCs w:val="22"/>
          <w:lang w:val="it-IT"/>
        </w:rPr>
        <w:t xml:space="preserve">conformi alle scadenze. Questo è lo stato desiderato e indica che </w:t>
      </w:r>
      <w:r w:rsidR="00CF1CE6" w:rsidRPr="00DD6C1F">
        <w:rPr>
          <w:rFonts w:ascii="Calibri Light" w:hAnsi="Calibri Light" w:cs="Calibri Light"/>
          <w:sz w:val="22"/>
          <w:szCs w:val="22"/>
          <w:lang w:val="it-IT"/>
        </w:rPr>
        <w:t>non siano richieste</w:t>
      </w:r>
      <w:r w:rsidRPr="00DD6C1F">
        <w:rPr>
          <w:rFonts w:ascii="Calibri Light" w:hAnsi="Calibri Light" w:cs="Calibri Light"/>
          <w:sz w:val="22"/>
          <w:szCs w:val="22"/>
          <w:lang w:val="it-IT"/>
        </w:rPr>
        <w:t xml:space="preserve"> azioni immediate. </w:t>
      </w:r>
      <w:r w:rsidR="00CF1CE6" w:rsidRPr="00DD6C1F">
        <w:rPr>
          <w:rFonts w:ascii="Calibri Light" w:hAnsi="Calibri Light" w:cs="Calibri Light"/>
          <w:sz w:val="22"/>
          <w:szCs w:val="22"/>
          <w:lang w:val="it-IT"/>
        </w:rPr>
        <w:t xml:space="preserve">Le pratiche sono Ok solo quando tutti i monitoraggi di tutti i covenant </w:t>
      </w:r>
      <w:r w:rsidR="00455949">
        <w:rPr>
          <w:rFonts w:ascii="Calibri Light" w:hAnsi="Calibri Light" w:cs="Calibri Light"/>
          <w:sz w:val="22"/>
          <w:szCs w:val="22"/>
          <w:lang w:val="it-IT"/>
        </w:rPr>
        <w:t>h</w:t>
      </w:r>
      <w:r w:rsidR="00CF1CE6" w:rsidRPr="00DD6C1F">
        <w:rPr>
          <w:rFonts w:ascii="Calibri Light" w:hAnsi="Calibri Light" w:cs="Calibri Light"/>
          <w:sz w:val="22"/>
          <w:szCs w:val="22"/>
          <w:lang w:val="it-IT"/>
        </w:rPr>
        <w:t>anno status Verde (OK)</w:t>
      </w:r>
    </w:p>
    <w:p w14:paraId="35523B21" w14:textId="4586D509" w:rsidR="0088090D" w:rsidRPr="008E01C5" w:rsidRDefault="00CA5988">
      <w:pPr>
        <w:pStyle w:val="BodyText"/>
        <w:rPr>
          <w:rFonts w:ascii="Calibri Light" w:hAnsi="Calibri Light" w:cs="Calibri Light"/>
          <w:sz w:val="22"/>
          <w:szCs w:val="22"/>
          <w:lang w:val="it-IT"/>
        </w:rPr>
      </w:pPr>
      <w:r w:rsidRPr="00DD6C1F">
        <w:rPr>
          <w:rFonts w:ascii="Calibri Light" w:hAnsi="Calibri Light" w:cs="Calibri Light"/>
          <w:b/>
          <w:sz w:val="22"/>
          <w:szCs w:val="22"/>
          <w:lang w:val="it-IT"/>
        </w:rPr>
        <w:t>Segmento Giallo (In Scadenza</w:t>
      </w:r>
      <w:r w:rsidR="00F608EB">
        <w:rPr>
          <w:rFonts w:ascii="Calibri Light" w:hAnsi="Calibri Light" w:cs="Calibri Light"/>
          <w:b/>
          <w:sz w:val="22"/>
          <w:szCs w:val="22"/>
          <w:lang w:val="it-IT"/>
        </w:rPr>
        <w:t>/Da attenzionare</w:t>
      </w:r>
      <w:r w:rsidRPr="00DD6C1F">
        <w:rPr>
          <w:rFonts w:ascii="Calibri Light" w:hAnsi="Calibri Light" w:cs="Calibri Light"/>
          <w:b/>
          <w:sz w:val="22"/>
          <w:szCs w:val="22"/>
          <w:lang w:val="it-IT"/>
        </w:rPr>
        <w:t>):</w:t>
      </w:r>
      <w:r w:rsidRPr="00DD6C1F">
        <w:rPr>
          <w:rFonts w:ascii="Calibri Light" w:hAnsi="Calibri Light" w:cs="Calibri Light"/>
          <w:sz w:val="22"/>
          <w:szCs w:val="22"/>
          <w:lang w:val="it-IT"/>
        </w:rPr>
        <w:t xml:space="preserve"> </w:t>
      </w:r>
      <w:r w:rsidRPr="008E01C5">
        <w:rPr>
          <w:rFonts w:ascii="Calibri Light" w:hAnsi="Calibri Light" w:cs="Calibri Light"/>
          <w:sz w:val="22"/>
          <w:szCs w:val="22"/>
          <w:lang w:val="it-IT"/>
        </w:rPr>
        <w:t xml:space="preserve">Rappresenta le pratiche </w:t>
      </w:r>
      <w:r w:rsidR="00045078" w:rsidRPr="008E01C5">
        <w:rPr>
          <w:rFonts w:ascii="Calibri Light" w:hAnsi="Calibri Light" w:cs="Calibri Light"/>
          <w:sz w:val="22"/>
          <w:szCs w:val="22"/>
          <w:lang w:val="it-IT"/>
        </w:rPr>
        <w:t>che presentano</w:t>
      </w:r>
      <w:r w:rsidRPr="008E01C5">
        <w:rPr>
          <w:rFonts w:ascii="Calibri Light" w:hAnsi="Calibri Light" w:cs="Calibri Light"/>
          <w:sz w:val="22"/>
          <w:szCs w:val="22"/>
          <w:lang w:val="it-IT"/>
        </w:rPr>
        <w:t xml:space="preserve"> monitoraggi </w:t>
      </w:r>
      <w:r w:rsidR="00082390" w:rsidRPr="008E01C5">
        <w:rPr>
          <w:rFonts w:ascii="Calibri Light" w:hAnsi="Calibri Light" w:cs="Calibri Light"/>
          <w:sz w:val="22"/>
          <w:szCs w:val="22"/>
          <w:lang w:val="it-IT"/>
        </w:rPr>
        <w:t xml:space="preserve">in scadenza </w:t>
      </w:r>
      <w:r w:rsidRPr="008E01C5">
        <w:rPr>
          <w:rFonts w:ascii="Calibri Light" w:hAnsi="Calibri Light" w:cs="Calibri Light"/>
          <w:sz w:val="22"/>
          <w:szCs w:val="22"/>
          <w:lang w:val="it-IT"/>
        </w:rPr>
        <w:t>(</w:t>
      </w:r>
      <w:r w:rsidRPr="004B3AFB">
        <w:rPr>
          <w:rFonts w:ascii="Calibri Light" w:hAnsi="Calibri Light" w:cs="Calibri Light"/>
          <w:sz w:val="22"/>
          <w:szCs w:val="22"/>
          <w:lang w:val="it-IT"/>
        </w:rPr>
        <w:t>7 giorni</w:t>
      </w:r>
      <w:r w:rsidR="0030196E" w:rsidRPr="004B3AFB">
        <w:rPr>
          <w:rFonts w:ascii="Calibri Light" w:hAnsi="Calibri Light" w:cs="Calibri Light"/>
          <w:sz w:val="22"/>
          <w:szCs w:val="22"/>
          <w:lang w:val="it-IT"/>
        </w:rPr>
        <w:t xml:space="preserve"> dalla</w:t>
      </w:r>
      <w:r w:rsidR="0030196E" w:rsidRPr="008E01C5">
        <w:rPr>
          <w:rFonts w:ascii="Calibri Light" w:hAnsi="Calibri Light" w:cs="Calibri Light"/>
          <w:sz w:val="22"/>
          <w:szCs w:val="22"/>
          <w:lang w:val="it-IT"/>
        </w:rPr>
        <w:t xml:space="preserve"> data di scadenza</w:t>
      </w:r>
      <w:r w:rsidRPr="008E01C5">
        <w:rPr>
          <w:rFonts w:ascii="Calibri Light" w:hAnsi="Calibri Light" w:cs="Calibri Light"/>
          <w:sz w:val="22"/>
          <w:szCs w:val="22"/>
          <w:lang w:val="it-IT"/>
        </w:rPr>
        <w:t xml:space="preserve">). </w:t>
      </w:r>
      <w:r w:rsidR="003176BC" w:rsidRPr="008E01C5">
        <w:rPr>
          <w:rFonts w:ascii="Calibri Light" w:hAnsi="Calibri Light" w:cs="Calibri Light"/>
          <w:sz w:val="22"/>
          <w:szCs w:val="22"/>
          <w:lang w:val="it-IT"/>
        </w:rPr>
        <w:t xml:space="preserve">In tale segmento rientrano </w:t>
      </w:r>
      <w:r w:rsidR="00C11EC0" w:rsidRPr="008E01C5">
        <w:rPr>
          <w:rFonts w:ascii="Calibri Light" w:hAnsi="Calibri Light" w:cs="Calibri Light"/>
          <w:sz w:val="22"/>
          <w:szCs w:val="22"/>
          <w:lang w:val="it-IT"/>
        </w:rPr>
        <w:t xml:space="preserve">anche le pratiche </w:t>
      </w:r>
      <w:r w:rsidR="003E38AB" w:rsidRPr="008E01C5">
        <w:rPr>
          <w:rFonts w:ascii="Calibri Light" w:hAnsi="Calibri Light" w:cs="Calibri Light"/>
          <w:sz w:val="22"/>
          <w:szCs w:val="22"/>
          <w:lang w:val="it-IT"/>
        </w:rPr>
        <w:t xml:space="preserve">aventi almeno 1 covenant numerico </w:t>
      </w:r>
      <w:r w:rsidR="00C54280" w:rsidRPr="008E01C5">
        <w:rPr>
          <w:rFonts w:ascii="Calibri Light" w:hAnsi="Calibri Light" w:cs="Calibri Light"/>
          <w:sz w:val="22"/>
          <w:szCs w:val="22"/>
          <w:lang w:val="it-IT"/>
        </w:rPr>
        <w:t xml:space="preserve">con valore nell’intorno del 10% </w:t>
      </w:r>
      <w:r w:rsidR="00136261" w:rsidRPr="008E01C5">
        <w:rPr>
          <w:rFonts w:ascii="Calibri Light" w:hAnsi="Calibri Light" w:cs="Calibri Light"/>
          <w:sz w:val="22"/>
          <w:szCs w:val="22"/>
          <w:lang w:val="it-IT"/>
        </w:rPr>
        <w:t xml:space="preserve">del valore soglia di rottura del covenant </w:t>
      </w:r>
      <w:r w:rsidR="00D93E6F" w:rsidRPr="008E01C5">
        <w:rPr>
          <w:rFonts w:ascii="Calibri Light" w:hAnsi="Calibri Light" w:cs="Calibri Light"/>
          <w:sz w:val="22"/>
          <w:szCs w:val="22"/>
          <w:lang w:val="it-IT"/>
        </w:rPr>
        <w:t xml:space="preserve">e/o </w:t>
      </w:r>
      <w:r w:rsidR="00A57F4C" w:rsidRPr="008E01C5">
        <w:rPr>
          <w:rFonts w:ascii="Calibri Light" w:hAnsi="Calibri Light" w:cs="Calibri Light"/>
          <w:sz w:val="22"/>
          <w:szCs w:val="22"/>
          <w:lang w:val="it-IT"/>
        </w:rPr>
        <w:t>un valore che si discosta di un 30% dal</w:t>
      </w:r>
      <w:r w:rsidR="00D82849" w:rsidRPr="008E01C5">
        <w:rPr>
          <w:rFonts w:ascii="Calibri Light" w:hAnsi="Calibri Light" w:cs="Calibri Light"/>
          <w:sz w:val="22"/>
          <w:szCs w:val="22"/>
          <w:lang w:val="it-IT"/>
        </w:rPr>
        <w:t xml:space="preserve"> valore</w:t>
      </w:r>
      <w:r w:rsidR="00A57F4C" w:rsidRPr="008E01C5">
        <w:rPr>
          <w:rFonts w:ascii="Calibri Light" w:hAnsi="Calibri Light" w:cs="Calibri Light"/>
          <w:sz w:val="22"/>
          <w:szCs w:val="22"/>
          <w:lang w:val="it-IT"/>
        </w:rPr>
        <w:t xml:space="preserve"> soglia di rottura del covenant ed è differito del 40% rispetto alla rilevazione precedente</w:t>
      </w:r>
    </w:p>
    <w:p w14:paraId="35523B22" w14:textId="39DE7615" w:rsidR="0088090D" w:rsidRPr="008E01C5" w:rsidRDefault="00CA5988">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Segmento Rosso (KO/Scaduto):</w:t>
      </w:r>
      <w:r w:rsidRPr="008E01C5">
        <w:rPr>
          <w:rFonts w:ascii="Calibri Light" w:hAnsi="Calibri Light" w:cs="Calibri Light"/>
          <w:sz w:val="22"/>
          <w:szCs w:val="22"/>
          <w:lang w:val="it-IT"/>
        </w:rPr>
        <w:t xml:space="preserve"> Rappresenta le pratiche </w:t>
      </w:r>
      <w:r w:rsidR="00BE0499" w:rsidRPr="008E01C5">
        <w:rPr>
          <w:rFonts w:ascii="Calibri Light" w:hAnsi="Calibri Light" w:cs="Calibri Light"/>
          <w:sz w:val="22"/>
          <w:szCs w:val="22"/>
          <w:lang w:val="it-IT"/>
        </w:rPr>
        <w:t>che presentano almeno un monitoraggio</w:t>
      </w:r>
      <w:r w:rsidRPr="008E01C5">
        <w:rPr>
          <w:rFonts w:ascii="Calibri Light" w:hAnsi="Calibri Light" w:cs="Calibri Light"/>
          <w:sz w:val="22"/>
          <w:szCs w:val="22"/>
          <w:lang w:val="it-IT"/>
        </w:rPr>
        <w:t xml:space="preserve"> scaduti e</w:t>
      </w:r>
      <w:r w:rsidR="00BE0499" w:rsidRPr="008E01C5">
        <w:rPr>
          <w:rFonts w:ascii="Calibri Light" w:hAnsi="Calibri Light" w:cs="Calibri Light"/>
          <w:sz w:val="22"/>
          <w:szCs w:val="22"/>
          <w:lang w:val="it-IT"/>
        </w:rPr>
        <w:t>/o, nel caso dei covenant</w:t>
      </w:r>
      <w:r w:rsidR="00136F4B" w:rsidRPr="008E01C5">
        <w:rPr>
          <w:rFonts w:ascii="Calibri Light" w:hAnsi="Calibri Light" w:cs="Calibri Light"/>
          <w:sz w:val="22"/>
          <w:szCs w:val="22"/>
          <w:lang w:val="it-IT"/>
        </w:rPr>
        <w:t>, sono stati monitorati ma il valore monitorato non rispetta il valore limite estratto dal contratto di finanziamento</w:t>
      </w:r>
      <w:r w:rsidRPr="008E01C5">
        <w:rPr>
          <w:rFonts w:ascii="Calibri Light" w:hAnsi="Calibri Light" w:cs="Calibri Light"/>
          <w:sz w:val="22"/>
          <w:szCs w:val="22"/>
          <w:lang w:val="it-IT"/>
        </w:rPr>
        <w:t xml:space="preserve"> </w:t>
      </w:r>
    </w:p>
    <w:p w14:paraId="35523B23" w14:textId="2FD71A23" w:rsidR="0088090D" w:rsidRPr="008E01C5" w:rsidRDefault="00CA5988">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Segmento Grigio (Concluse):</w:t>
      </w:r>
      <w:r w:rsidRPr="008E01C5">
        <w:rPr>
          <w:rFonts w:ascii="Calibri Light" w:hAnsi="Calibri Light" w:cs="Calibri Light"/>
          <w:sz w:val="22"/>
          <w:szCs w:val="22"/>
          <w:lang w:val="it-IT"/>
        </w:rPr>
        <w:t xml:space="preserve"> Rappresenta le pratiche il cui periodo di monitoraggio è terminato e non richiedono ulteriori azioni. </w:t>
      </w:r>
    </w:p>
    <w:p w14:paraId="35523B24" w14:textId="77777777" w:rsidR="0088090D" w:rsidRPr="008E01C5" w:rsidRDefault="00CA5988">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Al centro del donut chart è visualizzato il numero totale di monitoraggi (es. “119 Totale”), che rappresenta la somma di tutti i segmenti.</w:t>
      </w:r>
    </w:p>
    <w:p w14:paraId="35523B25" w14:textId="77777777" w:rsidR="0088090D" w:rsidRPr="008E01C5" w:rsidRDefault="00CA5988">
      <w:pPr>
        <w:pStyle w:val="Heading4"/>
        <w:rPr>
          <w:rFonts w:ascii="Calibri Light" w:hAnsi="Calibri Light" w:cs="Calibri Light"/>
          <w:sz w:val="22"/>
          <w:szCs w:val="22"/>
          <w:lang w:val="it-IT"/>
        </w:rPr>
      </w:pPr>
      <w:bookmarkStart w:id="643" w:name="requisiti-tecnici-e-comportamentali"/>
      <w:bookmarkEnd w:id="642"/>
      <w:r w:rsidRPr="008E01C5">
        <w:rPr>
          <w:rFonts w:ascii="Calibri Light" w:hAnsi="Calibri Light" w:cs="Calibri Light"/>
          <w:sz w:val="22"/>
          <w:szCs w:val="22"/>
          <w:lang w:val="it-IT"/>
        </w:rPr>
        <w:t>Requisiti Tecnici e Comportamentali</w:t>
      </w:r>
    </w:p>
    <w:p w14:paraId="35523B27" w14:textId="77777777" w:rsidR="0088090D" w:rsidRPr="008E01C5" w:rsidRDefault="00CA5988">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I </w:t>
      </w:r>
      <w:r w:rsidRPr="008E01C5">
        <w:rPr>
          <w:rFonts w:ascii="Calibri Light" w:hAnsi="Calibri Light" w:cs="Calibri Light"/>
          <w:b/>
          <w:sz w:val="22"/>
          <w:szCs w:val="22"/>
          <w:lang w:val="it-IT"/>
        </w:rPr>
        <w:t>dati del donut chart devono aggiornarsi in tempo reale</w:t>
      </w:r>
      <w:r w:rsidRPr="008E01C5">
        <w:rPr>
          <w:rFonts w:ascii="Calibri Light" w:hAnsi="Calibri Light" w:cs="Calibri Light"/>
          <w:sz w:val="22"/>
          <w:szCs w:val="22"/>
          <w:lang w:val="it-IT"/>
        </w:rPr>
        <w:t xml:space="preserve"> quando cambiano gli stati dei monitoraggi nel sistema. Se un utente carica un documento che completa un monitoraggio, il segmento verde deve aumentare e il segmento giallo o rosso deve diminuire di conseguenza. Questo aggiornamento deve avvenire senza richiedere un refresh manuale della pagina.</w:t>
      </w:r>
    </w:p>
    <w:p w14:paraId="35523B28" w14:textId="23C6C551" w:rsidR="0088090D" w:rsidRPr="008E01C5" w:rsidRDefault="00E46AC4">
      <w:pPr>
        <w:pStyle w:val="Heading3"/>
        <w:rPr>
          <w:rFonts w:ascii="Calibri Light" w:hAnsi="Calibri Light" w:cs="Calibri Light"/>
          <w:sz w:val="22"/>
          <w:szCs w:val="22"/>
          <w:lang w:val="it-IT"/>
        </w:rPr>
      </w:pPr>
      <w:bookmarkStart w:id="644" w:name="_Toc227849779"/>
      <w:bookmarkStart w:id="645" w:name="X5fa3d6b082e4b80d554de5b9d8fa17e5ba2e900"/>
      <w:bookmarkEnd w:id="641"/>
      <w:bookmarkEnd w:id="643"/>
      <w:r>
        <w:rPr>
          <w:rFonts w:ascii="Calibri Light" w:hAnsi="Calibri Light" w:cs="Calibri Light"/>
          <w:sz w:val="22"/>
          <w:szCs w:val="22"/>
          <w:lang w:val="it-IT"/>
        </w:rPr>
        <w:t>8</w:t>
      </w:r>
      <w:r w:rsidR="00CA5988" w:rsidRPr="008E01C5">
        <w:rPr>
          <w:rFonts w:ascii="Calibri Light" w:hAnsi="Calibri Light" w:cs="Calibri Light"/>
          <w:sz w:val="22"/>
          <w:szCs w:val="22"/>
          <w:lang w:val="it-IT"/>
        </w:rPr>
        <w:t>.3 Sezione COVNO - Informazioni di Sincronizzazione</w:t>
      </w:r>
      <w:bookmarkEnd w:id="644"/>
    </w:p>
    <w:p w14:paraId="35523B29" w14:textId="77777777" w:rsidR="0088090D" w:rsidRPr="008E01C5" w:rsidRDefault="00CA5988">
      <w:pPr>
        <w:pStyle w:val="Heading4"/>
        <w:rPr>
          <w:rFonts w:ascii="Calibri Light" w:hAnsi="Calibri Light" w:cs="Calibri Light"/>
          <w:sz w:val="22"/>
          <w:szCs w:val="22"/>
          <w:lang w:val="it-IT"/>
        </w:rPr>
      </w:pPr>
      <w:bookmarkStart w:id="646" w:name="descrizione-funzionale-1"/>
      <w:r w:rsidRPr="008E01C5">
        <w:rPr>
          <w:rFonts w:ascii="Calibri Light" w:hAnsi="Calibri Light" w:cs="Calibri Light"/>
          <w:sz w:val="22"/>
          <w:szCs w:val="22"/>
          <w:lang w:val="it-IT"/>
        </w:rPr>
        <w:t>Descrizione Funzionale</w:t>
      </w:r>
    </w:p>
    <w:p w14:paraId="35523B2A" w14:textId="0CC84888" w:rsidR="0088090D" w:rsidRPr="008E01C5" w:rsidRDefault="00CA5988">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 xml:space="preserve">Nella dashboard sono presenti due card informative che </w:t>
      </w:r>
      <w:r w:rsidR="002A0D95" w:rsidRPr="008E01C5">
        <w:rPr>
          <w:rFonts w:ascii="Calibri Light" w:hAnsi="Calibri Light" w:cs="Calibri Light"/>
          <w:sz w:val="22"/>
          <w:szCs w:val="22"/>
          <w:lang w:val="it-IT"/>
        </w:rPr>
        <w:t>mostrano</w:t>
      </w:r>
      <w:r w:rsidRPr="008E01C5">
        <w:rPr>
          <w:rFonts w:ascii="Calibri Light" w:hAnsi="Calibri Light" w:cs="Calibri Light"/>
          <w:sz w:val="22"/>
          <w:szCs w:val="22"/>
          <w:lang w:val="it-IT"/>
        </w:rPr>
        <w:t xml:space="preserve"> lo stato di sincronizzazione con i</w:t>
      </w:r>
      <w:r w:rsidR="00455949">
        <w:rPr>
          <w:rFonts w:ascii="Calibri Light" w:hAnsi="Calibri Light" w:cs="Calibri Light"/>
          <w:sz w:val="22"/>
          <w:szCs w:val="22"/>
          <w:lang w:val="it-IT"/>
        </w:rPr>
        <w:t>l</w:t>
      </w:r>
      <w:r w:rsidRPr="008E01C5">
        <w:rPr>
          <w:rFonts w:ascii="Calibri Light" w:hAnsi="Calibri Light" w:cs="Calibri Light"/>
          <w:sz w:val="22"/>
          <w:szCs w:val="22"/>
          <w:lang w:val="it-IT"/>
        </w:rPr>
        <w:t xml:space="preserve"> database esterni: “COVNO”. Questi database sono fonti esterne che contengono rispettivamente gli obblighi informativi e i covenant con i loro parametri di riferimento.</w:t>
      </w:r>
    </w:p>
    <w:p w14:paraId="575A5B0A" w14:textId="77777777" w:rsidR="0030049B" w:rsidRPr="008E01C5" w:rsidRDefault="00CA5988">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Ogni card visualizza: </w:t>
      </w:r>
    </w:p>
    <w:p w14:paraId="6F3E758E" w14:textId="34A35F35" w:rsidR="0030049B" w:rsidRPr="008E01C5" w:rsidRDefault="00CA5988">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 </w:t>
      </w:r>
      <w:r w:rsidRPr="008E01C5">
        <w:rPr>
          <w:rFonts w:ascii="Calibri Light" w:hAnsi="Calibri Light" w:cs="Calibri Light"/>
          <w:b/>
          <w:sz w:val="22"/>
          <w:szCs w:val="22"/>
          <w:lang w:val="it-IT"/>
        </w:rPr>
        <w:t>Titolo della card:</w:t>
      </w:r>
      <w:r w:rsidRPr="008E01C5">
        <w:rPr>
          <w:rFonts w:ascii="Calibri Light" w:hAnsi="Calibri Light" w:cs="Calibri Light"/>
          <w:sz w:val="22"/>
          <w:szCs w:val="22"/>
          <w:lang w:val="it-IT"/>
        </w:rPr>
        <w:t xml:space="preserve"> “COVNO”</w:t>
      </w:r>
    </w:p>
    <w:p w14:paraId="546FA4D3" w14:textId="77777777" w:rsidR="0030049B" w:rsidRPr="008E01C5" w:rsidRDefault="00CA5988">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 - </w:t>
      </w:r>
      <w:r w:rsidRPr="008E01C5">
        <w:rPr>
          <w:rFonts w:ascii="Calibri Light" w:hAnsi="Calibri Light" w:cs="Calibri Light"/>
          <w:b/>
          <w:sz w:val="22"/>
          <w:szCs w:val="22"/>
          <w:lang w:val="it-IT"/>
        </w:rPr>
        <w:t>Data ultimo aggiornamento:</w:t>
      </w:r>
      <w:r w:rsidRPr="008E01C5">
        <w:rPr>
          <w:rFonts w:ascii="Calibri Light" w:hAnsi="Calibri Light" w:cs="Calibri Light"/>
          <w:sz w:val="22"/>
          <w:szCs w:val="22"/>
          <w:lang w:val="it-IT"/>
        </w:rPr>
        <w:t xml:space="preserve"> Mostra quando i dati sono stati sincronizzati per l’ultima volta, nel formato DD/MM/YYYY (es. “10/03/2026”) </w:t>
      </w:r>
    </w:p>
    <w:p w14:paraId="17CB5364" w14:textId="043B312B" w:rsidR="0030049B" w:rsidRPr="008E01C5" w:rsidRDefault="00CA5988">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 </w:t>
      </w:r>
      <w:r w:rsidRPr="008E01C5">
        <w:rPr>
          <w:rFonts w:ascii="Calibri Light" w:hAnsi="Calibri Light" w:cs="Calibri Light"/>
          <w:b/>
          <w:sz w:val="22"/>
          <w:szCs w:val="22"/>
          <w:lang w:val="it-IT"/>
        </w:rPr>
        <w:t>Pulsante “Aggiorna”:</w:t>
      </w:r>
      <w:r w:rsidRPr="008E01C5">
        <w:rPr>
          <w:rFonts w:ascii="Calibri Light" w:hAnsi="Calibri Light" w:cs="Calibri Light"/>
          <w:sz w:val="22"/>
          <w:szCs w:val="22"/>
          <w:lang w:val="it-IT"/>
        </w:rPr>
        <w:t xml:space="preserve"> Consente all’utente di </w:t>
      </w:r>
      <w:r w:rsidR="00A15E1B" w:rsidRPr="008E01C5">
        <w:rPr>
          <w:rFonts w:ascii="Calibri Light" w:hAnsi="Calibri Light" w:cs="Calibri Light"/>
          <w:sz w:val="22"/>
          <w:szCs w:val="22"/>
          <w:lang w:val="it-IT"/>
        </w:rPr>
        <w:t xml:space="preserve">procedere al caricamento manuale </w:t>
      </w:r>
      <w:r w:rsidR="00452DF1" w:rsidRPr="008E01C5">
        <w:rPr>
          <w:rFonts w:ascii="Calibri Light" w:hAnsi="Calibri Light" w:cs="Calibri Light"/>
          <w:sz w:val="22"/>
          <w:szCs w:val="22"/>
          <w:lang w:val="it-IT"/>
        </w:rPr>
        <w:t>dei file DB obblighi e COVN0</w:t>
      </w:r>
    </w:p>
    <w:p w14:paraId="35523B2B" w14:textId="210A00BF" w:rsidR="0088090D" w:rsidRPr="008E01C5" w:rsidRDefault="00CA5988">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 </w:t>
      </w:r>
      <w:r w:rsidRPr="008E01C5">
        <w:rPr>
          <w:rFonts w:ascii="Calibri Light" w:hAnsi="Calibri Light" w:cs="Calibri Light"/>
          <w:b/>
          <w:sz w:val="22"/>
          <w:szCs w:val="22"/>
          <w:lang w:val="it-IT"/>
        </w:rPr>
        <w:t>Pulsante “Storico”:</w:t>
      </w:r>
      <w:r w:rsidRPr="008E01C5">
        <w:rPr>
          <w:rFonts w:ascii="Calibri Light" w:hAnsi="Calibri Light" w:cs="Calibri Light"/>
          <w:sz w:val="22"/>
          <w:szCs w:val="22"/>
          <w:lang w:val="it-IT"/>
        </w:rPr>
        <w:t xml:space="preserve"> Consente di visualizzare la cronologia di tutti gli aggiornamenti precedenti, con date e orari</w:t>
      </w:r>
      <w:r w:rsidR="0063191C" w:rsidRPr="008E01C5">
        <w:rPr>
          <w:rFonts w:ascii="Calibri Light" w:hAnsi="Calibri Light" w:cs="Calibri Light"/>
          <w:sz w:val="22"/>
          <w:szCs w:val="22"/>
          <w:lang w:val="it-IT"/>
        </w:rPr>
        <w:t xml:space="preserve"> di caricamento</w:t>
      </w:r>
    </w:p>
    <w:p w14:paraId="35523B2C" w14:textId="527E43E1" w:rsidR="0088090D" w:rsidRPr="008E01C5" w:rsidRDefault="00CA5988">
      <w:pPr>
        <w:pStyle w:val="Heading4"/>
        <w:rPr>
          <w:rFonts w:ascii="Calibri Light" w:hAnsi="Calibri Light" w:cs="Calibri Light"/>
          <w:sz w:val="22"/>
          <w:szCs w:val="22"/>
          <w:lang w:val="it-IT"/>
        </w:rPr>
      </w:pPr>
      <w:bookmarkStart w:id="647" w:name="comportamento-e-logica"/>
      <w:bookmarkEnd w:id="646"/>
      <w:r w:rsidRPr="008E01C5">
        <w:rPr>
          <w:rFonts w:ascii="Calibri Light" w:hAnsi="Calibri Light" w:cs="Calibri Light"/>
          <w:sz w:val="22"/>
          <w:szCs w:val="22"/>
          <w:lang w:val="it-IT"/>
        </w:rPr>
        <w:t>Comportamento e Logica</w:t>
      </w:r>
    </w:p>
    <w:p w14:paraId="4C69C03E" w14:textId="7E2AD3D6" w:rsidR="00681DF2" w:rsidRPr="008E01C5" w:rsidRDefault="00EC082C" w:rsidP="007F3DA0">
      <w:pPr>
        <w:pStyle w:val="BodyText"/>
        <w:rPr>
          <w:rFonts w:ascii="Calibri Light" w:hAnsi="Calibri Light" w:cs="Calibri Light"/>
          <w:color w:val="000000" w:themeColor="text1"/>
          <w:sz w:val="22"/>
          <w:szCs w:val="22"/>
          <w:lang w:val="it-IT"/>
        </w:rPr>
      </w:pPr>
      <w:commentRangeStart w:id="648"/>
      <w:commentRangeStart w:id="649"/>
      <w:r w:rsidRPr="008E01C5">
        <w:rPr>
          <w:rFonts w:ascii="Calibri Light" w:hAnsi="Calibri Light" w:cs="Calibri Light"/>
          <w:color w:val="000000" w:themeColor="text1"/>
          <w:sz w:val="22"/>
          <w:szCs w:val="22"/>
          <w:lang w:val="it-IT"/>
        </w:rPr>
        <w:t xml:space="preserve">Attraverso </w:t>
      </w:r>
      <w:r w:rsidR="000857A7" w:rsidRPr="008E01C5">
        <w:rPr>
          <w:rFonts w:ascii="Calibri Light" w:hAnsi="Calibri Light" w:cs="Calibri Light"/>
          <w:color w:val="000000" w:themeColor="text1"/>
          <w:sz w:val="22"/>
          <w:szCs w:val="22"/>
          <w:lang w:val="it-IT"/>
        </w:rPr>
        <w:t xml:space="preserve">l’utilizzo del pulsante </w:t>
      </w:r>
      <w:r w:rsidR="00DC04A4" w:rsidRPr="008E01C5">
        <w:rPr>
          <w:rFonts w:ascii="Calibri Light" w:hAnsi="Calibri Light" w:cs="Calibri Light"/>
          <w:color w:val="000000" w:themeColor="text1"/>
          <w:sz w:val="22"/>
          <w:szCs w:val="22"/>
          <w:lang w:val="it-IT"/>
        </w:rPr>
        <w:t>“</w:t>
      </w:r>
      <w:r w:rsidR="00DC04A4" w:rsidRPr="008E01C5">
        <w:rPr>
          <w:rFonts w:ascii="Calibri Light" w:hAnsi="Calibri Light" w:cs="Calibri Light"/>
          <w:b/>
          <w:color w:val="000000" w:themeColor="text1"/>
          <w:sz w:val="22"/>
          <w:szCs w:val="22"/>
          <w:lang w:val="it-IT"/>
        </w:rPr>
        <w:t>A</w:t>
      </w:r>
      <w:r w:rsidR="000857A7" w:rsidRPr="008E01C5">
        <w:rPr>
          <w:rFonts w:ascii="Calibri Light" w:hAnsi="Calibri Light" w:cs="Calibri Light"/>
          <w:b/>
          <w:color w:val="000000" w:themeColor="text1"/>
          <w:sz w:val="22"/>
          <w:szCs w:val="22"/>
          <w:lang w:val="it-IT"/>
        </w:rPr>
        <w:t>ggiorna</w:t>
      </w:r>
      <w:r w:rsidR="00DC04A4" w:rsidRPr="008E01C5">
        <w:rPr>
          <w:rFonts w:ascii="Calibri Light" w:hAnsi="Calibri Light" w:cs="Calibri Light"/>
          <w:color w:val="000000" w:themeColor="text1"/>
          <w:sz w:val="22"/>
          <w:szCs w:val="22"/>
          <w:lang w:val="it-IT"/>
        </w:rPr>
        <w:t>”</w:t>
      </w:r>
      <w:r w:rsidR="003D0789" w:rsidRPr="008E01C5">
        <w:rPr>
          <w:rFonts w:ascii="Calibri Light" w:hAnsi="Calibri Light" w:cs="Calibri Light"/>
          <w:color w:val="000000" w:themeColor="text1"/>
          <w:sz w:val="22"/>
          <w:szCs w:val="22"/>
          <w:lang w:val="it-IT"/>
        </w:rPr>
        <w:t>, la piattaforma mette a disposizione dell’utente Deloitte</w:t>
      </w:r>
      <w:r w:rsidR="00263671">
        <w:rPr>
          <w:rFonts w:ascii="Calibri Light" w:hAnsi="Calibri Light" w:cs="Calibri Light"/>
          <w:color w:val="000000" w:themeColor="text1"/>
          <w:sz w:val="22"/>
          <w:szCs w:val="22"/>
          <w:lang w:val="it-IT"/>
        </w:rPr>
        <w:t>/ISP</w:t>
      </w:r>
      <w:r w:rsidR="00F22F68" w:rsidRPr="008E01C5">
        <w:rPr>
          <w:rFonts w:ascii="Calibri Light" w:hAnsi="Calibri Light" w:cs="Calibri Light"/>
          <w:color w:val="000000" w:themeColor="text1"/>
          <w:sz w:val="22"/>
          <w:szCs w:val="22"/>
          <w:lang w:val="it-IT"/>
        </w:rPr>
        <w:t xml:space="preserve"> </w:t>
      </w:r>
      <w:r w:rsidR="00BC4996" w:rsidRPr="008E01C5">
        <w:rPr>
          <w:rFonts w:ascii="Calibri Light" w:hAnsi="Calibri Light" w:cs="Calibri Light"/>
          <w:color w:val="000000" w:themeColor="text1"/>
          <w:sz w:val="22"/>
          <w:szCs w:val="22"/>
          <w:lang w:val="it-IT"/>
        </w:rPr>
        <w:t xml:space="preserve">un pop-up per il caricamento dei file di scarico </w:t>
      </w:r>
      <w:r w:rsidR="0050379C" w:rsidRPr="008E01C5">
        <w:rPr>
          <w:rFonts w:ascii="Calibri Light" w:hAnsi="Calibri Light" w:cs="Calibri Light"/>
          <w:color w:val="000000" w:themeColor="text1"/>
          <w:sz w:val="22"/>
          <w:szCs w:val="22"/>
          <w:lang w:val="it-IT"/>
        </w:rPr>
        <w:t>proveniente dai sistemi ISP</w:t>
      </w:r>
      <w:r w:rsidR="00E5437E" w:rsidRPr="008E01C5">
        <w:rPr>
          <w:rFonts w:ascii="Calibri Light" w:hAnsi="Calibri Light" w:cs="Calibri Light"/>
          <w:color w:val="000000" w:themeColor="text1"/>
          <w:sz w:val="22"/>
          <w:szCs w:val="22"/>
          <w:lang w:val="it-IT"/>
        </w:rPr>
        <w:t xml:space="preserve">. Tali file rappresentano la fonte di alimentazione della sezione </w:t>
      </w:r>
      <w:r w:rsidR="00277925" w:rsidRPr="008E01C5">
        <w:rPr>
          <w:rFonts w:ascii="Calibri Light" w:hAnsi="Calibri Light" w:cs="Calibri Light"/>
          <w:color w:val="000000" w:themeColor="text1"/>
          <w:sz w:val="22"/>
          <w:szCs w:val="22"/>
          <w:lang w:val="it-IT"/>
        </w:rPr>
        <w:t>Monitoraggio delle pratiche in piattaforma.</w:t>
      </w:r>
    </w:p>
    <w:p w14:paraId="3847C794" w14:textId="4F0C8235" w:rsidR="00277925" w:rsidRPr="008E01C5" w:rsidRDefault="00277925" w:rsidP="007F3DA0">
      <w:pPr>
        <w:pStyle w:val="BodyText"/>
        <w:rPr>
          <w:rFonts w:ascii="Calibri Light" w:hAnsi="Calibri Light" w:cs="Calibri Light"/>
          <w:color w:val="000000" w:themeColor="text1"/>
          <w:sz w:val="22"/>
          <w:szCs w:val="22"/>
          <w:lang w:val="it-IT"/>
        </w:rPr>
      </w:pPr>
      <w:r w:rsidRPr="008E01C5">
        <w:rPr>
          <w:rFonts w:ascii="Calibri Light" w:hAnsi="Calibri Light" w:cs="Calibri Light"/>
          <w:color w:val="000000" w:themeColor="text1"/>
          <w:sz w:val="22"/>
          <w:szCs w:val="22"/>
          <w:lang w:val="it-IT"/>
        </w:rPr>
        <w:t xml:space="preserve">Nel dettaglio, la piattaforma </w:t>
      </w:r>
      <w:r w:rsidR="00492F8F" w:rsidRPr="008E01C5">
        <w:rPr>
          <w:rFonts w:ascii="Calibri Light" w:hAnsi="Calibri Light" w:cs="Calibri Light"/>
          <w:color w:val="000000" w:themeColor="text1"/>
          <w:sz w:val="22"/>
          <w:szCs w:val="22"/>
          <w:lang w:val="it-IT"/>
        </w:rPr>
        <w:t xml:space="preserve">dovrà raccogliere i dati riportati nei file </w:t>
      </w:r>
      <w:r w:rsidR="00513F34" w:rsidRPr="008E01C5">
        <w:rPr>
          <w:rFonts w:ascii="Calibri Light" w:hAnsi="Calibri Light" w:cs="Calibri Light"/>
          <w:color w:val="000000" w:themeColor="text1"/>
          <w:sz w:val="22"/>
          <w:szCs w:val="22"/>
          <w:lang w:val="it-IT"/>
        </w:rPr>
        <w:t xml:space="preserve">caricati </w:t>
      </w:r>
      <w:r w:rsidR="000C34C8" w:rsidRPr="008E01C5">
        <w:rPr>
          <w:rFonts w:ascii="Calibri Light" w:hAnsi="Calibri Light" w:cs="Calibri Light"/>
          <w:color w:val="000000" w:themeColor="text1"/>
          <w:sz w:val="22"/>
          <w:szCs w:val="22"/>
          <w:lang w:val="it-IT"/>
        </w:rPr>
        <w:t>e associarli a</w:t>
      </w:r>
      <w:r w:rsidR="00546C3C" w:rsidRPr="008E01C5">
        <w:rPr>
          <w:rFonts w:ascii="Calibri Light" w:hAnsi="Calibri Light" w:cs="Calibri Light"/>
          <w:color w:val="000000" w:themeColor="text1"/>
          <w:sz w:val="22"/>
          <w:szCs w:val="22"/>
          <w:lang w:val="it-IT"/>
        </w:rPr>
        <w:t xml:space="preserve"> ciascuna </w:t>
      </w:r>
      <w:r w:rsidR="000C34C8" w:rsidRPr="008E01C5">
        <w:rPr>
          <w:rFonts w:ascii="Calibri Light" w:hAnsi="Calibri Light" w:cs="Calibri Light"/>
          <w:color w:val="000000" w:themeColor="text1"/>
          <w:sz w:val="22"/>
          <w:szCs w:val="22"/>
          <w:lang w:val="it-IT"/>
        </w:rPr>
        <w:t>pratic</w:t>
      </w:r>
      <w:r w:rsidR="00546C3C" w:rsidRPr="008E01C5">
        <w:rPr>
          <w:rFonts w:ascii="Calibri Light" w:hAnsi="Calibri Light" w:cs="Calibri Light"/>
          <w:color w:val="000000" w:themeColor="text1"/>
          <w:sz w:val="22"/>
          <w:szCs w:val="22"/>
          <w:lang w:val="it-IT"/>
        </w:rPr>
        <w:t>a</w:t>
      </w:r>
      <w:r w:rsidR="000C34C8" w:rsidRPr="008E01C5">
        <w:rPr>
          <w:rFonts w:ascii="Calibri Light" w:hAnsi="Calibri Light" w:cs="Calibri Light"/>
          <w:color w:val="000000" w:themeColor="text1"/>
          <w:sz w:val="22"/>
          <w:szCs w:val="22"/>
          <w:lang w:val="it-IT"/>
        </w:rPr>
        <w:t xml:space="preserve"> </w:t>
      </w:r>
      <w:r w:rsidR="00546C3C" w:rsidRPr="008E01C5">
        <w:rPr>
          <w:rFonts w:ascii="Calibri Light" w:hAnsi="Calibri Light" w:cs="Calibri Light"/>
          <w:color w:val="000000" w:themeColor="text1"/>
          <w:sz w:val="22"/>
          <w:szCs w:val="22"/>
          <w:lang w:val="it-IT"/>
        </w:rPr>
        <w:t>e ai relativi</w:t>
      </w:r>
      <w:r w:rsidR="000C34C8" w:rsidRPr="008E01C5">
        <w:rPr>
          <w:rFonts w:ascii="Calibri Light" w:hAnsi="Calibri Light" w:cs="Calibri Light"/>
          <w:color w:val="000000" w:themeColor="text1"/>
          <w:sz w:val="22"/>
          <w:szCs w:val="22"/>
          <w:lang w:val="it-IT"/>
        </w:rPr>
        <w:t xml:space="preserve"> obblighi e covenant </w:t>
      </w:r>
      <w:r w:rsidR="00513F34" w:rsidRPr="008E01C5">
        <w:rPr>
          <w:rFonts w:ascii="Calibri Light" w:hAnsi="Calibri Light" w:cs="Calibri Light"/>
          <w:color w:val="000000" w:themeColor="text1"/>
          <w:sz w:val="22"/>
          <w:szCs w:val="22"/>
          <w:lang w:val="it-IT"/>
        </w:rPr>
        <w:t>aggiornandone i valori</w:t>
      </w:r>
      <w:r w:rsidR="00C40A8E" w:rsidRPr="008E01C5">
        <w:rPr>
          <w:rFonts w:ascii="Calibri Light" w:hAnsi="Calibri Light" w:cs="Calibri Light"/>
          <w:color w:val="000000" w:themeColor="text1"/>
          <w:sz w:val="22"/>
          <w:szCs w:val="22"/>
          <w:lang w:val="it-IT"/>
        </w:rPr>
        <w:t xml:space="preserve"> (es. scadenza, periodicità,…)</w:t>
      </w:r>
      <w:r w:rsidR="00513F34" w:rsidRPr="008E01C5">
        <w:rPr>
          <w:rFonts w:ascii="Calibri Light" w:hAnsi="Calibri Light" w:cs="Calibri Light"/>
          <w:color w:val="000000" w:themeColor="text1"/>
          <w:sz w:val="22"/>
          <w:szCs w:val="22"/>
          <w:lang w:val="it-IT"/>
        </w:rPr>
        <w:t>.</w:t>
      </w:r>
      <w:r w:rsidR="003B0380" w:rsidRPr="008E01C5">
        <w:rPr>
          <w:rFonts w:ascii="Calibri Light" w:hAnsi="Calibri Light" w:cs="Calibri Light"/>
          <w:color w:val="000000" w:themeColor="text1"/>
          <w:sz w:val="22"/>
          <w:szCs w:val="22"/>
          <w:lang w:val="it-IT"/>
        </w:rPr>
        <w:t xml:space="preserve"> La chiave per il collegamento tra file e pratiche in piattaforma è rappresentata dal Tracking ID</w:t>
      </w:r>
      <w:r w:rsidR="00DC04A4" w:rsidRPr="008E01C5">
        <w:rPr>
          <w:rFonts w:ascii="Calibri Light" w:hAnsi="Calibri Light" w:cs="Calibri Light"/>
          <w:color w:val="000000" w:themeColor="text1"/>
          <w:sz w:val="22"/>
          <w:szCs w:val="22"/>
          <w:lang w:val="it-IT"/>
        </w:rPr>
        <w:t>.</w:t>
      </w:r>
    </w:p>
    <w:p w14:paraId="6E5B48EB" w14:textId="1C2314EC" w:rsidR="00DC04A4" w:rsidRPr="008E01C5" w:rsidRDefault="000B4B87" w:rsidP="007F3DA0">
      <w:pPr>
        <w:pStyle w:val="BodyText"/>
        <w:rPr>
          <w:rFonts w:ascii="Calibri Light" w:hAnsi="Calibri Light" w:cs="Calibri Light"/>
          <w:color w:val="000000" w:themeColor="text1"/>
          <w:sz w:val="22"/>
          <w:szCs w:val="22"/>
          <w:lang w:val="it-IT"/>
        </w:rPr>
      </w:pPr>
      <w:r w:rsidRPr="008E01C5">
        <w:rPr>
          <w:rFonts w:ascii="Calibri Light" w:hAnsi="Calibri Light" w:cs="Calibri Light"/>
          <w:color w:val="000000" w:themeColor="text1"/>
          <w:sz w:val="22"/>
          <w:szCs w:val="22"/>
          <w:lang w:val="it-IT"/>
        </w:rPr>
        <w:t xml:space="preserve">Gli step previsti </w:t>
      </w:r>
      <w:r w:rsidR="00156BEE" w:rsidRPr="008E01C5">
        <w:rPr>
          <w:rFonts w:ascii="Calibri Light" w:hAnsi="Calibri Light" w:cs="Calibri Light"/>
          <w:color w:val="000000" w:themeColor="text1"/>
          <w:sz w:val="22"/>
          <w:szCs w:val="22"/>
          <w:lang w:val="it-IT"/>
        </w:rPr>
        <w:t xml:space="preserve">per l’aggiornamento dei valori di Monitoraggio </w:t>
      </w:r>
      <w:r w:rsidR="00C42C43">
        <w:rPr>
          <w:rFonts w:ascii="Calibri Light" w:hAnsi="Calibri Light" w:cs="Calibri Light"/>
          <w:color w:val="000000" w:themeColor="text1"/>
          <w:sz w:val="22"/>
          <w:szCs w:val="22"/>
          <w:lang w:val="it-IT"/>
        </w:rPr>
        <w:t xml:space="preserve">di obblighi e covenant </w:t>
      </w:r>
      <w:r w:rsidR="00156BEE" w:rsidRPr="008E01C5">
        <w:rPr>
          <w:rFonts w:ascii="Calibri Light" w:hAnsi="Calibri Light" w:cs="Calibri Light"/>
          <w:color w:val="000000" w:themeColor="text1"/>
          <w:sz w:val="22"/>
          <w:szCs w:val="22"/>
          <w:lang w:val="it-IT"/>
        </w:rPr>
        <w:t>è il seguente:</w:t>
      </w:r>
    </w:p>
    <w:p w14:paraId="34EFE8DE" w14:textId="10B04027" w:rsidR="00156BEE" w:rsidRPr="008E01C5" w:rsidRDefault="00156BEE" w:rsidP="00DA6969">
      <w:pPr>
        <w:pStyle w:val="BodyText"/>
        <w:numPr>
          <w:ilvl w:val="0"/>
          <w:numId w:val="21"/>
        </w:numPr>
        <w:rPr>
          <w:rFonts w:ascii="Calibri Light" w:hAnsi="Calibri Light" w:cs="Calibri Light"/>
          <w:color w:val="000000" w:themeColor="text1"/>
          <w:sz w:val="22"/>
          <w:szCs w:val="22"/>
          <w:lang w:val="it-IT"/>
        </w:rPr>
      </w:pPr>
      <w:r w:rsidRPr="008E01C5">
        <w:rPr>
          <w:rFonts w:ascii="Calibri Light" w:hAnsi="Calibri Light" w:cs="Calibri Light"/>
          <w:color w:val="000000" w:themeColor="text1"/>
          <w:sz w:val="22"/>
          <w:szCs w:val="22"/>
          <w:lang w:val="it-IT"/>
        </w:rPr>
        <w:t xml:space="preserve">Caricamento file </w:t>
      </w:r>
      <w:r w:rsidR="00680400" w:rsidRPr="008E01C5">
        <w:rPr>
          <w:rFonts w:ascii="Calibri Light" w:hAnsi="Calibri Light" w:cs="Calibri Light"/>
          <w:color w:val="000000" w:themeColor="text1"/>
          <w:sz w:val="22"/>
          <w:szCs w:val="22"/>
          <w:lang w:val="it-IT"/>
        </w:rPr>
        <w:t xml:space="preserve">provenienti da </w:t>
      </w:r>
      <w:r w:rsidRPr="008E01C5">
        <w:rPr>
          <w:rFonts w:ascii="Calibri Light" w:hAnsi="Calibri Light" w:cs="Calibri Light"/>
          <w:color w:val="000000" w:themeColor="text1"/>
          <w:sz w:val="22"/>
          <w:szCs w:val="22"/>
          <w:lang w:val="it-IT"/>
        </w:rPr>
        <w:t>sistemi ISP (DB Obblighi e COVN0)</w:t>
      </w:r>
    </w:p>
    <w:p w14:paraId="5BDE55F0" w14:textId="6AF14ADD" w:rsidR="00156BEE" w:rsidRPr="008E01C5" w:rsidRDefault="00156BEE" w:rsidP="00DA6969">
      <w:pPr>
        <w:pStyle w:val="BodyText"/>
        <w:numPr>
          <w:ilvl w:val="0"/>
          <w:numId w:val="21"/>
        </w:numPr>
        <w:rPr>
          <w:rFonts w:ascii="Calibri Light" w:hAnsi="Calibri Light" w:cs="Calibri Light"/>
          <w:color w:val="000000" w:themeColor="text1"/>
          <w:sz w:val="22"/>
          <w:szCs w:val="22"/>
          <w:lang w:val="it-IT"/>
        </w:rPr>
      </w:pPr>
      <w:r w:rsidRPr="008E01C5">
        <w:rPr>
          <w:rFonts w:ascii="Calibri Light" w:hAnsi="Calibri Light" w:cs="Calibri Light"/>
          <w:color w:val="000000" w:themeColor="text1"/>
          <w:sz w:val="22"/>
          <w:szCs w:val="22"/>
          <w:lang w:val="it-IT"/>
        </w:rPr>
        <w:t>Verifica della piattaforma</w:t>
      </w:r>
      <w:r w:rsidR="00A11861" w:rsidRPr="008E01C5">
        <w:rPr>
          <w:rFonts w:ascii="Calibri Light" w:hAnsi="Calibri Light" w:cs="Calibri Light"/>
          <w:color w:val="000000" w:themeColor="text1"/>
          <w:sz w:val="22"/>
          <w:szCs w:val="22"/>
          <w:lang w:val="it-IT"/>
        </w:rPr>
        <w:t>, tramite Tracking ID, delle pratiche che necessitano di un aggiornamento dei dati</w:t>
      </w:r>
    </w:p>
    <w:p w14:paraId="25E16041" w14:textId="258A4FB4" w:rsidR="00A11861" w:rsidRPr="008E01C5" w:rsidRDefault="00153A39" w:rsidP="00DA6969">
      <w:pPr>
        <w:pStyle w:val="BodyText"/>
        <w:numPr>
          <w:ilvl w:val="0"/>
          <w:numId w:val="21"/>
        </w:numPr>
        <w:rPr>
          <w:rFonts w:ascii="Calibri Light" w:hAnsi="Calibri Light" w:cs="Calibri Light"/>
          <w:color w:val="000000" w:themeColor="text1"/>
          <w:sz w:val="22"/>
          <w:szCs w:val="22"/>
          <w:lang w:val="it-IT"/>
        </w:rPr>
      </w:pPr>
      <w:r w:rsidRPr="008E01C5">
        <w:rPr>
          <w:rFonts w:ascii="Calibri Light" w:hAnsi="Calibri Light" w:cs="Calibri Light"/>
          <w:color w:val="000000" w:themeColor="text1"/>
          <w:sz w:val="22"/>
          <w:szCs w:val="22"/>
          <w:lang w:val="it-IT"/>
        </w:rPr>
        <w:t xml:space="preserve">Aggiornamento </w:t>
      </w:r>
      <w:r w:rsidR="00627AD9" w:rsidRPr="008E01C5">
        <w:rPr>
          <w:rFonts w:ascii="Calibri Light" w:hAnsi="Calibri Light" w:cs="Calibri Light"/>
          <w:color w:val="000000" w:themeColor="text1"/>
          <w:sz w:val="22"/>
          <w:szCs w:val="22"/>
          <w:lang w:val="it-IT"/>
        </w:rPr>
        <w:t xml:space="preserve">dati di monitoraggio per le pratiche </w:t>
      </w:r>
      <w:r w:rsidR="00FE432F" w:rsidRPr="008E01C5">
        <w:rPr>
          <w:rFonts w:ascii="Calibri Light" w:hAnsi="Calibri Light" w:cs="Calibri Light"/>
          <w:color w:val="000000" w:themeColor="text1"/>
          <w:sz w:val="22"/>
          <w:szCs w:val="22"/>
          <w:lang w:val="it-IT"/>
        </w:rPr>
        <w:t>risultanti dal controllo automatico del punto 2)</w:t>
      </w:r>
      <w:commentRangeEnd w:id="648"/>
      <w:r w:rsidR="00E63D25" w:rsidRPr="008E01C5">
        <w:rPr>
          <w:rStyle w:val="CommentReference"/>
          <w:rFonts w:ascii="Calibri Light" w:hAnsi="Calibri Light" w:cs="Calibri Light"/>
          <w:color w:val="000000" w:themeColor="text1"/>
          <w:sz w:val="22"/>
          <w:szCs w:val="22"/>
          <w:lang w:val="it-IT"/>
        </w:rPr>
        <w:commentReference w:id="648"/>
      </w:r>
      <w:commentRangeEnd w:id="649"/>
      <w:r w:rsidR="00DE7E0D" w:rsidRPr="008E01C5">
        <w:rPr>
          <w:rStyle w:val="CommentReference"/>
          <w:rFonts w:ascii="Calibri Light" w:hAnsi="Calibri Light" w:cs="Calibri Light"/>
          <w:color w:val="000000" w:themeColor="text1"/>
          <w:sz w:val="22"/>
          <w:szCs w:val="22"/>
          <w:lang w:val="it-IT"/>
        </w:rPr>
        <w:commentReference w:id="649"/>
      </w:r>
    </w:p>
    <w:p w14:paraId="35523B30" w14:textId="1D309AE5" w:rsidR="0088090D" w:rsidRPr="008E01C5" w:rsidRDefault="00E46AC4">
      <w:pPr>
        <w:pStyle w:val="Heading3"/>
        <w:rPr>
          <w:rFonts w:ascii="Calibri Light" w:hAnsi="Calibri Light" w:cs="Calibri Light"/>
          <w:sz w:val="22"/>
          <w:szCs w:val="22"/>
          <w:lang w:val="it-IT"/>
        </w:rPr>
      </w:pPr>
      <w:bookmarkStart w:id="650" w:name="_Toc227849780"/>
      <w:bookmarkStart w:id="651" w:name="Xb9f8d32522b6c8991a86c85175e5cf657c2fef8"/>
      <w:bookmarkEnd w:id="645"/>
      <w:bookmarkEnd w:id="647"/>
      <w:r>
        <w:rPr>
          <w:rFonts w:ascii="Calibri Light" w:hAnsi="Calibri Light" w:cs="Calibri Light"/>
          <w:sz w:val="22"/>
          <w:szCs w:val="22"/>
          <w:lang w:val="it-IT"/>
        </w:rPr>
        <w:t>8</w:t>
      </w:r>
      <w:r w:rsidR="00CA5988" w:rsidRPr="008E01C5">
        <w:rPr>
          <w:rFonts w:ascii="Calibri Light" w:hAnsi="Calibri Light" w:cs="Calibri Light"/>
          <w:sz w:val="22"/>
          <w:szCs w:val="22"/>
          <w:lang w:val="it-IT"/>
        </w:rPr>
        <w:t>.4 Tabella Monitoraggi Scaduti</w:t>
      </w:r>
      <w:bookmarkEnd w:id="650"/>
      <w:r w:rsidR="00CA5988" w:rsidRPr="008E01C5">
        <w:rPr>
          <w:rFonts w:ascii="Calibri Light" w:hAnsi="Calibri Light" w:cs="Calibri Light"/>
          <w:sz w:val="22"/>
          <w:szCs w:val="22"/>
          <w:lang w:val="it-IT"/>
        </w:rPr>
        <w:t xml:space="preserve"> </w:t>
      </w:r>
    </w:p>
    <w:p w14:paraId="35523B31" w14:textId="77777777" w:rsidR="0088090D" w:rsidRPr="008E01C5" w:rsidRDefault="00CA5988">
      <w:pPr>
        <w:pStyle w:val="Heading4"/>
        <w:rPr>
          <w:rFonts w:ascii="Calibri Light" w:hAnsi="Calibri Light" w:cs="Calibri Light"/>
          <w:sz w:val="22"/>
          <w:szCs w:val="22"/>
          <w:lang w:val="it-IT"/>
        </w:rPr>
      </w:pPr>
      <w:bookmarkStart w:id="652" w:name="descrizione-funzionale-2"/>
      <w:r w:rsidRPr="008E01C5">
        <w:rPr>
          <w:rFonts w:ascii="Calibri Light" w:hAnsi="Calibri Light" w:cs="Calibri Light"/>
          <w:sz w:val="22"/>
          <w:szCs w:val="22"/>
          <w:lang w:val="it-IT"/>
        </w:rPr>
        <w:t>Descrizione Funzionale</w:t>
      </w:r>
    </w:p>
    <w:p w14:paraId="35523B32" w14:textId="434AABC8" w:rsidR="0088090D" w:rsidRPr="008E01C5" w:rsidRDefault="00CA5988">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Nella dashboard è presente una tabella dedicata ai “</w:t>
      </w:r>
      <w:r w:rsidRPr="008E01C5">
        <w:rPr>
          <w:rFonts w:ascii="Calibri Light" w:hAnsi="Calibri Light" w:cs="Calibri Light"/>
          <w:b/>
          <w:sz w:val="22"/>
          <w:szCs w:val="22"/>
          <w:lang w:val="it-IT"/>
        </w:rPr>
        <w:t>Monitoraggi Scaduti</w:t>
      </w:r>
      <w:r w:rsidRPr="008E01C5">
        <w:rPr>
          <w:rFonts w:ascii="Calibri Light" w:hAnsi="Calibri Light" w:cs="Calibri Light"/>
          <w:sz w:val="22"/>
          <w:szCs w:val="22"/>
          <w:lang w:val="it-IT"/>
        </w:rPr>
        <w:t xml:space="preserve">”, che rappresenta la situazione più critica: </w:t>
      </w:r>
      <w:r w:rsidR="00114A1B" w:rsidRPr="008E01C5">
        <w:rPr>
          <w:rFonts w:ascii="Calibri Light" w:hAnsi="Calibri Light" w:cs="Calibri Light"/>
          <w:b/>
          <w:sz w:val="22"/>
          <w:szCs w:val="22"/>
          <w:lang w:val="it-IT"/>
        </w:rPr>
        <w:t xml:space="preserve">singoli </w:t>
      </w:r>
      <w:r w:rsidR="0041472B" w:rsidRPr="008E01C5">
        <w:rPr>
          <w:rFonts w:ascii="Calibri Light" w:hAnsi="Calibri Light" w:cs="Calibri Light"/>
          <w:b/>
          <w:sz w:val="22"/>
          <w:szCs w:val="22"/>
          <w:lang w:val="it-IT"/>
        </w:rPr>
        <w:t>obblighi informativi o covenant</w:t>
      </w:r>
      <w:r w:rsidR="0041472B" w:rsidRPr="008E01C5">
        <w:rPr>
          <w:rFonts w:ascii="Calibri Light" w:hAnsi="Calibri Light" w:cs="Calibri Light"/>
          <w:sz w:val="22"/>
          <w:szCs w:val="22"/>
          <w:lang w:val="it-IT"/>
        </w:rPr>
        <w:t xml:space="preserve"> </w:t>
      </w:r>
      <w:r w:rsidR="00114A1B" w:rsidRPr="008E01C5">
        <w:rPr>
          <w:rFonts w:ascii="Calibri Light" w:hAnsi="Calibri Light" w:cs="Calibri Light"/>
          <w:sz w:val="22"/>
          <w:szCs w:val="22"/>
          <w:lang w:val="it-IT"/>
        </w:rPr>
        <w:t xml:space="preserve">(contenuti nelle differenti pratiche di monitoraggio) </w:t>
      </w:r>
      <w:r w:rsidRPr="008E01C5">
        <w:rPr>
          <w:rFonts w:ascii="Calibri Light" w:hAnsi="Calibri Light" w:cs="Calibri Light"/>
          <w:sz w:val="22"/>
          <w:szCs w:val="22"/>
          <w:lang w:val="it-IT"/>
        </w:rPr>
        <w:t xml:space="preserve">che </w:t>
      </w:r>
      <w:r w:rsidRPr="008E01C5">
        <w:rPr>
          <w:rFonts w:ascii="Calibri Light" w:hAnsi="Calibri Light" w:cs="Calibri Light"/>
          <w:b/>
          <w:sz w:val="22"/>
          <w:szCs w:val="22"/>
          <w:lang w:val="it-IT"/>
        </w:rPr>
        <w:t>hanno</w:t>
      </w:r>
      <w:r w:rsidRPr="008E01C5">
        <w:rPr>
          <w:rFonts w:ascii="Calibri Light" w:hAnsi="Calibri Light" w:cs="Calibri Light"/>
          <w:sz w:val="22"/>
          <w:szCs w:val="22"/>
          <w:lang w:val="it-IT"/>
        </w:rPr>
        <w:t xml:space="preserve"> </w:t>
      </w:r>
      <w:r w:rsidRPr="008E01C5">
        <w:rPr>
          <w:rFonts w:ascii="Calibri Light" w:hAnsi="Calibri Light" w:cs="Calibri Light"/>
          <w:b/>
          <w:sz w:val="22"/>
          <w:szCs w:val="22"/>
          <w:lang w:val="it-IT"/>
        </w:rPr>
        <w:t>superato la loro data di scadenza</w:t>
      </w:r>
      <w:r w:rsidRPr="008E01C5">
        <w:rPr>
          <w:rFonts w:ascii="Calibri Light" w:hAnsi="Calibri Light" w:cs="Calibri Light"/>
          <w:sz w:val="22"/>
          <w:szCs w:val="22"/>
          <w:lang w:val="it-IT"/>
        </w:rPr>
        <w:t xml:space="preserve"> senza essere stati </w:t>
      </w:r>
      <w:r w:rsidR="0041472B" w:rsidRPr="008E01C5">
        <w:rPr>
          <w:rFonts w:ascii="Calibri Light" w:hAnsi="Calibri Light" w:cs="Calibri Light"/>
          <w:sz w:val="22"/>
          <w:szCs w:val="22"/>
          <w:lang w:val="it-IT"/>
        </w:rPr>
        <w:t>monitorati o quei c</w:t>
      </w:r>
      <w:r w:rsidR="0041472B" w:rsidRPr="008E01C5">
        <w:rPr>
          <w:rFonts w:ascii="Calibri Light" w:hAnsi="Calibri Light" w:cs="Calibri Light"/>
          <w:b/>
          <w:sz w:val="22"/>
          <w:szCs w:val="22"/>
          <w:lang w:val="it-IT"/>
        </w:rPr>
        <w:t>ovenant che sono stati monitorati ma presentano un valore monitorato non in linea</w:t>
      </w:r>
      <w:r w:rsidR="0041472B" w:rsidRPr="008E01C5">
        <w:rPr>
          <w:rFonts w:ascii="Calibri Light" w:hAnsi="Calibri Light" w:cs="Calibri Light"/>
          <w:sz w:val="22"/>
          <w:szCs w:val="22"/>
          <w:lang w:val="it-IT"/>
        </w:rPr>
        <w:t xml:space="preserve"> rispetto al valore target </w:t>
      </w:r>
      <w:r w:rsidR="00114A1B" w:rsidRPr="008E01C5">
        <w:rPr>
          <w:rFonts w:ascii="Calibri Light" w:hAnsi="Calibri Light" w:cs="Calibri Light"/>
          <w:sz w:val="22"/>
          <w:szCs w:val="22"/>
          <w:lang w:val="it-IT"/>
        </w:rPr>
        <w:t>estratto dal Contratto di finanziamento</w:t>
      </w:r>
      <w:r w:rsidRPr="008E01C5">
        <w:rPr>
          <w:rFonts w:ascii="Calibri Light" w:hAnsi="Calibri Light" w:cs="Calibri Light"/>
          <w:sz w:val="22"/>
          <w:szCs w:val="22"/>
          <w:lang w:val="it-IT"/>
        </w:rPr>
        <w:t xml:space="preserve">. Questa tabella è posizionata </w:t>
      </w:r>
      <w:r w:rsidR="00CD2DB1" w:rsidRPr="008E01C5">
        <w:rPr>
          <w:rFonts w:ascii="Calibri Light" w:hAnsi="Calibri Light" w:cs="Calibri Light"/>
          <w:sz w:val="22"/>
          <w:szCs w:val="22"/>
          <w:lang w:val="it-IT"/>
        </w:rPr>
        <w:t xml:space="preserve">subito sotto al grafico a donut </w:t>
      </w:r>
      <w:r w:rsidRPr="008E01C5">
        <w:rPr>
          <w:rFonts w:ascii="Calibri Light" w:hAnsi="Calibri Light" w:cs="Calibri Light"/>
          <w:sz w:val="22"/>
          <w:szCs w:val="22"/>
          <w:lang w:val="it-IT"/>
        </w:rPr>
        <w:t>per attirare l’attenzione degli utenti su situazioni che richiedono azione immediata.</w:t>
      </w:r>
    </w:p>
    <w:p w14:paraId="35523B33" w14:textId="22AD00B5" w:rsidR="0088090D" w:rsidRPr="008E01C5" w:rsidRDefault="00CA5988">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La tabella include una descrizione introduttiva: “</w:t>
      </w:r>
      <w:r w:rsidRPr="008E01C5">
        <w:rPr>
          <w:rFonts w:ascii="Calibri Light" w:hAnsi="Calibri Light" w:cs="Calibri Light"/>
          <w:i/>
          <w:sz w:val="22"/>
          <w:szCs w:val="22"/>
          <w:lang w:val="it-IT"/>
        </w:rPr>
        <w:t>Nella tabella seguente hai visibilità dei monitoraggi delle pratiche che risultano scadute</w:t>
      </w:r>
      <w:r w:rsidR="00114A1B" w:rsidRPr="008E01C5">
        <w:rPr>
          <w:rFonts w:ascii="Calibri Light" w:hAnsi="Calibri Light" w:cs="Calibri Light"/>
          <w:i/>
          <w:sz w:val="22"/>
          <w:szCs w:val="22"/>
          <w:lang w:val="it-IT"/>
        </w:rPr>
        <w:t>/fuori soglia</w:t>
      </w:r>
      <w:r w:rsidRPr="008E01C5">
        <w:rPr>
          <w:rFonts w:ascii="Calibri Light" w:hAnsi="Calibri Light" w:cs="Calibri Light"/>
          <w:i/>
          <w:sz w:val="22"/>
          <w:szCs w:val="22"/>
          <w:lang w:val="it-IT"/>
        </w:rPr>
        <w:t xml:space="preserve"> in piattaforma. Per visualizzare l’elenco completo puoi consultare la pagina dedicata</w:t>
      </w:r>
      <w:r w:rsidRPr="008E01C5">
        <w:rPr>
          <w:rFonts w:ascii="Calibri Light" w:hAnsi="Calibri Light" w:cs="Calibri Light"/>
          <w:sz w:val="22"/>
          <w:szCs w:val="22"/>
          <w:lang w:val="it-IT"/>
        </w:rPr>
        <w:t>”, seguita da un link “Vedi tutte” che naviga alla pagina completa dei monitoraggi scaduti.</w:t>
      </w:r>
    </w:p>
    <w:p w14:paraId="35523B34" w14:textId="77777777" w:rsidR="0088090D" w:rsidRPr="008E01C5" w:rsidRDefault="00CA5988">
      <w:pPr>
        <w:pStyle w:val="Heading4"/>
        <w:rPr>
          <w:rFonts w:ascii="Calibri Light" w:hAnsi="Calibri Light" w:cs="Calibri Light"/>
          <w:sz w:val="22"/>
          <w:szCs w:val="22"/>
          <w:lang w:val="it-IT"/>
        </w:rPr>
      </w:pPr>
      <w:bookmarkStart w:id="653" w:name="colonne-e-dati"/>
      <w:bookmarkEnd w:id="652"/>
      <w:r w:rsidRPr="008E01C5">
        <w:rPr>
          <w:rFonts w:ascii="Calibri Light" w:hAnsi="Calibri Light" w:cs="Calibri Light"/>
          <w:sz w:val="22"/>
          <w:szCs w:val="22"/>
          <w:lang w:val="it-IT"/>
        </w:rPr>
        <w:t>Colonne e Dati</w:t>
      </w:r>
    </w:p>
    <w:p w14:paraId="35523B35" w14:textId="77777777" w:rsidR="0088090D" w:rsidRPr="008E01C5" w:rsidRDefault="00CA5988">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La tabella contiene le seguenti colonne, in questo ordine:</w:t>
      </w:r>
    </w:p>
    <w:p w14:paraId="2909C748" w14:textId="073D48A6" w:rsidR="000B56B7" w:rsidRPr="008E01C5" w:rsidRDefault="000B56B7" w:rsidP="00DA6969">
      <w:pPr>
        <w:pStyle w:val="Compact"/>
        <w:numPr>
          <w:ilvl w:val="0"/>
          <w:numId w:val="24"/>
        </w:numPr>
        <w:rPr>
          <w:rFonts w:ascii="Calibri Light" w:hAnsi="Calibri Light" w:cs="Calibri Light"/>
          <w:sz w:val="22"/>
          <w:szCs w:val="22"/>
          <w:lang w:val="it-IT"/>
        </w:rPr>
      </w:pPr>
      <w:r w:rsidRPr="008E01C5">
        <w:rPr>
          <w:rFonts w:ascii="Calibri Light" w:hAnsi="Calibri Light" w:cs="Calibri Light"/>
          <w:b/>
          <w:sz w:val="22"/>
          <w:szCs w:val="22"/>
          <w:lang w:val="it-IT"/>
        </w:rPr>
        <w:t>ID Pratica di Monitoraggio:</w:t>
      </w:r>
      <w:r w:rsidRPr="008E01C5">
        <w:rPr>
          <w:rFonts w:ascii="Calibri Light" w:hAnsi="Calibri Light" w:cs="Calibri Light"/>
          <w:sz w:val="22"/>
          <w:szCs w:val="22"/>
          <w:lang w:val="it-IT"/>
        </w:rPr>
        <w:t xml:space="preserve"> L’identificativo univoco della pratica</w:t>
      </w:r>
      <w:r w:rsidR="004422F2">
        <w:rPr>
          <w:rFonts w:ascii="Calibri Light" w:hAnsi="Calibri Light" w:cs="Calibri Light"/>
          <w:sz w:val="22"/>
          <w:szCs w:val="22"/>
          <w:lang w:val="it-IT"/>
        </w:rPr>
        <w:t>, per esempio “M1” come definito nelle sezioni precedenti</w:t>
      </w:r>
    </w:p>
    <w:p w14:paraId="772ED79D" w14:textId="77777777" w:rsidR="000B56B7" w:rsidRPr="008E01C5" w:rsidRDefault="000B56B7" w:rsidP="00DA6969">
      <w:pPr>
        <w:pStyle w:val="Compact"/>
        <w:numPr>
          <w:ilvl w:val="0"/>
          <w:numId w:val="24"/>
        </w:numPr>
        <w:rPr>
          <w:rFonts w:ascii="Calibri Light" w:hAnsi="Calibri Light" w:cs="Calibri Light"/>
          <w:sz w:val="22"/>
          <w:szCs w:val="22"/>
          <w:lang w:val="it-IT"/>
        </w:rPr>
      </w:pPr>
      <w:r w:rsidRPr="008E01C5">
        <w:rPr>
          <w:rFonts w:ascii="Calibri Light" w:hAnsi="Calibri Light" w:cs="Calibri Light"/>
          <w:b/>
          <w:sz w:val="22"/>
          <w:szCs w:val="22"/>
          <w:lang w:val="it-IT"/>
        </w:rPr>
        <w:t>Tracking ID:</w:t>
      </w:r>
      <w:r w:rsidRPr="008E01C5">
        <w:rPr>
          <w:rFonts w:ascii="Calibri Light" w:hAnsi="Calibri Light" w:cs="Calibri Light"/>
          <w:sz w:val="22"/>
          <w:szCs w:val="22"/>
          <w:lang w:val="it-IT"/>
        </w:rPr>
        <w:t xml:space="preserve"> ID univoco dei sistemi ISP per riconoscere l’operazione di riferimento, dato recuperato dal medesimo campo riferito alla relativa pratica di censimento</w:t>
      </w:r>
    </w:p>
    <w:p w14:paraId="35523B36" w14:textId="0E4E465C" w:rsidR="0088090D" w:rsidRPr="008E01C5" w:rsidRDefault="00CA5988" w:rsidP="00DA6969">
      <w:pPr>
        <w:pStyle w:val="Compact"/>
        <w:numPr>
          <w:ilvl w:val="0"/>
          <w:numId w:val="24"/>
        </w:numPr>
        <w:rPr>
          <w:rFonts w:ascii="Calibri Light" w:hAnsi="Calibri Light" w:cs="Calibri Light"/>
          <w:sz w:val="22"/>
          <w:szCs w:val="22"/>
          <w:lang w:val="it-IT"/>
        </w:rPr>
      </w:pPr>
      <w:r w:rsidRPr="008E01C5">
        <w:rPr>
          <w:rFonts w:ascii="Calibri Light" w:hAnsi="Calibri Light" w:cs="Calibri Light"/>
          <w:b/>
          <w:sz w:val="22"/>
          <w:szCs w:val="22"/>
          <w:lang w:val="it-IT"/>
        </w:rPr>
        <w:t>Nome Deal:</w:t>
      </w:r>
      <w:r w:rsidRPr="008E01C5">
        <w:rPr>
          <w:rFonts w:ascii="Calibri Light" w:hAnsi="Calibri Light" w:cs="Calibri Light"/>
          <w:sz w:val="22"/>
          <w:szCs w:val="22"/>
          <w:lang w:val="it-IT"/>
        </w:rPr>
        <w:t xml:space="preserve"> Il nome della pratica/finanziamento (es. “Banca Nuova S.p.A”)</w:t>
      </w:r>
      <w:r w:rsidR="00114A1B" w:rsidRPr="008E01C5">
        <w:rPr>
          <w:rFonts w:ascii="Calibri Light" w:hAnsi="Calibri Light" w:cs="Calibri Light"/>
          <w:sz w:val="22"/>
          <w:szCs w:val="22"/>
          <w:lang w:val="it-IT"/>
        </w:rPr>
        <w:t xml:space="preserve">, dato recuperato dal medesimo campo </w:t>
      </w:r>
      <w:r w:rsidR="0016619B" w:rsidRPr="008E01C5">
        <w:rPr>
          <w:rFonts w:ascii="Calibri Light" w:hAnsi="Calibri Light" w:cs="Calibri Light"/>
          <w:sz w:val="22"/>
          <w:szCs w:val="22"/>
          <w:lang w:val="it-IT"/>
        </w:rPr>
        <w:t>riferito alla relativa pratica di censimento (individuabile tramite Tracking</w:t>
      </w:r>
      <w:r w:rsidR="0016619B">
        <w:rPr>
          <w:rFonts w:ascii="Calibri Light" w:hAnsi="Calibri Light" w:cs="Calibri Light"/>
          <w:sz w:val="22"/>
          <w:szCs w:val="22"/>
          <w:lang w:val="it-IT"/>
        </w:rPr>
        <w:t xml:space="preserve"> ID)</w:t>
      </w:r>
    </w:p>
    <w:p w14:paraId="35523B37" w14:textId="39675B0B" w:rsidR="0088090D" w:rsidRPr="008E01C5" w:rsidRDefault="00CA5988" w:rsidP="00DA6969">
      <w:pPr>
        <w:pStyle w:val="Compact"/>
        <w:numPr>
          <w:ilvl w:val="0"/>
          <w:numId w:val="24"/>
        </w:numPr>
        <w:rPr>
          <w:rFonts w:ascii="Calibri Light" w:hAnsi="Calibri Light" w:cs="Calibri Light"/>
          <w:sz w:val="22"/>
          <w:szCs w:val="22"/>
          <w:lang w:val="it-IT"/>
        </w:rPr>
      </w:pPr>
      <w:r w:rsidRPr="008E01C5">
        <w:rPr>
          <w:rFonts w:ascii="Calibri Light" w:hAnsi="Calibri Light" w:cs="Calibri Light"/>
          <w:b/>
          <w:sz w:val="22"/>
          <w:szCs w:val="22"/>
          <w:lang w:val="it-IT"/>
        </w:rPr>
        <w:t>Utente Banca:</w:t>
      </w:r>
      <w:r w:rsidRPr="008E01C5">
        <w:rPr>
          <w:rFonts w:ascii="Calibri Light" w:hAnsi="Calibri Light" w:cs="Calibri Light"/>
          <w:sz w:val="22"/>
          <w:szCs w:val="22"/>
          <w:lang w:val="it-IT"/>
        </w:rPr>
        <w:t xml:space="preserve"> L’email dell’utente ISP responsabile (es. “Marioverdi@isp-it”)</w:t>
      </w:r>
      <w:r w:rsidR="00640F98" w:rsidRPr="008E01C5">
        <w:rPr>
          <w:rFonts w:ascii="Calibri Light" w:hAnsi="Calibri Light" w:cs="Calibri Light"/>
          <w:sz w:val="22"/>
          <w:szCs w:val="22"/>
          <w:lang w:val="it-IT"/>
        </w:rPr>
        <w:t>, dato recuperato dal medesimo campo riferito all’utente Banca associato alla relativa pratica di censimento (individuabile tramite Tracking ID)</w:t>
      </w:r>
    </w:p>
    <w:p w14:paraId="548EF4C1" w14:textId="2B6E565B" w:rsidR="00812474" w:rsidRPr="008E01C5" w:rsidRDefault="00812474" w:rsidP="00DA6969">
      <w:pPr>
        <w:pStyle w:val="Compact"/>
        <w:numPr>
          <w:ilvl w:val="0"/>
          <w:numId w:val="24"/>
        </w:numPr>
        <w:rPr>
          <w:rFonts w:ascii="Calibri Light" w:hAnsi="Calibri Light" w:cs="Calibri Light"/>
          <w:color w:val="000000" w:themeColor="text1"/>
          <w:sz w:val="22"/>
          <w:szCs w:val="22"/>
          <w:lang w:val="it-IT"/>
        </w:rPr>
      </w:pPr>
      <w:r w:rsidRPr="008E01C5">
        <w:rPr>
          <w:rFonts w:ascii="Calibri Light" w:hAnsi="Calibri Light" w:cs="Calibri Light"/>
          <w:b/>
          <w:color w:val="000000" w:themeColor="text1"/>
          <w:sz w:val="22"/>
          <w:szCs w:val="22"/>
          <w:lang w:val="it-IT"/>
        </w:rPr>
        <w:t xml:space="preserve">Utente Deloitte: </w:t>
      </w:r>
      <w:r w:rsidRPr="008E01C5">
        <w:rPr>
          <w:rFonts w:ascii="Calibri Light" w:hAnsi="Calibri Light" w:cs="Calibri Light"/>
          <w:color w:val="000000" w:themeColor="text1"/>
          <w:sz w:val="22"/>
          <w:szCs w:val="22"/>
          <w:lang w:val="it-IT"/>
        </w:rPr>
        <w:t>L’email dell’utente Deloitte</w:t>
      </w:r>
      <w:r w:rsidR="00C41809" w:rsidRPr="008E01C5">
        <w:rPr>
          <w:rFonts w:ascii="Calibri Light" w:hAnsi="Calibri Light" w:cs="Calibri Light"/>
          <w:color w:val="000000" w:themeColor="text1"/>
          <w:sz w:val="22"/>
          <w:szCs w:val="22"/>
          <w:lang w:val="it-IT"/>
        </w:rPr>
        <w:t xml:space="preserve"> a cui è stata assegnata </w:t>
      </w:r>
      <w:r w:rsidR="00827533" w:rsidRPr="008E01C5">
        <w:rPr>
          <w:rFonts w:ascii="Calibri Light" w:hAnsi="Calibri Light" w:cs="Calibri Light"/>
          <w:color w:val="000000" w:themeColor="text1"/>
          <w:sz w:val="22"/>
          <w:szCs w:val="22"/>
          <w:lang w:val="it-IT"/>
        </w:rPr>
        <w:t>al</w:t>
      </w:r>
      <w:r w:rsidR="00C41809" w:rsidRPr="008E01C5">
        <w:rPr>
          <w:rFonts w:ascii="Calibri Light" w:hAnsi="Calibri Light" w:cs="Calibri Light"/>
          <w:color w:val="000000" w:themeColor="text1"/>
          <w:sz w:val="22"/>
          <w:szCs w:val="22"/>
          <w:lang w:val="it-IT"/>
        </w:rPr>
        <w:t>la pratica</w:t>
      </w:r>
      <w:r w:rsidR="00951F08" w:rsidRPr="008E01C5">
        <w:rPr>
          <w:rFonts w:ascii="Calibri Light" w:hAnsi="Calibri Light" w:cs="Calibri Light"/>
          <w:color w:val="000000" w:themeColor="text1"/>
          <w:sz w:val="22"/>
          <w:szCs w:val="22"/>
          <w:lang w:val="it-IT"/>
        </w:rPr>
        <w:t xml:space="preserve"> </w:t>
      </w:r>
      <w:r w:rsidR="00827533" w:rsidRPr="008E01C5">
        <w:rPr>
          <w:rFonts w:ascii="Calibri Light" w:hAnsi="Calibri Light" w:cs="Calibri Light"/>
          <w:color w:val="000000" w:themeColor="text1"/>
          <w:sz w:val="22"/>
          <w:szCs w:val="22"/>
          <w:lang w:val="it-IT"/>
        </w:rPr>
        <w:t xml:space="preserve">madre di monitoraggio </w:t>
      </w:r>
      <w:r w:rsidR="00951F08" w:rsidRPr="008E01C5">
        <w:rPr>
          <w:rFonts w:ascii="Calibri Light" w:hAnsi="Calibri Light" w:cs="Calibri Light"/>
          <w:color w:val="000000" w:themeColor="text1"/>
          <w:sz w:val="22"/>
          <w:szCs w:val="22"/>
          <w:lang w:val="it-IT"/>
        </w:rPr>
        <w:t xml:space="preserve">(es. </w:t>
      </w:r>
      <w:r w:rsidR="00951F08">
        <w:fldChar w:fldCharType="begin"/>
      </w:r>
      <w:r w:rsidR="00951F08" w:rsidRPr="00C14DF1">
        <w:rPr>
          <w:lang w:val="it-IT"/>
          <w:rPrChange w:id="654" w:author="Boles, Giorgio" w:date="2026-04-23T17:42:00Z" w16du:dateUtc="2026-04-23T15:42:00Z">
            <w:rPr/>
          </w:rPrChange>
        </w:rPr>
        <w:instrText>HYPERLINK "mailto:mverdi@deloitte.it"</w:instrText>
      </w:r>
      <w:r w:rsidR="00951F08">
        <w:fldChar w:fldCharType="separate"/>
      </w:r>
      <w:r w:rsidR="00951F08" w:rsidRPr="008E01C5">
        <w:rPr>
          <w:rStyle w:val="Hyperlink"/>
          <w:rFonts w:ascii="Calibri Light" w:hAnsi="Calibri Light" w:cs="Calibri Light"/>
          <w:color w:val="000000" w:themeColor="text1"/>
          <w:sz w:val="22"/>
          <w:szCs w:val="22"/>
          <w:lang w:val="it-IT"/>
        </w:rPr>
        <w:t>mverdi@deloitte.it</w:t>
      </w:r>
      <w:r w:rsidR="00951F08">
        <w:fldChar w:fldCharType="end"/>
      </w:r>
      <w:r w:rsidR="00951F08" w:rsidRPr="008E01C5">
        <w:rPr>
          <w:rFonts w:ascii="Calibri Light" w:hAnsi="Calibri Light" w:cs="Calibri Light"/>
          <w:color w:val="000000" w:themeColor="text1"/>
          <w:sz w:val="22"/>
          <w:szCs w:val="22"/>
          <w:lang w:val="it-IT"/>
        </w:rPr>
        <w:t>)</w:t>
      </w:r>
      <w:r w:rsidR="006044B7" w:rsidRPr="008E01C5">
        <w:rPr>
          <w:rFonts w:ascii="Calibri Light" w:hAnsi="Calibri Light" w:cs="Calibri Light"/>
          <w:color w:val="000000" w:themeColor="text1"/>
          <w:sz w:val="22"/>
          <w:szCs w:val="22"/>
          <w:lang w:val="it-IT"/>
        </w:rPr>
        <w:t>, assegnato appositamente tramite la funzionalità presente nel pannello ADMIN</w:t>
      </w:r>
      <w:r w:rsidR="00827533" w:rsidRPr="008E01C5">
        <w:rPr>
          <w:rFonts w:ascii="Calibri Light" w:hAnsi="Calibri Light" w:cs="Calibri Light"/>
          <w:color w:val="000000" w:themeColor="text1"/>
          <w:sz w:val="22"/>
          <w:szCs w:val="22"/>
          <w:lang w:val="it-IT"/>
        </w:rPr>
        <w:t xml:space="preserve"> (nel caso un utente Deloitte non fosse assegnato alla pratica</w:t>
      </w:r>
      <w:r w:rsidR="00A3560B" w:rsidRPr="008E01C5">
        <w:rPr>
          <w:rFonts w:ascii="Calibri Light" w:hAnsi="Calibri Light" w:cs="Calibri Light"/>
          <w:color w:val="000000" w:themeColor="text1"/>
          <w:sz w:val="22"/>
          <w:szCs w:val="22"/>
          <w:lang w:val="it-IT"/>
        </w:rPr>
        <w:t>, il primo utente Deloitte che accede alla pratica verrà assegnato alla stessa)</w:t>
      </w:r>
    </w:p>
    <w:p w14:paraId="35523B38" w14:textId="135E93EE" w:rsidR="0088090D" w:rsidRPr="008E01C5" w:rsidRDefault="00CA5988" w:rsidP="00DA6969">
      <w:pPr>
        <w:pStyle w:val="Compact"/>
        <w:numPr>
          <w:ilvl w:val="0"/>
          <w:numId w:val="24"/>
        </w:numPr>
        <w:rPr>
          <w:rFonts w:ascii="Calibri Light" w:hAnsi="Calibri Light" w:cs="Calibri Light"/>
          <w:sz w:val="22"/>
          <w:szCs w:val="22"/>
          <w:lang w:val="it-IT"/>
        </w:rPr>
      </w:pPr>
      <w:r w:rsidRPr="008E01C5">
        <w:rPr>
          <w:rFonts w:ascii="Calibri Light" w:hAnsi="Calibri Light" w:cs="Calibri Light"/>
          <w:b/>
          <w:sz w:val="22"/>
          <w:szCs w:val="22"/>
          <w:lang w:val="it-IT"/>
        </w:rPr>
        <w:t xml:space="preserve">Tipologia </w:t>
      </w:r>
      <w:r w:rsidR="00A3560B" w:rsidRPr="008E01C5">
        <w:rPr>
          <w:rFonts w:ascii="Calibri Light" w:hAnsi="Calibri Light" w:cs="Calibri Light"/>
          <w:b/>
          <w:sz w:val="22"/>
          <w:szCs w:val="22"/>
          <w:lang w:val="it-IT"/>
        </w:rPr>
        <w:t>Pratica</w:t>
      </w:r>
      <w:r w:rsidRPr="008E01C5">
        <w:rPr>
          <w:rFonts w:ascii="Calibri Light" w:hAnsi="Calibri Light" w:cs="Calibri Light"/>
          <w:b/>
          <w:sz w:val="22"/>
          <w:szCs w:val="22"/>
          <w:lang w:val="it-IT"/>
        </w:rPr>
        <w:t>:</w:t>
      </w:r>
      <w:r w:rsidRPr="008E01C5">
        <w:rPr>
          <w:rFonts w:ascii="Calibri Light" w:hAnsi="Calibri Light" w:cs="Calibri Light"/>
          <w:sz w:val="22"/>
          <w:szCs w:val="22"/>
          <w:lang w:val="it-IT"/>
        </w:rPr>
        <w:t xml:space="preserve"> </w:t>
      </w:r>
      <w:r w:rsidR="00A3560B" w:rsidRPr="008E01C5">
        <w:rPr>
          <w:rFonts w:ascii="Calibri Light" w:hAnsi="Calibri Light" w:cs="Calibri Light"/>
          <w:sz w:val="22"/>
          <w:szCs w:val="22"/>
          <w:lang w:val="it-IT"/>
        </w:rPr>
        <w:t>La</w:t>
      </w:r>
      <w:r w:rsidRPr="008E01C5">
        <w:rPr>
          <w:rFonts w:ascii="Calibri Light" w:hAnsi="Calibri Light" w:cs="Calibri Light"/>
          <w:sz w:val="22"/>
          <w:szCs w:val="22"/>
          <w:lang w:val="it-IT"/>
        </w:rPr>
        <w:t xml:space="preserve"> tipo</w:t>
      </w:r>
      <w:r w:rsidR="00A3560B" w:rsidRPr="008E01C5">
        <w:rPr>
          <w:rFonts w:ascii="Calibri Light" w:hAnsi="Calibri Light" w:cs="Calibri Light"/>
          <w:sz w:val="22"/>
          <w:szCs w:val="22"/>
          <w:lang w:val="it-IT"/>
        </w:rPr>
        <w:t>logia</w:t>
      </w:r>
      <w:r w:rsidRPr="008E01C5">
        <w:rPr>
          <w:rFonts w:ascii="Calibri Light" w:hAnsi="Calibri Light" w:cs="Calibri Light"/>
          <w:sz w:val="22"/>
          <w:szCs w:val="22"/>
          <w:lang w:val="it-IT"/>
        </w:rPr>
        <w:t xml:space="preserve"> d</w:t>
      </w:r>
      <w:r w:rsidR="00A3560B" w:rsidRPr="008E01C5">
        <w:rPr>
          <w:rFonts w:ascii="Calibri Light" w:hAnsi="Calibri Light" w:cs="Calibri Light"/>
          <w:sz w:val="22"/>
          <w:szCs w:val="22"/>
          <w:lang w:val="it-IT"/>
        </w:rPr>
        <w:t>ella pratica</w:t>
      </w:r>
      <w:r w:rsidRPr="008E01C5">
        <w:rPr>
          <w:rFonts w:ascii="Calibri Light" w:hAnsi="Calibri Light" w:cs="Calibri Light"/>
          <w:sz w:val="22"/>
          <w:szCs w:val="22"/>
          <w:lang w:val="it-IT"/>
        </w:rPr>
        <w:t xml:space="preserve"> (es. “Banca Agente”, “SACE Agent”)</w:t>
      </w:r>
      <w:r w:rsidR="00B73F91" w:rsidRPr="008E01C5">
        <w:rPr>
          <w:rFonts w:ascii="Calibri Light" w:hAnsi="Calibri Light" w:cs="Calibri Light"/>
          <w:sz w:val="22"/>
          <w:szCs w:val="22"/>
          <w:lang w:val="it-IT"/>
        </w:rPr>
        <w:t>, dato recuperato dal medesimo campo riferito alla tipologia pratica relativa alla pratica di censimento (individuabile tramite Tracking I</w:t>
      </w:r>
      <w:r w:rsidR="00B73F91">
        <w:rPr>
          <w:rFonts w:ascii="Calibri Light" w:hAnsi="Calibri Light" w:cs="Calibri Light"/>
          <w:sz w:val="22"/>
          <w:szCs w:val="22"/>
          <w:lang w:val="it-IT"/>
        </w:rPr>
        <w:t>D</w:t>
      </w:r>
      <w:r w:rsidR="00B73F91" w:rsidRPr="008E01C5">
        <w:rPr>
          <w:rFonts w:ascii="Calibri Light" w:hAnsi="Calibri Light" w:cs="Calibri Light"/>
          <w:sz w:val="22"/>
          <w:szCs w:val="22"/>
          <w:lang w:val="it-IT"/>
        </w:rPr>
        <w:t>)</w:t>
      </w:r>
    </w:p>
    <w:p w14:paraId="35523B3C" w14:textId="0FD1AC83" w:rsidR="0088090D" w:rsidRPr="008E01C5" w:rsidRDefault="00CA5988" w:rsidP="00DA6969">
      <w:pPr>
        <w:pStyle w:val="Compact"/>
        <w:numPr>
          <w:ilvl w:val="0"/>
          <w:numId w:val="24"/>
        </w:numPr>
        <w:rPr>
          <w:rFonts w:ascii="Calibri Light" w:hAnsi="Calibri Light" w:cs="Calibri Light"/>
          <w:sz w:val="22"/>
          <w:szCs w:val="22"/>
          <w:lang w:val="it-IT"/>
        </w:rPr>
      </w:pPr>
      <w:r w:rsidRPr="008E01C5">
        <w:rPr>
          <w:rFonts w:ascii="Calibri Light" w:hAnsi="Calibri Light" w:cs="Calibri Light"/>
          <w:b/>
          <w:sz w:val="22"/>
          <w:szCs w:val="22"/>
          <w:lang w:val="it-IT"/>
        </w:rPr>
        <w:t>Tipologia:</w:t>
      </w:r>
      <w:r w:rsidRPr="008E01C5">
        <w:rPr>
          <w:rFonts w:ascii="Calibri Light" w:hAnsi="Calibri Light" w:cs="Calibri Light"/>
          <w:sz w:val="22"/>
          <w:szCs w:val="22"/>
          <w:lang w:val="it-IT"/>
        </w:rPr>
        <w:t xml:space="preserve"> Il tipo specifico </w:t>
      </w:r>
      <w:r w:rsidR="00DE2995" w:rsidRPr="008E01C5">
        <w:rPr>
          <w:rFonts w:ascii="Calibri Light" w:hAnsi="Calibri Light" w:cs="Calibri Light"/>
          <w:sz w:val="22"/>
          <w:szCs w:val="22"/>
          <w:lang w:val="it-IT"/>
        </w:rPr>
        <w:t xml:space="preserve">di covenant </w:t>
      </w:r>
      <w:r w:rsidRPr="008E01C5">
        <w:rPr>
          <w:rFonts w:ascii="Calibri Light" w:hAnsi="Calibri Light" w:cs="Calibri Light"/>
          <w:sz w:val="22"/>
          <w:szCs w:val="22"/>
          <w:lang w:val="it-IT"/>
        </w:rPr>
        <w:t>(es. “Leverage Ratio”, “</w:t>
      </w:r>
      <w:r w:rsidR="003E635A">
        <w:rPr>
          <w:rFonts w:ascii="Calibri Light" w:hAnsi="Calibri Light" w:cs="Calibri Light"/>
          <w:sz w:val="22"/>
          <w:szCs w:val="22"/>
          <w:lang w:val="it-IT"/>
        </w:rPr>
        <w:t>Gearing Ratio</w:t>
      </w:r>
      <w:r w:rsidRPr="008E01C5">
        <w:rPr>
          <w:rFonts w:ascii="Calibri Light" w:hAnsi="Calibri Light" w:cs="Calibri Light"/>
          <w:sz w:val="22"/>
          <w:szCs w:val="22"/>
          <w:lang w:val="it-IT"/>
        </w:rPr>
        <w:t>”)</w:t>
      </w:r>
    </w:p>
    <w:p w14:paraId="35523B3D" w14:textId="601D6F55" w:rsidR="0088090D" w:rsidRPr="008E01C5" w:rsidRDefault="00CA5988" w:rsidP="00DA6969">
      <w:pPr>
        <w:pStyle w:val="Compact"/>
        <w:numPr>
          <w:ilvl w:val="0"/>
          <w:numId w:val="24"/>
        </w:numPr>
        <w:rPr>
          <w:rFonts w:ascii="Calibri Light" w:hAnsi="Calibri Light" w:cs="Calibri Light"/>
          <w:sz w:val="22"/>
          <w:szCs w:val="22"/>
          <w:lang w:val="it-IT"/>
        </w:rPr>
      </w:pPr>
      <w:r w:rsidRPr="008E01C5">
        <w:rPr>
          <w:rFonts w:ascii="Calibri Light" w:hAnsi="Calibri Light" w:cs="Calibri Light"/>
          <w:b/>
          <w:sz w:val="22"/>
          <w:szCs w:val="22"/>
          <w:lang w:val="it-IT"/>
        </w:rPr>
        <w:t>ID Evento di Monitoraggi</w:t>
      </w:r>
      <w:r w:rsidR="00DE2995" w:rsidRPr="008E01C5">
        <w:rPr>
          <w:rFonts w:ascii="Calibri Light" w:hAnsi="Calibri Light" w:cs="Calibri Light"/>
          <w:b/>
          <w:sz w:val="22"/>
          <w:szCs w:val="22"/>
          <w:lang w:val="it-IT"/>
        </w:rPr>
        <w:t>o</w:t>
      </w:r>
      <w:r w:rsidRPr="008E01C5">
        <w:rPr>
          <w:rFonts w:ascii="Calibri Light" w:hAnsi="Calibri Light" w:cs="Calibri Light"/>
          <w:b/>
          <w:sz w:val="22"/>
          <w:szCs w:val="22"/>
          <w:lang w:val="it-IT"/>
        </w:rPr>
        <w:t>:</w:t>
      </w:r>
      <w:r w:rsidRPr="008E01C5">
        <w:rPr>
          <w:rFonts w:ascii="Calibri Light" w:hAnsi="Calibri Light" w:cs="Calibri Light"/>
          <w:sz w:val="22"/>
          <w:szCs w:val="22"/>
          <w:lang w:val="it-IT"/>
        </w:rPr>
        <w:t xml:space="preserve"> L’identificativo dell’evento di monitoraggio</w:t>
      </w:r>
      <w:r w:rsidR="00C75008">
        <w:rPr>
          <w:rFonts w:ascii="Calibri Light" w:hAnsi="Calibri Light" w:cs="Calibri Light"/>
          <w:sz w:val="22"/>
          <w:szCs w:val="22"/>
          <w:lang w:val="it-IT"/>
        </w:rPr>
        <w:t xml:space="preserve">: ID costruito da ID Pratica di monitoraggio + ID Covenant + ID Evento (Esempio il quarto monitoraggio del secondo Covenant della Terza pratica sarà </w:t>
      </w:r>
      <w:r w:rsidR="002C587A">
        <w:rPr>
          <w:rFonts w:ascii="Calibri Light" w:hAnsi="Calibri Light" w:cs="Calibri Light"/>
          <w:sz w:val="22"/>
          <w:szCs w:val="22"/>
          <w:lang w:val="it-IT"/>
        </w:rPr>
        <w:t>M</w:t>
      </w:r>
      <w:r w:rsidR="00C75008">
        <w:rPr>
          <w:rFonts w:ascii="Calibri Light" w:hAnsi="Calibri Light" w:cs="Calibri Light"/>
          <w:sz w:val="22"/>
          <w:szCs w:val="22"/>
          <w:lang w:val="it-IT"/>
        </w:rPr>
        <w:t>3C2</w:t>
      </w:r>
      <w:r w:rsidR="002C587A">
        <w:rPr>
          <w:rFonts w:ascii="Calibri Light" w:hAnsi="Calibri Light" w:cs="Calibri Light"/>
          <w:sz w:val="22"/>
          <w:szCs w:val="22"/>
          <w:lang w:val="it-IT"/>
        </w:rPr>
        <w:t>E</w:t>
      </w:r>
      <w:r w:rsidR="00F06B8C">
        <w:rPr>
          <w:rFonts w:ascii="Calibri Light" w:hAnsi="Calibri Light" w:cs="Calibri Light"/>
          <w:sz w:val="22"/>
          <w:szCs w:val="22"/>
          <w:lang w:val="it-IT"/>
        </w:rPr>
        <w:t>4)</w:t>
      </w:r>
    </w:p>
    <w:p w14:paraId="35523B3E" w14:textId="77777777" w:rsidR="0088090D" w:rsidRPr="00C75008" w:rsidRDefault="00CA5988" w:rsidP="00DA6969">
      <w:pPr>
        <w:pStyle w:val="Compact"/>
        <w:numPr>
          <w:ilvl w:val="0"/>
          <w:numId w:val="24"/>
        </w:numPr>
        <w:rPr>
          <w:rFonts w:ascii="Calibri Light" w:hAnsi="Calibri Light" w:cs="Calibri Light"/>
          <w:sz w:val="22"/>
          <w:szCs w:val="22"/>
          <w:lang w:val="it-IT"/>
        </w:rPr>
      </w:pPr>
      <w:r w:rsidRPr="008E01C5">
        <w:rPr>
          <w:rFonts w:ascii="Calibri Light" w:hAnsi="Calibri Light" w:cs="Calibri Light"/>
          <w:b/>
          <w:sz w:val="22"/>
          <w:szCs w:val="22"/>
          <w:lang w:val="it-IT"/>
        </w:rPr>
        <w:t>Data di riferimento:</w:t>
      </w:r>
      <w:r w:rsidRPr="008E01C5">
        <w:rPr>
          <w:rFonts w:ascii="Calibri Light" w:hAnsi="Calibri Light" w:cs="Calibri Light"/>
          <w:sz w:val="22"/>
          <w:szCs w:val="22"/>
          <w:lang w:val="it-IT"/>
        </w:rPr>
        <w:t xml:space="preserve"> La data a cui si riferisce il monitoraggio (es. </w:t>
      </w:r>
      <w:r w:rsidRPr="00C75008">
        <w:rPr>
          <w:rFonts w:ascii="Calibri Light" w:hAnsi="Calibri Light" w:cs="Calibri Light"/>
          <w:sz w:val="22"/>
          <w:szCs w:val="22"/>
          <w:lang w:val="it-IT"/>
        </w:rPr>
        <w:t>“14/02/2025”)</w:t>
      </w:r>
    </w:p>
    <w:p w14:paraId="35523B3F" w14:textId="077EE02B" w:rsidR="0088090D" w:rsidRPr="008E01C5" w:rsidRDefault="00CA5988" w:rsidP="00DA6969">
      <w:pPr>
        <w:pStyle w:val="Compact"/>
        <w:numPr>
          <w:ilvl w:val="0"/>
          <w:numId w:val="24"/>
        </w:numPr>
        <w:rPr>
          <w:rFonts w:ascii="Calibri Light" w:hAnsi="Calibri Light" w:cs="Calibri Light"/>
          <w:sz w:val="22"/>
          <w:szCs w:val="22"/>
          <w:lang w:val="it-IT"/>
        </w:rPr>
      </w:pPr>
      <w:r w:rsidRPr="008E01C5">
        <w:rPr>
          <w:rFonts w:ascii="Calibri Light" w:hAnsi="Calibri Light" w:cs="Calibri Light"/>
          <w:b/>
          <w:sz w:val="22"/>
          <w:szCs w:val="22"/>
          <w:lang w:val="it-IT"/>
        </w:rPr>
        <w:t>Scadenza Monitoraggi</w:t>
      </w:r>
      <w:r w:rsidR="00574098" w:rsidRPr="008E01C5">
        <w:rPr>
          <w:rFonts w:ascii="Calibri Light" w:hAnsi="Calibri Light" w:cs="Calibri Light"/>
          <w:b/>
          <w:sz w:val="22"/>
          <w:szCs w:val="22"/>
          <w:lang w:val="it-IT"/>
        </w:rPr>
        <w:t>o</w:t>
      </w:r>
      <w:r w:rsidRPr="008E01C5">
        <w:rPr>
          <w:rFonts w:ascii="Calibri Light" w:hAnsi="Calibri Light" w:cs="Calibri Light"/>
          <w:b/>
          <w:sz w:val="22"/>
          <w:szCs w:val="22"/>
          <w:lang w:val="it-IT"/>
        </w:rPr>
        <w:t>:</w:t>
      </w:r>
      <w:r w:rsidRPr="008E01C5">
        <w:rPr>
          <w:rFonts w:ascii="Calibri Light" w:hAnsi="Calibri Light" w:cs="Calibri Light"/>
          <w:sz w:val="22"/>
          <w:szCs w:val="22"/>
          <w:lang w:val="it-IT"/>
        </w:rPr>
        <w:t xml:space="preserve"> La data entro cui il monitoraggio doveva essere completato (es. “14/03/2025”)</w:t>
      </w:r>
    </w:p>
    <w:p w14:paraId="35523B40" w14:textId="01F3CC33" w:rsidR="0088090D" w:rsidRPr="008E01C5" w:rsidRDefault="00CA5988" w:rsidP="00DA6969">
      <w:pPr>
        <w:pStyle w:val="Compact"/>
        <w:numPr>
          <w:ilvl w:val="0"/>
          <w:numId w:val="24"/>
        </w:numPr>
        <w:rPr>
          <w:rFonts w:ascii="Calibri Light" w:hAnsi="Calibri Light" w:cs="Calibri Light"/>
          <w:sz w:val="22"/>
          <w:szCs w:val="22"/>
          <w:lang w:val="it-IT"/>
        </w:rPr>
      </w:pPr>
      <w:r w:rsidRPr="008E01C5">
        <w:rPr>
          <w:rFonts w:ascii="Calibri Light" w:hAnsi="Calibri Light" w:cs="Calibri Light"/>
          <w:b/>
          <w:sz w:val="22"/>
          <w:szCs w:val="22"/>
          <w:lang w:val="it-IT"/>
        </w:rPr>
        <w:t xml:space="preserve">Giorni </w:t>
      </w:r>
      <w:r w:rsidR="0089252C" w:rsidRPr="008E01C5">
        <w:rPr>
          <w:rFonts w:ascii="Calibri Light" w:hAnsi="Calibri Light" w:cs="Calibri Light"/>
          <w:b/>
          <w:sz w:val="22"/>
          <w:szCs w:val="22"/>
          <w:lang w:val="it-IT"/>
        </w:rPr>
        <w:t>al prossimo monitoraggio</w:t>
      </w:r>
      <w:r w:rsidRPr="008E01C5">
        <w:rPr>
          <w:rFonts w:ascii="Calibri Light" w:hAnsi="Calibri Light" w:cs="Calibri Light"/>
          <w:b/>
          <w:sz w:val="22"/>
          <w:szCs w:val="22"/>
          <w:lang w:val="it-IT"/>
        </w:rPr>
        <w:t>:</w:t>
      </w:r>
      <w:r w:rsidRPr="008E01C5">
        <w:rPr>
          <w:rFonts w:ascii="Calibri Light" w:hAnsi="Calibri Light" w:cs="Calibri Light"/>
          <w:sz w:val="22"/>
          <w:szCs w:val="22"/>
          <w:lang w:val="it-IT"/>
        </w:rPr>
        <w:t xml:space="preserve"> Il numero di giorni di ritardo rispetto alla scadenza</w:t>
      </w:r>
      <w:r w:rsidR="0089252C" w:rsidRPr="008E01C5">
        <w:rPr>
          <w:rFonts w:ascii="Calibri Light" w:hAnsi="Calibri Light" w:cs="Calibri Light"/>
          <w:sz w:val="22"/>
          <w:szCs w:val="22"/>
          <w:lang w:val="it-IT"/>
        </w:rPr>
        <w:t xml:space="preserve">, indicato in negativo </w:t>
      </w:r>
      <w:r w:rsidRPr="008E01C5">
        <w:rPr>
          <w:rFonts w:ascii="Calibri Light" w:hAnsi="Calibri Light" w:cs="Calibri Light"/>
          <w:sz w:val="22"/>
          <w:szCs w:val="22"/>
          <w:lang w:val="it-IT"/>
        </w:rPr>
        <w:t>(es. “</w:t>
      </w:r>
      <w:r w:rsidR="00926449" w:rsidRPr="008E01C5">
        <w:rPr>
          <w:rFonts w:ascii="Calibri Light" w:hAnsi="Calibri Light" w:cs="Calibri Light"/>
          <w:sz w:val="22"/>
          <w:szCs w:val="22"/>
          <w:lang w:val="it-IT"/>
        </w:rPr>
        <w:t>-</w:t>
      </w:r>
      <w:r w:rsidRPr="008E01C5">
        <w:rPr>
          <w:rFonts w:ascii="Calibri Light" w:hAnsi="Calibri Light" w:cs="Calibri Light"/>
          <w:sz w:val="22"/>
          <w:szCs w:val="22"/>
          <w:lang w:val="it-IT"/>
        </w:rPr>
        <w:t>10” giorni)</w:t>
      </w:r>
      <w:r w:rsidR="00574098" w:rsidRPr="008E01C5">
        <w:rPr>
          <w:rFonts w:ascii="Calibri Light" w:hAnsi="Calibri Light" w:cs="Calibri Light"/>
          <w:sz w:val="22"/>
          <w:szCs w:val="22"/>
          <w:lang w:val="it-IT"/>
        </w:rPr>
        <w:t xml:space="preserve"> in quanto riferito a monitoraggi scaduti (nel caso di covenant fuori soglia</w:t>
      </w:r>
      <w:r w:rsidR="007F6B26" w:rsidRPr="008E01C5">
        <w:rPr>
          <w:rFonts w:ascii="Calibri Light" w:hAnsi="Calibri Light" w:cs="Calibri Light"/>
          <w:sz w:val="22"/>
          <w:szCs w:val="22"/>
          <w:lang w:val="it-IT"/>
        </w:rPr>
        <w:t xml:space="preserve"> tale campo sarà visualizzato con un “-“)</w:t>
      </w:r>
    </w:p>
    <w:p w14:paraId="35523B41" w14:textId="7EA2CA7B" w:rsidR="0088090D" w:rsidRPr="008E01C5" w:rsidRDefault="00CA5988" w:rsidP="00DA6969">
      <w:pPr>
        <w:pStyle w:val="Compact"/>
        <w:numPr>
          <w:ilvl w:val="0"/>
          <w:numId w:val="24"/>
        </w:numPr>
        <w:rPr>
          <w:rFonts w:ascii="Calibri Light" w:hAnsi="Calibri Light" w:cs="Calibri Light"/>
          <w:sz w:val="22"/>
          <w:szCs w:val="22"/>
          <w:lang w:val="it-IT"/>
        </w:rPr>
      </w:pPr>
      <w:r w:rsidRPr="008E01C5">
        <w:rPr>
          <w:rFonts w:ascii="Calibri Light" w:hAnsi="Calibri Light" w:cs="Calibri Light"/>
          <w:b/>
          <w:sz w:val="22"/>
          <w:szCs w:val="22"/>
          <w:lang w:val="it-IT"/>
        </w:rPr>
        <w:t>Stato Evento di Monitoraggi:</w:t>
      </w:r>
      <w:r w:rsidRPr="008E01C5">
        <w:rPr>
          <w:rFonts w:ascii="Calibri Light" w:hAnsi="Calibri Light" w:cs="Calibri Light"/>
          <w:sz w:val="22"/>
          <w:szCs w:val="22"/>
          <w:lang w:val="it-IT"/>
        </w:rPr>
        <w:t xml:space="preserve"> Lo stato attuale, visualizzato con un punto colorato rosso (●) accanto a “Monitoraggio Scaduto”</w:t>
      </w:r>
      <w:r w:rsidR="00122FAE" w:rsidRPr="008E01C5">
        <w:rPr>
          <w:rFonts w:ascii="Calibri Light" w:hAnsi="Calibri Light" w:cs="Calibri Light"/>
          <w:sz w:val="22"/>
          <w:szCs w:val="22"/>
          <w:lang w:val="it-IT"/>
        </w:rPr>
        <w:t xml:space="preserve"> (la label sarà “Monitoraggio fuori soglia” in caso di covenant con monitoraggio non in linea </w:t>
      </w:r>
      <w:r w:rsidR="00484244" w:rsidRPr="008E01C5">
        <w:rPr>
          <w:rFonts w:ascii="Calibri Light" w:hAnsi="Calibri Light" w:cs="Calibri Light"/>
          <w:sz w:val="22"/>
          <w:szCs w:val="22"/>
          <w:lang w:val="it-IT"/>
        </w:rPr>
        <w:t>rispetto al valore target estratto dal contratto di finanziamento)</w:t>
      </w:r>
    </w:p>
    <w:p w14:paraId="35523B42" w14:textId="5B4C9DDF" w:rsidR="0088090D" w:rsidRPr="008E01C5" w:rsidRDefault="00CA5988" w:rsidP="00DA6969">
      <w:pPr>
        <w:pStyle w:val="Compact"/>
        <w:numPr>
          <w:ilvl w:val="0"/>
          <w:numId w:val="24"/>
        </w:numPr>
        <w:rPr>
          <w:rFonts w:ascii="Calibri Light" w:hAnsi="Calibri Light" w:cs="Calibri Light"/>
          <w:sz w:val="22"/>
          <w:szCs w:val="22"/>
          <w:lang w:val="it-IT"/>
        </w:rPr>
      </w:pPr>
      <w:r w:rsidRPr="008E01C5">
        <w:rPr>
          <w:rFonts w:ascii="Calibri Light" w:hAnsi="Calibri Light" w:cs="Calibri Light"/>
          <w:b/>
          <w:sz w:val="22"/>
          <w:szCs w:val="22"/>
          <w:lang w:val="it-IT"/>
        </w:rPr>
        <w:t>Azione:</w:t>
      </w:r>
      <w:r w:rsidRPr="008E01C5">
        <w:rPr>
          <w:rFonts w:ascii="Calibri Light" w:hAnsi="Calibri Light" w:cs="Calibri Light"/>
          <w:sz w:val="22"/>
          <w:szCs w:val="22"/>
          <w:lang w:val="it-IT"/>
        </w:rPr>
        <w:t xml:space="preserve"> Un link “Salta monitoraggio” </w:t>
      </w:r>
      <w:r w:rsidR="006B708B" w:rsidRPr="008E01C5">
        <w:rPr>
          <w:rFonts w:ascii="Calibri Light" w:hAnsi="Calibri Light" w:cs="Calibri Light"/>
          <w:sz w:val="22"/>
          <w:szCs w:val="22"/>
          <w:lang w:val="it-IT"/>
        </w:rPr>
        <w:t xml:space="preserve">/ “Ignora Soglia” </w:t>
      </w:r>
      <w:r w:rsidRPr="008E01C5">
        <w:rPr>
          <w:rFonts w:ascii="Calibri Light" w:hAnsi="Calibri Light" w:cs="Calibri Light"/>
          <w:sz w:val="22"/>
          <w:szCs w:val="22"/>
          <w:lang w:val="it-IT"/>
        </w:rPr>
        <w:t>che consente all’utente di richiedere un’eccezione</w:t>
      </w:r>
      <w:r w:rsidR="006B708B" w:rsidRPr="008E01C5" w:rsidDel="006B708B">
        <w:rPr>
          <w:rFonts w:ascii="Calibri Light" w:hAnsi="Calibri Light" w:cs="Calibri Light"/>
          <w:sz w:val="22"/>
          <w:szCs w:val="22"/>
          <w:lang w:val="it-IT"/>
        </w:rPr>
        <w:t xml:space="preserve"> </w:t>
      </w:r>
      <w:r w:rsidR="00572BF6">
        <w:rPr>
          <w:rFonts w:ascii="Calibri Light" w:hAnsi="Calibri Light" w:cs="Calibri Light"/>
          <w:sz w:val="22"/>
          <w:szCs w:val="22"/>
          <w:lang w:val="it-IT"/>
        </w:rPr>
        <w:t xml:space="preserve"> (funzionalità descritta successivamente)</w:t>
      </w:r>
    </w:p>
    <w:p w14:paraId="5C950DFD" w14:textId="77777777" w:rsidR="00BA79C9" w:rsidRPr="008E01C5" w:rsidRDefault="00BA79C9" w:rsidP="00BA79C9">
      <w:pPr>
        <w:pStyle w:val="Compact"/>
        <w:rPr>
          <w:rFonts w:ascii="Calibri Light" w:hAnsi="Calibri Light" w:cs="Calibri Light"/>
          <w:sz w:val="22"/>
          <w:szCs w:val="22"/>
          <w:lang w:val="it-IT"/>
        </w:rPr>
      </w:pPr>
    </w:p>
    <w:p w14:paraId="3CE43715" w14:textId="742B2AD0" w:rsidR="00BA79C9" w:rsidRPr="008E01C5" w:rsidRDefault="00BA79C9" w:rsidP="00BA79C9">
      <w:pPr>
        <w:pStyle w:val="Compact"/>
        <w:rPr>
          <w:rFonts w:ascii="Calibri Light" w:hAnsi="Calibri Light" w:cs="Calibri Light"/>
          <w:sz w:val="22"/>
          <w:szCs w:val="22"/>
          <w:lang w:val="it-IT"/>
        </w:rPr>
      </w:pPr>
      <w:r w:rsidRPr="008E01C5">
        <w:rPr>
          <w:rFonts w:ascii="Calibri Light" w:hAnsi="Calibri Light" w:cs="Calibri Light"/>
          <w:b/>
          <w:sz w:val="22"/>
          <w:szCs w:val="22"/>
          <w:lang w:val="it-IT"/>
        </w:rPr>
        <w:t>NB</w:t>
      </w:r>
      <w:r w:rsidRPr="008E01C5">
        <w:rPr>
          <w:rFonts w:ascii="Calibri Light" w:hAnsi="Calibri Light" w:cs="Calibri Light"/>
          <w:sz w:val="22"/>
          <w:szCs w:val="22"/>
          <w:lang w:val="it-IT"/>
        </w:rPr>
        <w:t>.</w:t>
      </w:r>
      <w:r w:rsidR="00841E46" w:rsidRPr="008E01C5">
        <w:rPr>
          <w:rFonts w:ascii="Calibri Light" w:hAnsi="Calibri Light" w:cs="Calibri Light"/>
          <w:sz w:val="22"/>
          <w:szCs w:val="22"/>
          <w:lang w:val="it-IT"/>
        </w:rPr>
        <w:t xml:space="preserve"> L</w:t>
      </w:r>
      <w:r w:rsidR="00226CFF" w:rsidRPr="008E01C5">
        <w:rPr>
          <w:rFonts w:ascii="Calibri Light" w:hAnsi="Calibri Light" w:cs="Calibri Light"/>
          <w:sz w:val="22"/>
          <w:szCs w:val="22"/>
          <w:lang w:val="it-IT"/>
        </w:rPr>
        <w:t xml:space="preserve">e </w:t>
      </w:r>
      <w:r w:rsidRPr="008E01C5">
        <w:rPr>
          <w:rFonts w:ascii="Calibri Light" w:hAnsi="Calibri Light" w:cs="Calibri Light"/>
          <w:sz w:val="22"/>
          <w:szCs w:val="22"/>
          <w:lang w:val="it-IT"/>
        </w:rPr>
        <w:t>pratic</w:t>
      </w:r>
      <w:r w:rsidR="00841E46" w:rsidRPr="008E01C5">
        <w:rPr>
          <w:rFonts w:ascii="Calibri Light" w:hAnsi="Calibri Light" w:cs="Calibri Light"/>
          <w:sz w:val="22"/>
          <w:szCs w:val="22"/>
          <w:lang w:val="it-IT"/>
        </w:rPr>
        <w:t>he</w:t>
      </w:r>
      <w:r w:rsidRPr="008E01C5">
        <w:rPr>
          <w:rFonts w:ascii="Calibri Light" w:hAnsi="Calibri Light" w:cs="Calibri Light"/>
          <w:sz w:val="22"/>
          <w:szCs w:val="22"/>
          <w:lang w:val="it-IT"/>
        </w:rPr>
        <w:t xml:space="preserve"> eredita</w:t>
      </w:r>
      <w:r w:rsidR="00841E46" w:rsidRPr="008E01C5">
        <w:rPr>
          <w:rFonts w:ascii="Calibri Light" w:hAnsi="Calibri Light" w:cs="Calibri Light"/>
          <w:sz w:val="22"/>
          <w:szCs w:val="22"/>
          <w:lang w:val="it-IT"/>
        </w:rPr>
        <w:t>no</w:t>
      </w:r>
      <w:r w:rsidRPr="008E01C5">
        <w:rPr>
          <w:rFonts w:ascii="Calibri Light" w:hAnsi="Calibri Light" w:cs="Calibri Light"/>
          <w:sz w:val="22"/>
          <w:szCs w:val="22"/>
          <w:lang w:val="it-IT"/>
        </w:rPr>
        <w:t xml:space="preserve"> il flag </w:t>
      </w:r>
      <w:r w:rsidR="00841E46" w:rsidRPr="008E01C5">
        <w:rPr>
          <w:rFonts w:ascii="Calibri Light" w:hAnsi="Calibri Light" w:cs="Calibri Light"/>
          <w:sz w:val="22"/>
          <w:szCs w:val="22"/>
          <w:lang w:val="it-IT"/>
        </w:rPr>
        <w:t>“Watchlist</w:t>
      </w:r>
      <w:r w:rsidR="00690CED" w:rsidRPr="008E01C5">
        <w:rPr>
          <w:rFonts w:ascii="Calibri Light" w:hAnsi="Calibri Light" w:cs="Calibri Light"/>
          <w:sz w:val="22"/>
          <w:szCs w:val="22"/>
          <w:lang w:val="it-IT"/>
        </w:rPr>
        <w:t>/</w:t>
      </w:r>
      <w:r w:rsidRPr="008E01C5">
        <w:rPr>
          <w:rFonts w:ascii="Calibri Light" w:hAnsi="Calibri Light" w:cs="Calibri Light"/>
          <w:sz w:val="22"/>
          <w:szCs w:val="22"/>
          <w:lang w:val="it-IT"/>
        </w:rPr>
        <w:t>Dati sensibili" selezionato durante</w:t>
      </w:r>
      <w:r w:rsidR="00141A4B" w:rsidRPr="008E01C5">
        <w:rPr>
          <w:rFonts w:ascii="Calibri Light" w:hAnsi="Calibri Light" w:cs="Calibri Light"/>
          <w:sz w:val="22"/>
          <w:szCs w:val="22"/>
          <w:lang w:val="it-IT"/>
        </w:rPr>
        <w:t xml:space="preserve"> l’apertura </w:t>
      </w:r>
      <w:r w:rsidR="00226CFF" w:rsidRPr="008E01C5">
        <w:rPr>
          <w:rFonts w:ascii="Calibri Light" w:hAnsi="Calibri Light" w:cs="Calibri Light"/>
          <w:sz w:val="22"/>
          <w:szCs w:val="22"/>
          <w:lang w:val="it-IT"/>
        </w:rPr>
        <w:t>della pratica nella fase di</w:t>
      </w:r>
      <w:r w:rsidRPr="008E01C5">
        <w:rPr>
          <w:rFonts w:ascii="Calibri Light" w:hAnsi="Calibri Light" w:cs="Calibri Light"/>
          <w:sz w:val="22"/>
          <w:szCs w:val="22"/>
          <w:lang w:val="it-IT"/>
        </w:rPr>
        <w:t xml:space="preserve"> censimento</w:t>
      </w:r>
      <w:r w:rsidR="00226CFF" w:rsidRPr="008E01C5">
        <w:rPr>
          <w:rFonts w:ascii="Calibri Light" w:hAnsi="Calibri Light" w:cs="Calibri Light"/>
          <w:sz w:val="22"/>
          <w:szCs w:val="22"/>
          <w:lang w:val="it-IT"/>
        </w:rPr>
        <w:t xml:space="preserve">. Tale </w:t>
      </w:r>
      <w:r w:rsidR="00CE04D1" w:rsidRPr="008E01C5">
        <w:rPr>
          <w:rFonts w:ascii="Calibri Light" w:hAnsi="Calibri Light" w:cs="Calibri Light"/>
          <w:sz w:val="22"/>
          <w:szCs w:val="22"/>
          <w:lang w:val="it-IT"/>
        </w:rPr>
        <w:t>aspetto deve essere mantenuto non solo per la presente tabella ma per tutte quelle previste nella fase di monitoraggio</w:t>
      </w:r>
    </w:p>
    <w:p w14:paraId="6E7C3EB3" w14:textId="77777777" w:rsidR="00BA79C9" w:rsidRPr="008E01C5" w:rsidRDefault="00BA79C9" w:rsidP="00BA79C9">
      <w:pPr>
        <w:pStyle w:val="Compact"/>
        <w:rPr>
          <w:rFonts w:ascii="Calibri Light" w:hAnsi="Calibri Light" w:cs="Calibri Light"/>
          <w:sz w:val="22"/>
          <w:szCs w:val="22"/>
          <w:lang w:val="it-IT"/>
        </w:rPr>
      </w:pPr>
    </w:p>
    <w:p w14:paraId="35523B43" w14:textId="77777777" w:rsidR="0088090D" w:rsidRPr="008E01C5" w:rsidRDefault="00CA5988">
      <w:pPr>
        <w:pStyle w:val="Heading4"/>
        <w:rPr>
          <w:rFonts w:ascii="Calibri Light" w:hAnsi="Calibri Light" w:cs="Calibri Light"/>
          <w:sz w:val="22"/>
          <w:szCs w:val="22"/>
          <w:lang w:val="it-IT"/>
        </w:rPr>
      </w:pPr>
      <w:bookmarkStart w:id="655" w:name="comportamento-e-interattività"/>
      <w:bookmarkEnd w:id="653"/>
      <w:r w:rsidRPr="008E01C5">
        <w:rPr>
          <w:rFonts w:ascii="Calibri Light" w:hAnsi="Calibri Light" w:cs="Calibri Light"/>
          <w:sz w:val="22"/>
          <w:szCs w:val="22"/>
          <w:lang w:val="it-IT"/>
        </w:rPr>
        <w:t>Comportamento e Interattività</w:t>
      </w:r>
    </w:p>
    <w:p w14:paraId="35523B44" w14:textId="766EA2DA" w:rsidR="0088090D" w:rsidRPr="008E01C5" w:rsidRDefault="00CA5988">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La tabella nella dashboard mostra un massimo di</w:t>
      </w:r>
      <w:r w:rsidR="00926449" w:rsidRPr="008E01C5">
        <w:rPr>
          <w:rFonts w:ascii="Calibri Light" w:hAnsi="Calibri Light" w:cs="Calibri Light"/>
          <w:sz w:val="22"/>
          <w:szCs w:val="22"/>
          <w:lang w:val="it-IT"/>
        </w:rPr>
        <w:t xml:space="preserve"> </w:t>
      </w:r>
      <w:r w:rsidR="00926449" w:rsidRPr="00461640">
        <w:rPr>
          <w:rFonts w:ascii="Calibri Light" w:hAnsi="Calibri Light" w:cs="Calibri Light"/>
          <w:sz w:val="22"/>
          <w:szCs w:val="22"/>
          <w:lang w:val="it-IT"/>
        </w:rPr>
        <w:t>5</w:t>
      </w:r>
      <w:r w:rsidRPr="008E01C5">
        <w:rPr>
          <w:rFonts w:ascii="Calibri Light" w:hAnsi="Calibri Light" w:cs="Calibri Light"/>
          <w:sz w:val="22"/>
          <w:szCs w:val="22"/>
          <w:lang w:val="it-IT"/>
        </w:rPr>
        <w:t xml:space="preserve"> righe per mantenere la pagina leggibile. Se ci sono più di </w:t>
      </w:r>
      <w:r w:rsidR="00926449" w:rsidRPr="008E01C5">
        <w:rPr>
          <w:rFonts w:ascii="Calibri Light" w:hAnsi="Calibri Light" w:cs="Calibri Light"/>
          <w:sz w:val="22"/>
          <w:szCs w:val="22"/>
          <w:lang w:val="it-IT"/>
        </w:rPr>
        <w:t>5</w:t>
      </w:r>
      <w:r w:rsidRPr="008E01C5">
        <w:rPr>
          <w:rFonts w:ascii="Calibri Light" w:hAnsi="Calibri Light" w:cs="Calibri Light"/>
          <w:sz w:val="22"/>
          <w:szCs w:val="22"/>
          <w:lang w:val="it-IT"/>
        </w:rPr>
        <w:t xml:space="preserve"> monitoraggi scaduti, è presente un controllo di paginazione “&lt;&lt; Pagina 1 &gt;&gt;” che consente di navigare tra le pagine.</w:t>
      </w:r>
    </w:p>
    <w:p w14:paraId="35523B45" w14:textId="77777777" w:rsidR="0088090D" w:rsidRPr="008E01C5" w:rsidRDefault="00CA5988">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Le colonne sono ordinabili: cliccando sull’intestazione di una colonna, la tabella si ordina per quella colonna. L’ordinamento predefinito è per “Giorni di ritardo” in ordine decrescente (i monitoraggi più scaduti in alto).</w:t>
      </w:r>
    </w:p>
    <w:p w14:paraId="1E462482" w14:textId="2B7C6F77" w:rsidR="00F75DC7" w:rsidRPr="008E01C5" w:rsidRDefault="00E46AC4" w:rsidP="00F75DC7">
      <w:pPr>
        <w:pStyle w:val="Heading3"/>
        <w:rPr>
          <w:rFonts w:ascii="Calibri Light" w:hAnsi="Calibri Light" w:cs="Calibri Light"/>
          <w:sz w:val="22"/>
          <w:szCs w:val="22"/>
          <w:lang w:val="it-IT"/>
        </w:rPr>
      </w:pPr>
      <w:bookmarkStart w:id="656" w:name="_Toc227849781"/>
      <w:r>
        <w:rPr>
          <w:rFonts w:ascii="Calibri Light" w:hAnsi="Calibri Light" w:cs="Calibri Light"/>
          <w:sz w:val="22"/>
          <w:szCs w:val="22"/>
          <w:lang w:val="it-IT"/>
        </w:rPr>
        <w:t>8</w:t>
      </w:r>
      <w:r w:rsidR="00F75DC7" w:rsidRPr="008E01C5">
        <w:rPr>
          <w:rFonts w:ascii="Calibri Light" w:hAnsi="Calibri Light" w:cs="Calibri Light"/>
          <w:sz w:val="22"/>
          <w:szCs w:val="22"/>
          <w:lang w:val="it-IT"/>
        </w:rPr>
        <w:t>.4.1 Pagina Monitoraggi Scaduti - Descrizione Generale e Accesso</w:t>
      </w:r>
      <w:bookmarkEnd w:id="656"/>
    </w:p>
    <w:p w14:paraId="03F34A33" w14:textId="314E731D" w:rsidR="00F75DC7" w:rsidRPr="008E01C5" w:rsidRDefault="00F75DC7" w:rsidP="00F75DC7">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La pagina “</w:t>
      </w:r>
      <w:r w:rsidRPr="008E01C5">
        <w:rPr>
          <w:rFonts w:ascii="Calibri Light" w:hAnsi="Calibri Light" w:cs="Calibri Light"/>
          <w:b/>
          <w:sz w:val="22"/>
          <w:szCs w:val="22"/>
          <w:lang w:val="it-IT"/>
        </w:rPr>
        <w:t>Monitoraggi Scaduti</w:t>
      </w:r>
      <w:r w:rsidRPr="008E01C5">
        <w:rPr>
          <w:rFonts w:ascii="Calibri Light" w:hAnsi="Calibri Light" w:cs="Calibri Light"/>
          <w:sz w:val="22"/>
          <w:szCs w:val="22"/>
          <w:lang w:val="it-IT"/>
        </w:rPr>
        <w:t>” rappresenta la vista completa e dettagliata di tutti i monitoraggi che hanno superato la loro data di scadenza senza essere stati completati</w:t>
      </w:r>
      <w:r w:rsidR="00E423FE" w:rsidRPr="008E01C5">
        <w:rPr>
          <w:rFonts w:ascii="Calibri Light" w:hAnsi="Calibri Light" w:cs="Calibri Light"/>
          <w:sz w:val="22"/>
          <w:szCs w:val="22"/>
          <w:lang w:val="it-IT"/>
        </w:rPr>
        <w:t xml:space="preserve"> </w:t>
      </w:r>
      <w:r w:rsidR="00DE0C20" w:rsidRPr="008E01C5">
        <w:rPr>
          <w:rFonts w:ascii="Calibri Light" w:hAnsi="Calibri Light" w:cs="Calibri Light"/>
          <w:sz w:val="22"/>
          <w:szCs w:val="22"/>
          <w:lang w:val="it-IT"/>
        </w:rPr>
        <w:t xml:space="preserve">o, in caso di covenant, presentano un valore del covenant monitorato non rispettante la soglia </w:t>
      </w:r>
      <w:r w:rsidR="00122FAE" w:rsidRPr="008E01C5">
        <w:rPr>
          <w:rFonts w:ascii="Calibri Light" w:hAnsi="Calibri Light" w:cs="Calibri Light"/>
          <w:sz w:val="22"/>
          <w:szCs w:val="22"/>
          <w:lang w:val="it-IT"/>
        </w:rPr>
        <w:t>del valore limite estratto dal contratto di finanziamento</w:t>
      </w:r>
      <w:r w:rsidRPr="008E01C5">
        <w:rPr>
          <w:rFonts w:ascii="Calibri Light" w:hAnsi="Calibri Light" w:cs="Calibri Light"/>
          <w:sz w:val="22"/>
          <w:szCs w:val="22"/>
          <w:lang w:val="it-IT"/>
        </w:rPr>
        <w:t xml:space="preserve">. A differenza della dashboard che mostra solo i primi </w:t>
      </w:r>
      <w:r w:rsidR="00C676E7" w:rsidRPr="008E01C5">
        <w:rPr>
          <w:rFonts w:ascii="Calibri Light" w:hAnsi="Calibri Light" w:cs="Calibri Light"/>
          <w:sz w:val="22"/>
          <w:szCs w:val="22"/>
          <w:lang w:val="it-IT"/>
        </w:rPr>
        <w:t>5</w:t>
      </w:r>
      <w:r w:rsidRPr="008E01C5">
        <w:rPr>
          <w:rFonts w:ascii="Calibri Light" w:hAnsi="Calibri Light" w:cs="Calibri Light"/>
          <w:sz w:val="22"/>
          <w:szCs w:val="22"/>
          <w:lang w:val="it-IT"/>
        </w:rPr>
        <w:t xml:space="preserve"> monitoraggi scaduti, questa pagina fornisce l’elenco esaustivo di tutti i monitoraggi critici</w:t>
      </w:r>
      <w:r w:rsidR="00062702" w:rsidRPr="008E01C5">
        <w:rPr>
          <w:rFonts w:ascii="Calibri Light" w:hAnsi="Calibri Light" w:cs="Calibri Light"/>
          <w:sz w:val="22"/>
          <w:szCs w:val="22"/>
          <w:lang w:val="it-IT"/>
        </w:rPr>
        <w:t xml:space="preserve"> (visualizzabili gli ultimi 20 monitoraggi ordinati per scadenza</w:t>
      </w:r>
      <w:r w:rsidRPr="008E01C5">
        <w:rPr>
          <w:rFonts w:ascii="Calibri Light" w:hAnsi="Calibri Light" w:cs="Calibri Light"/>
          <w:sz w:val="22"/>
          <w:szCs w:val="22"/>
          <w:lang w:val="it-IT"/>
        </w:rPr>
        <w:t>,</w:t>
      </w:r>
      <w:r w:rsidR="00062702" w:rsidRPr="008E01C5">
        <w:rPr>
          <w:rFonts w:ascii="Calibri Light" w:hAnsi="Calibri Light" w:cs="Calibri Light"/>
          <w:sz w:val="22"/>
          <w:szCs w:val="22"/>
          <w:lang w:val="it-IT"/>
        </w:rPr>
        <w:t xml:space="preserve"> per vedere i restanti si potrà scorrere con i pulsanti posizionati al fondo della tabella con </w:t>
      </w:r>
      <w:r w:rsidR="00740C60" w:rsidRPr="008E01C5">
        <w:rPr>
          <w:rFonts w:ascii="Calibri Light" w:hAnsi="Calibri Light" w:cs="Calibri Light"/>
          <w:sz w:val="22"/>
          <w:szCs w:val="22"/>
          <w:lang w:val="it-IT"/>
        </w:rPr>
        <w:t xml:space="preserve">il controllo di paginazione “&lt;&lt; Pagina 1 &gt;&gt;” che consente di navigare tra le pagine), </w:t>
      </w:r>
      <w:r w:rsidRPr="008E01C5">
        <w:rPr>
          <w:rFonts w:ascii="Calibri Light" w:hAnsi="Calibri Light" w:cs="Calibri Light"/>
          <w:sz w:val="22"/>
          <w:szCs w:val="22"/>
          <w:lang w:val="it-IT"/>
        </w:rPr>
        <w:t>permettendo agli utenti di avere una visione completa della situazione e di gestire efficacemente le priorità.</w:t>
      </w:r>
    </w:p>
    <w:p w14:paraId="1C649987" w14:textId="3E08F17B" w:rsidR="003D080B" w:rsidRPr="008E01C5" w:rsidRDefault="00FB36E4" w:rsidP="003D080B">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È</w:t>
      </w:r>
      <w:r w:rsidR="003D080B" w:rsidRPr="008E01C5">
        <w:rPr>
          <w:rFonts w:ascii="Calibri Light" w:hAnsi="Calibri Light" w:cs="Calibri Light"/>
          <w:sz w:val="22"/>
          <w:szCs w:val="22"/>
          <w:lang w:val="it-IT"/>
        </w:rPr>
        <w:t xml:space="preserve"> presente, in alto a sinistra sopra i filtri, un </w:t>
      </w:r>
      <w:r w:rsidR="003D080B" w:rsidRPr="008E01C5">
        <w:rPr>
          <w:rFonts w:ascii="Calibri Light" w:hAnsi="Calibri Light" w:cs="Calibri Light"/>
          <w:b/>
          <w:sz w:val="22"/>
          <w:szCs w:val="22"/>
          <w:lang w:val="it-IT"/>
        </w:rPr>
        <w:t>contatore</w:t>
      </w:r>
      <w:r w:rsidR="003D080B" w:rsidRPr="008E01C5">
        <w:rPr>
          <w:rFonts w:ascii="Calibri Light" w:hAnsi="Calibri Light" w:cs="Calibri Light"/>
          <w:sz w:val="22"/>
          <w:szCs w:val="22"/>
          <w:lang w:val="it-IT"/>
        </w:rPr>
        <w:t xml:space="preserve"> che </w:t>
      </w:r>
      <w:r w:rsidR="00603B8B">
        <w:rPr>
          <w:rFonts w:ascii="Calibri Light" w:hAnsi="Calibri Light" w:cs="Calibri Light"/>
          <w:sz w:val="22"/>
          <w:szCs w:val="22"/>
          <w:lang w:val="it-IT"/>
        </w:rPr>
        <w:t>quantifica</w:t>
      </w:r>
      <w:r w:rsidR="003D080B" w:rsidRPr="008E01C5">
        <w:rPr>
          <w:rFonts w:ascii="Calibri Light" w:hAnsi="Calibri Light" w:cs="Calibri Light"/>
          <w:sz w:val="22"/>
          <w:szCs w:val="22"/>
          <w:lang w:val="it-IT"/>
        </w:rPr>
        <w:t xml:space="preserve"> i monitoraggi scaduti totali</w:t>
      </w:r>
      <w:r w:rsidRPr="008E01C5">
        <w:rPr>
          <w:rFonts w:ascii="Calibri Light" w:hAnsi="Calibri Light" w:cs="Calibri Light"/>
          <w:sz w:val="22"/>
          <w:szCs w:val="22"/>
          <w:lang w:val="it-IT"/>
        </w:rPr>
        <w:t>.</w:t>
      </w:r>
    </w:p>
    <w:p w14:paraId="065A67D4" w14:textId="77777777" w:rsidR="00FB36E4" w:rsidRPr="008E01C5" w:rsidRDefault="00F75DC7" w:rsidP="00F75DC7">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Questa pagina è particolarmente utile per: </w:t>
      </w:r>
    </w:p>
    <w:p w14:paraId="25313448" w14:textId="6D482466" w:rsidR="00FB36E4" w:rsidRPr="008E01C5" w:rsidRDefault="00F75DC7" w:rsidP="00DA6969">
      <w:pPr>
        <w:pStyle w:val="BodyText"/>
        <w:numPr>
          <w:ilvl w:val="0"/>
          <w:numId w:val="19"/>
        </w:numPr>
        <w:rPr>
          <w:rFonts w:ascii="Calibri Light" w:hAnsi="Calibri Light" w:cs="Calibri Light"/>
          <w:sz w:val="22"/>
          <w:szCs w:val="22"/>
          <w:lang w:val="it-IT"/>
        </w:rPr>
      </w:pPr>
      <w:r w:rsidRPr="008E01C5">
        <w:rPr>
          <w:rFonts w:ascii="Calibri Light" w:hAnsi="Calibri Light" w:cs="Calibri Light"/>
          <w:sz w:val="22"/>
          <w:szCs w:val="22"/>
          <w:lang w:val="it-IT"/>
        </w:rPr>
        <w:t>Identificare tutte le situazioni critiche che richiedono azione immediata</w:t>
      </w:r>
    </w:p>
    <w:p w14:paraId="28F377D3" w14:textId="798C6482" w:rsidR="004A067B" w:rsidRPr="008E01C5" w:rsidRDefault="00F75DC7" w:rsidP="00DA6969">
      <w:pPr>
        <w:pStyle w:val="BodyText"/>
        <w:numPr>
          <w:ilvl w:val="0"/>
          <w:numId w:val="19"/>
        </w:numPr>
        <w:rPr>
          <w:rFonts w:ascii="Calibri Light" w:hAnsi="Calibri Light" w:cs="Calibri Light"/>
          <w:sz w:val="22"/>
          <w:szCs w:val="22"/>
          <w:lang w:val="it-IT"/>
        </w:rPr>
      </w:pPr>
      <w:r w:rsidRPr="008E01C5">
        <w:rPr>
          <w:rFonts w:ascii="Calibri Light" w:hAnsi="Calibri Light" w:cs="Calibri Light"/>
          <w:sz w:val="22"/>
          <w:szCs w:val="22"/>
          <w:lang w:val="it-IT"/>
        </w:rPr>
        <w:t>Filtrare i monitoraggi scaduti per vari criteri (utente, tipologia</w:t>
      </w:r>
      <w:r w:rsidR="00603B8B">
        <w:rPr>
          <w:rFonts w:ascii="Calibri Light" w:hAnsi="Calibri Light" w:cs="Calibri Light"/>
          <w:sz w:val="22"/>
          <w:szCs w:val="22"/>
          <w:lang w:val="it-IT"/>
        </w:rPr>
        <w:t xml:space="preserve"> </w:t>
      </w:r>
      <w:r w:rsidR="00D82DFE" w:rsidRPr="008E01C5">
        <w:rPr>
          <w:rFonts w:ascii="Calibri Light" w:hAnsi="Calibri Light" w:cs="Calibri Light"/>
          <w:sz w:val="22"/>
          <w:szCs w:val="22"/>
          <w:lang w:val="it-IT"/>
        </w:rPr>
        <w:t xml:space="preserve">pratica </w:t>
      </w:r>
      <w:r w:rsidRPr="008E01C5">
        <w:rPr>
          <w:rFonts w:ascii="Calibri Light" w:hAnsi="Calibri Light" w:cs="Calibri Light"/>
          <w:sz w:val="22"/>
          <w:szCs w:val="22"/>
          <w:lang w:val="it-IT"/>
        </w:rPr>
        <w:t xml:space="preserve">, </w:t>
      </w:r>
      <w:r w:rsidR="003E635A">
        <w:rPr>
          <w:rFonts w:ascii="Calibri Light" w:hAnsi="Calibri Light" w:cs="Calibri Light"/>
          <w:sz w:val="22"/>
          <w:szCs w:val="22"/>
          <w:lang w:val="it-IT"/>
        </w:rPr>
        <w:t>tipologia covenant)</w:t>
      </w:r>
    </w:p>
    <w:p w14:paraId="53600CBE" w14:textId="2E9781EE" w:rsidR="004A067B" w:rsidRPr="008E01C5" w:rsidRDefault="00F75DC7" w:rsidP="00DA6969">
      <w:pPr>
        <w:pStyle w:val="BodyText"/>
        <w:numPr>
          <w:ilvl w:val="0"/>
          <w:numId w:val="19"/>
        </w:numPr>
        <w:rPr>
          <w:rFonts w:ascii="Calibri Light" w:hAnsi="Calibri Light" w:cs="Calibri Light"/>
          <w:sz w:val="22"/>
          <w:szCs w:val="22"/>
          <w:lang w:val="it-IT"/>
        </w:rPr>
      </w:pPr>
      <w:r w:rsidRPr="008E01C5">
        <w:rPr>
          <w:rFonts w:ascii="Calibri Light" w:hAnsi="Calibri Light" w:cs="Calibri Light"/>
          <w:sz w:val="22"/>
          <w:szCs w:val="22"/>
          <w:lang w:val="it-IT"/>
        </w:rPr>
        <w:t xml:space="preserve">Ordinare i monitoraggi per gravità (giorni di ritardo) - Esportare i dati per analisi esterne o reporting </w:t>
      </w:r>
    </w:p>
    <w:p w14:paraId="27723822" w14:textId="5DAF9693" w:rsidR="00F75DC7" w:rsidRPr="008E01C5" w:rsidRDefault="004A067B" w:rsidP="00DA6969">
      <w:pPr>
        <w:pStyle w:val="BodyText"/>
        <w:numPr>
          <w:ilvl w:val="0"/>
          <w:numId w:val="19"/>
        </w:numPr>
        <w:rPr>
          <w:rFonts w:ascii="Calibri Light" w:hAnsi="Calibri Light" w:cs="Calibri Light"/>
          <w:sz w:val="22"/>
          <w:szCs w:val="22"/>
          <w:lang w:val="it-IT"/>
        </w:rPr>
      </w:pPr>
      <w:r w:rsidRPr="008E01C5">
        <w:rPr>
          <w:rFonts w:ascii="Calibri Light" w:hAnsi="Calibri Light" w:cs="Calibri Light"/>
          <w:sz w:val="22"/>
          <w:szCs w:val="22"/>
          <w:lang w:val="it-IT"/>
        </w:rPr>
        <w:t xml:space="preserve">Gestire le </w:t>
      </w:r>
      <w:r w:rsidR="00F75DC7" w:rsidRPr="008E01C5">
        <w:rPr>
          <w:rFonts w:ascii="Calibri Light" w:hAnsi="Calibri Light" w:cs="Calibri Light"/>
          <w:sz w:val="22"/>
          <w:szCs w:val="22"/>
          <w:lang w:val="it-IT"/>
        </w:rPr>
        <w:t xml:space="preserve">eccezioni </w:t>
      </w:r>
    </w:p>
    <w:p w14:paraId="63E02D44" w14:textId="2A41720A" w:rsidR="00F75DC7" w:rsidRPr="008E01C5" w:rsidRDefault="00F75DC7" w:rsidP="00F75DC7">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Accesso:</w:t>
      </w:r>
      <w:r w:rsidRPr="008E01C5">
        <w:rPr>
          <w:rFonts w:ascii="Calibri Light" w:hAnsi="Calibri Light" w:cs="Calibri Light"/>
          <w:sz w:val="22"/>
          <w:szCs w:val="22"/>
          <w:lang w:val="it-IT"/>
        </w:rPr>
        <w:t xml:space="preserve"> Cliccando su “Vedi tutte” nella sezione “Monitoraggi Scaduti” della Dashboard Monitoraggio</w:t>
      </w:r>
    </w:p>
    <w:p w14:paraId="003CBE04" w14:textId="77777777" w:rsidR="00654AB8" w:rsidRPr="008E01C5" w:rsidRDefault="00654AB8" w:rsidP="00F75DC7">
      <w:pPr>
        <w:pStyle w:val="BodyText"/>
        <w:rPr>
          <w:rFonts w:ascii="Calibri Light" w:hAnsi="Calibri Light" w:cs="Calibri Light"/>
          <w:sz w:val="22"/>
          <w:szCs w:val="22"/>
          <w:lang w:val="it-IT"/>
        </w:rPr>
      </w:pPr>
    </w:p>
    <w:p w14:paraId="2A357D65" w14:textId="51D8F7A1" w:rsidR="00F75DC7" w:rsidRPr="008E01C5" w:rsidRDefault="00E46AC4" w:rsidP="00F75DC7">
      <w:pPr>
        <w:pStyle w:val="Heading3"/>
        <w:rPr>
          <w:rFonts w:ascii="Calibri Light" w:hAnsi="Calibri Light" w:cs="Calibri Light"/>
          <w:sz w:val="22"/>
          <w:szCs w:val="22"/>
          <w:lang w:val="it-IT"/>
        </w:rPr>
      </w:pPr>
      <w:bookmarkStart w:id="657" w:name="_Toc227849782"/>
      <w:r>
        <w:rPr>
          <w:rFonts w:ascii="Calibri Light" w:hAnsi="Calibri Light" w:cs="Calibri Light"/>
          <w:sz w:val="22"/>
          <w:szCs w:val="22"/>
          <w:lang w:val="it-IT"/>
        </w:rPr>
        <w:t>8</w:t>
      </w:r>
      <w:r w:rsidR="00F75DC7" w:rsidRPr="008E01C5">
        <w:rPr>
          <w:rFonts w:ascii="Calibri Light" w:hAnsi="Calibri Light" w:cs="Calibri Light"/>
          <w:sz w:val="22"/>
          <w:szCs w:val="22"/>
          <w:lang w:val="it-IT"/>
        </w:rPr>
        <w:t>.4.2 Pagina Monitoraggi Scaduti - Sezione Filtri e Ricerca Avanzata</w:t>
      </w:r>
      <w:bookmarkEnd w:id="657"/>
    </w:p>
    <w:p w14:paraId="6118508C" w14:textId="77777777" w:rsidR="00F75DC7" w:rsidRPr="008E01C5" w:rsidRDefault="00F75DC7" w:rsidP="00F75DC7">
      <w:pPr>
        <w:pStyle w:val="Heading4"/>
        <w:rPr>
          <w:rFonts w:ascii="Calibri Light" w:hAnsi="Calibri Light" w:cs="Calibri Light"/>
          <w:sz w:val="22"/>
          <w:szCs w:val="22"/>
          <w:lang w:val="it-IT"/>
        </w:rPr>
      </w:pPr>
      <w:r w:rsidRPr="008E01C5">
        <w:rPr>
          <w:rFonts w:ascii="Calibri Light" w:hAnsi="Calibri Light" w:cs="Calibri Light"/>
          <w:sz w:val="22"/>
          <w:szCs w:val="22"/>
          <w:lang w:val="it-IT"/>
        </w:rPr>
        <w:t>Descrizione Funzionale</w:t>
      </w:r>
    </w:p>
    <w:p w14:paraId="7CD70849" w14:textId="34306995" w:rsidR="00F75DC7" w:rsidRPr="008E01C5" w:rsidRDefault="00F75DC7" w:rsidP="00F75DC7">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La pagina “Monitoraggi Scaduti” inizia con una sezione dedicata ai filtri e alla ricerca, che consente agli utenti di restringere l’elenco dei monitoraggi scaduti secondo vari criteri</w:t>
      </w:r>
    </w:p>
    <w:p w14:paraId="6065DB45" w14:textId="77777777" w:rsidR="00F75DC7" w:rsidRPr="008E01C5" w:rsidRDefault="00F75DC7" w:rsidP="00F75DC7">
      <w:pPr>
        <w:pStyle w:val="Heading4"/>
        <w:rPr>
          <w:rFonts w:ascii="Calibri Light" w:hAnsi="Calibri Light" w:cs="Calibri Light"/>
          <w:sz w:val="22"/>
          <w:szCs w:val="22"/>
          <w:lang w:val="it-IT"/>
        </w:rPr>
      </w:pPr>
      <w:r w:rsidRPr="008E01C5">
        <w:rPr>
          <w:rFonts w:ascii="Calibri Light" w:hAnsi="Calibri Light" w:cs="Calibri Light"/>
          <w:sz w:val="22"/>
          <w:szCs w:val="22"/>
          <w:lang w:val="it-IT"/>
        </w:rPr>
        <w:t>Campi di Filtro Disponibili</w:t>
      </w:r>
    </w:p>
    <w:p w14:paraId="3E99BE8F" w14:textId="404F4D59" w:rsidR="00F75DC7" w:rsidRPr="008E01C5" w:rsidRDefault="00F75DC7" w:rsidP="00F75DC7">
      <w:pPr>
        <w:pStyle w:val="FirstParagraph"/>
        <w:rPr>
          <w:rFonts w:ascii="Calibri Light" w:hAnsi="Calibri Light" w:cs="Calibri Light"/>
          <w:sz w:val="22"/>
          <w:szCs w:val="22"/>
          <w:lang w:val="it-IT"/>
        </w:rPr>
      </w:pPr>
      <w:r w:rsidRPr="008E01C5">
        <w:rPr>
          <w:rFonts w:ascii="Calibri Light" w:hAnsi="Calibri Light" w:cs="Calibri Light"/>
          <w:b/>
          <w:sz w:val="22"/>
          <w:szCs w:val="22"/>
          <w:lang w:val="it-IT"/>
        </w:rPr>
        <w:t>Filtro Utente Banca:</w:t>
      </w:r>
      <w:r w:rsidRPr="008E01C5">
        <w:rPr>
          <w:rFonts w:ascii="Calibri Light" w:hAnsi="Calibri Light" w:cs="Calibri Light"/>
          <w:sz w:val="22"/>
          <w:szCs w:val="22"/>
          <w:lang w:val="it-IT"/>
        </w:rPr>
        <w:t xml:space="preserve"> Un campo di ricerca che consente di cercare per email dell’utente ISP </w:t>
      </w:r>
      <w:r w:rsidR="00B4100F" w:rsidRPr="008E01C5">
        <w:rPr>
          <w:rFonts w:ascii="Calibri Light" w:hAnsi="Calibri Light" w:cs="Calibri Light"/>
          <w:sz w:val="22"/>
          <w:szCs w:val="22"/>
          <w:lang w:val="it-IT"/>
        </w:rPr>
        <w:t>Di riferimento</w:t>
      </w:r>
    </w:p>
    <w:p w14:paraId="2B303B48" w14:textId="0AEFDF8F" w:rsidR="00F75DC7" w:rsidRPr="008E01C5" w:rsidRDefault="00F75DC7" w:rsidP="00F75DC7">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 xml:space="preserve">Filtro Tipologia </w:t>
      </w:r>
      <w:r w:rsidR="00B4100F" w:rsidRPr="008E01C5">
        <w:rPr>
          <w:rFonts w:ascii="Calibri Light" w:hAnsi="Calibri Light" w:cs="Calibri Light"/>
          <w:b/>
          <w:sz w:val="22"/>
          <w:szCs w:val="22"/>
          <w:lang w:val="it-IT"/>
        </w:rPr>
        <w:t>Pratica</w:t>
      </w:r>
      <w:r w:rsidRPr="008E01C5">
        <w:rPr>
          <w:rFonts w:ascii="Calibri Light" w:hAnsi="Calibri Light" w:cs="Calibri Light"/>
          <w:b/>
          <w:sz w:val="22"/>
          <w:szCs w:val="22"/>
          <w:lang w:val="it-IT"/>
        </w:rPr>
        <w:t>:</w:t>
      </w:r>
      <w:r w:rsidRPr="008E01C5">
        <w:rPr>
          <w:rFonts w:ascii="Calibri Light" w:hAnsi="Calibri Light" w:cs="Calibri Light"/>
          <w:sz w:val="22"/>
          <w:szCs w:val="22"/>
          <w:lang w:val="it-IT"/>
        </w:rPr>
        <w:t xml:space="preserve"> Un dropdown che consente di selezionare un</w:t>
      </w:r>
      <w:r w:rsidR="009F4CE5" w:rsidRPr="008E01C5">
        <w:rPr>
          <w:rFonts w:ascii="Calibri Light" w:hAnsi="Calibri Light" w:cs="Calibri Light"/>
          <w:sz w:val="22"/>
          <w:szCs w:val="22"/>
          <w:lang w:val="it-IT"/>
        </w:rPr>
        <w:t xml:space="preserve">a delle </w:t>
      </w:r>
      <w:r w:rsidR="00C676E7" w:rsidRPr="008E01C5">
        <w:rPr>
          <w:rFonts w:ascii="Calibri Light" w:hAnsi="Calibri Light" w:cs="Calibri Light"/>
          <w:sz w:val="22"/>
          <w:szCs w:val="22"/>
          <w:lang w:val="it-IT"/>
        </w:rPr>
        <w:t xml:space="preserve">due </w:t>
      </w:r>
      <w:r w:rsidRPr="008E01C5">
        <w:rPr>
          <w:rFonts w:ascii="Calibri Light" w:hAnsi="Calibri Light" w:cs="Calibri Light"/>
          <w:sz w:val="22"/>
          <w:szCs w:val="22"/>
          <w:lang w:val="it-IT"/>
        </w:rPr>
        <w:t>tip</w:t>
      </w:r>
      <w:r w:rsidR="009F4CE5" w:rsidRPr="008E01C5">
        <w:rPr>
          <w:rFonts w:ascii="Calibri Light" w:hAnsi="Calibri Light" w:cs="Calibri Light"/>
          <w:sz w:val="22"/>
          <w:szCs w:val="22"/>
          <w:lang w:val="it-IT"/>
        </w:rPr>
        <w:t>ologie</w:t>
      </w:r>
      <w:r w:rsidRPr="008E01C5">
        <w:rPr>
          <w:rFonts w:ascii="Calibri Light" w:hAnsi="Calibri Light" w:cs="Calibri Light"/>
          <w:sz w:val="22"/>
          <w:szCs w:val="22"/>
          <w:lang w:val="it-IT"/>
        </w:rPr>
        <w:t xml:space="preserve"> di </w:t>
      </w:r>
      <w:r w:rsidR="009F4CE5" w:rsidRPr="008E01C5">
        <w:rPr>
          <w:rFonts w:ascii="Calibri Light" w:hAnsi="Calibri Light" w:cs="Calibri Light"/>
          <w:sz w:val="22"/>
          <w:szCs w:val="22"/>
          <w:lang w:val="it-IT"/>
        </w:rPr>
        <w:t>pratiche</w:t>
      </w:r>
      <w:r w:rsidRPr="008E01C5">
        <w:rPr>
          <w:rFonts w:ascii="Calibri Light" w:hAnsi="Calibri Light" w:cs="Calibri Light"/>
          <w:sz w:val="22"/>
          <w:szCs w:val="22"/>
          <w:lang w:val="it-IT"/>
        </w:rPr>
        <w:t>: Banca Agente</w:t>
      </w:r>
      <w:r w:rsidR="009F4CE5" w:rsidRPr="008E01C5">
        <w:rPr>
          <w:rFonts w:ascii="Calibri Light" w:hAnsi="Calibri Light" w:cs="Calibri Light"/>
          <w:sz w:val="22"/>
          <w:szCs w:val="22"/>
          <w:lang w:val="it-IT"/>
        </w:rPr>
        <w:t>;</w:t>
      </w:r>
      <w:r w:rsidRPr="008E01C5">
        <w:rPr>
          <w:rFonts w:ascii="Calibri Light" w:hAnsi="Calibri Light" w:cs="Calibri Light"/>
          <w:sz w:val="22"/>
          <w:szCs w:val="22"/>
          <w:lang w:val="it-IT"/>
        </w:rPr>
        <w:t xml:space="preserve"> </w:t>
      </w:r>
      <w:r w:rsidR="009F4CE5" w:rsidRPr="008E01C5">
        <w:rPr>
          <w:rFonts w:ascii="Calibri Light" w:hAnsi="Calibri Light" w:cs="Calibri Light"/>
          <w:sz w:val="22"/>
          <w:szCs w:val="22"/>
          <w:lang w:val="it-IT"/>
        </w:rPr>
        <w:t>Banca Agente e</w:t>
      </w:r>
      <w:r w:rsidRPr="008E01C5">
        <w:rPr>
          <w:rFonts w:ascii="Calibri Light" w:hAnsi="Calibri Light" w:cs="Calibri Light"/>
          <w:sz w:val="22"/>
          <w:szCs w:val="22"/>
          <w:lang w:val="it-IT"/>
        </w:rPr>
        <w:t xml:space="preserve"> SACE Agent </w:t>
      </w:r>
    </w:p>
    <w:p w14:paraId="745F0FFF" w14:textId="2F60301D" w:rsidR="00F75DC7" w:rsidRPr="008E01C5" w:rsidRDefault="00F75DC7" w:rsidP="00F75DC7">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Filtro Tracking ID:</w:t>
      </w:r>
      <w:r w:rsidRPr="008E01C5">
        <w:rPr>
          <w:rFonts w:ascii="Calibri Light" w:hAnsi="Calibri Light" w:cs="Calibri Light"/>
          <w:sz w:val="22"/>
          <w:szCs w:val="22"/>
          <w:lang w:val="it-IT"/>
        </w:rPr>
        <w:t xml:space="preserve"> Un campo di ricerca per cercare per ID </w:t>
      </w:r>
      <w:r w:rsidR="00EC71A1" w:rsidRPr="008E01C5">
        <w:rPr>
          <w:rFonts w:ascii="Calibri Light" w:hAnsi="Calibri Light" w:cs="Calibri Light"/>
          <w:sz w:val="22"/>
          <w:szCs w:val="22"/>
          <w:lang w:val="it-IT"/>
        </w:rPr>
        <w:t>univoco censito dall’utente ISP in fase di censimento</w:t>
      </w:r>
      <w:r w:rsidRPr="008E01C5">
        <w:rPr>
          <w:rFonts w:ascii="Calibri Light" w:hAnsi="Calibri Light" w:cs="Calibri Light"/>
          <w:sz w:val="22"/>
          <w:szCs w:val="22"/>
          <w:lang w:val="it-IT"/>
        </w:rPr>
        <w:t>.</w:t>
      </w:r>
    </w:p>
    <w:p w14:paraId="6012F97B" w14:textId="38C7E988" w:rsidR="00D00AED" w:rsidRPr="008E01C5" w:rsidRDefault="00D00AED" w:rsidP="00F75DC7">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 xml:space="preserve">Filtro Nome Deal: </w:t>
      </w:r>
      <w:r w:rsidRPr="008E01C5">
        <w:rPr>
          <w:rFonts w:ascii="Calibri Light" w:hAnsi="Calibri Light" w:cs="Calibri Light"/>
          <w:sz w:val="22"/>
          <w:szCs w:val="22"/>
          <w:lang w:val="it-IT"/>
        </w:rPr>
        <w:t>un campo di ricerca per cercare il nome del Deal di riferimento</w:t>
      </w:r>
    </w:p>
    <w:p w14:paraId="51C12E9C" w14:textId="61847F51" w:rsidR="00F75DC7" w:rsidRPr="008E01C5" w:rsidRDefault="00F75DC7" w:rsidP="00F75DC7">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 xml:space="preserve">Filtro ID </w:t>
      </w:r>
      <w:r w:rsidR="00D00AED" w:rsidRPr="008E01C5">
        <w:rPr>
          <w:rFonts w:ascii="Calibri Light" w:hAnsi="Calibri Light" w:cs="Calibri Light"/>
          <w:b/>
          <w:sz w:val="22"/>
          <w:szCs w:val="22"/>
          <w:lang w:val="it-IT"/>
        </w:rPr>
        <w:t xml:space="preserve">Evento di </w:t>
      </w:r>
      <w:r w:rsidRPr="008E01C5">
        <w:rPr>
          <w:rFonts w:ascii="Calibri Light" w:hAnsi="Calibri Light" w:cs="Calibri Light"/>
          <w:b/>
          <w:sz w:val="22"/>
          <w:szCs w:val="22"/>
          <w:lang w:val="it-IT"/>
        </w:rPr>
        <w:t>Monitoraggio:</w:t>
      </w:r>
      <w:r w:rsidRPr="008E01C5">
        <w:rPr>
          <w:rFonts w:ascii="Calibri Light" w:hAnsi="Calibri Light" w:cs="Calibri Light"/>
          <w:sz w:val="22"/>
          <w:szCs w:val="22"/>
          <w:lang w:val="it-IT"/>
        </w:rPr>
        <w:t xml:space="preserve"> Un campo di ricerca per cercare per ID del </w:t>
      </w:r>
      <w:r w:rsidR="00D00AED" w:rsidRPr="008E01C5">
        <w:rPr>
          <w:rFonts w:ascii="Calibri Light" w:hAnsi="Calibri Light" w:cs="Calibri Light"/>
          <w:sz w:val="22"/>
          <w:szCs w:val="22"/>
          <w:lang w:val="it-IT"/>
        </w:rPr>
        <w:t xml:space="preserve">singolo evento di </w:t>
      </w:r>
      <w:r w:rsidRPr="008E01C5">
        <w:rPr>
          <w:rFonts w:ascii="Calibri Light" w:hAnsi="Calibri Light" w:cs="Calibri Light"/>
          <w:sz w:val="22"/>
          <w:szCs w:val="22"/>
          <w:lang w:val="it-IT"/>
        </w:rPr>
        <w:t xml:space="preserve">monitoraggio </w:t>
      </w:r>
    </w:p>
    <w:p w14:paraId="7B260A48" w14:textId="4873EE26" w:rsidR="00F75DC7" w:rsidRPr="008E01C5" w:rsidRDefault="00F75DC7" w:rsidP="00F75DC7">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 xml:space="preserve">Filtro Giorni </w:t>
      </w:r>
      <w:r w:rsidR="003D2BCC" w:rsidRPr="008E01C5">
        <w:rPr>
          <w:rFonts w:ascii="Calibri Light" w:hAnsi="Calibri Light" w:cs="Calibri Light"/>
          <w:b/>
          <w:sz w:val="22"/>
          <w:szCs w:val="22"/>
          <w:lang w:val="it-IT"/>
        </w:rPr>
        <w:t>al prossimo Monitoraggio</w:t>
      </w:r>
      <w:r w:rsidRPr="008E01C5">
        <w:rPr>
          <w:rFonts w:ascii="Calibri Light" w:hAnsi="Calibri Light" w:cs="Calibri Light"/>
          <w:b/>
          <w:sz w:val="22"/>
          <w:szCs w:val="22"/>
          <w:lang w:val="it-IT"/>
        </w:rPr>
        <w:t xml:space="preserve"> (Range):</w:t>
      </w:r>
      <w:r w:rsidRPr="008E01C5">
        <w:rPr>
          <w:rFonts w:ascii="Calibri Light" w:hAnsi="Calibri Light" w:cs="Calibri Light"/>
          <w:sz w:val="22"/>
          <w:szCs w:val="22"/>
          <w:lang w:val="it-IT"/>
        </w:rPr>
        <w:t xml:space="preserve"> Due campi numerici che consentono di specificare un intervallo di gio</w:t>
      </w:r>
      <w:r w:rsidR="003D2BCC" w:rsidRPr="008E01C5">
        <w:rPr>
          <w:rFonts w:ascii="Calibri Light" w:hAnsi="Calibri Light" w:cs="Calibri Light"/>
          <w:sz w:val="22"/>
          <w:szCs w:val="22"/>
          <w:lang w:val="it-IT"/>
        </w:rPr>
        <w:t>rni al prossimo monitoraggio</w:t>
      </w:r>
      <w:r w:rsidR="009C4BDD">
        <w:rPr>
          <w:rFonts w:ascii="Calibri Light" w:hAnsi="Calibri Light" w:cs="Calibri Light"/>
          <w:sz w:val="22"/>
          <w:szCs w:val="22"/>
          <w:lang w:val="it-IT"/>
        </w:rPr>
        <w:t xml:space="preserve"> </w:t>
      </w:r>
      <w:r w:rsidR="000306EB">
        <w:rPr>
          <w:rFonts w:ascii="Calibri Light" w:hAnsi="Calibri Light" w:cs="Calibri Light"/>
          <w:sz w:val="22"/>
          <w:szCs w:val="22"/>
          <w:lang w:val="it-IT"/>
        </w:rPr>
        <w:t>(in negativo trattandosi di monitoraggi scaduti)</w:t>
      </w:r>
      <w:r w:rsidRPr="008E01C5">
        <w:rPr>
          <w:rFonts w:ascii="Calibri Light" w:hAnsi="Calibri Light" w:cs="Calibri Light"/>
          <w:sz w:val="22"/>
          <w:szCs w:val="22"/>
          <w:lang w:val="it-IT"/>
        </w:rPr>
        <w:t xml:space="preserve">: - “Giorni </w:t>
      </w:r>
      <w:r w:rsidR="003D2BCC" w:rsidRPr="008E01C5">
        <w:rPr>
          <w:rFonts w:ascii="Calibri Light" w:hAnsi="Calibri Light" w:cs="Calibri Light"/>
          <w:sz w:val="22"/>
          <w:szCs w:val="22"/>
          <w:lang w:val="it-IT"/>
        </w:rPr>
        <w:t>al prossimo monitoraggio</w:t>
      </w:r>
      <w:r w:rsidRPr="008E01C5">
        <w:rPr>
          <w:rFonts w:ascii="Calibri Light" w:hAnsi="Calibri Light" w:cs="Calibri Light"/>
          <w:sz w:val="22"/>
          <w:szCs w:val="22"/>
          <w:lang w:val="it-IT"/>
        </w:rPr>
        <w:t xml:space="preserve"> a partire da” (es. “</w:t>
      </w:r>
      <w:r w:rsidR="009C4BDD">
        <w:rPr>
          <w:rFonts w:ascii="Calibri Light" w:hAnsi="Calibri Light" w:cs="Calibri Light"/>
          <w:sz w:val="22"/>
          <w:szCs w:val="22"/>
          <w:lang w:val="it-IT"/>
        </w:rPr>
        <w:t>-</w:t>
      </w:r>
      <w:r w:rsidRPr="008E01C5">
        <w:rPr>
          <w:rFonts w:ascii="Calibri Light" w:hAnsi="Calibri Light" w:cs="Calibri Light"/>
          <w:sz w:val="22"/>
          <w:szCs w:val="22"/>
          <w:lang w:val="it-IT"/>
        </w:rPr>
        <w:t xml:space="preserve">5” per mostrare solo monitoraggi </w:t>
      </w:r>
      <w:r w:rsidR="009C4BDD">
        <w:rPr>
          <w:rFonts w:ascii="Calibri Light" w:hAnsi="Calibri Light" w:cs="Calibri Light"/>
          <w:sz w:val="22"/>
          <w:szCs w:val="22"/>
          <w:lang w:val="it-IT"/>
        </w:rPr>
        <w:t>scaduti da più di 5 giorni</w:t>
      </w:r>
      <w:r w:rsidRPr="008E01C5">
        <w:rPr>
          <w:rFonts w:ascii="Calibri Light" w:hAnsi="Calibri Light" w:cs="Calibri Light"/>
          <w:sz w:val="22"/>
          <w:szCs w:val="22"/>
          <w:lang w:val="it-IT"/>
        </w:rPr>
        <w:t xml:space="preserve">) - “Giorni </w:t>
      </w:r>
      <w:r w:rsidR="003D2BCC" w:rsidRPr="008E01C5">
        <w:rPr>
          <w:rFonts w:ascii="Calibri Light" w:hAnsi="Calibri Light" w:cs="Calibri Light"/>
          <w:sz w:val="22"/>
          <w:szCs w:val="22"/>
          <w:lang w:val="it-IT"/>
        </w:rPr>
        <w:t>al prossimo monitoraggio</w:t>
      </w:r>
      <w:r w:rsidRPr="008E01C5">
        <w:rPr>
          <w:rFonts w:ascii="Calibri Light" w:hAnsi="Calibri Light" w:cs="Calibri Light"/>
          <w:sz w:val="22"/>
          <w:szCs w:val="22"/>
          <w:lang w:val="it-IT"/>
        </w:rPr>
        <w:t xml:space="preserve"> fino a” (es. “</w:t>
      </w:r>
      <w:r w:rsidR="009C4BDD">
        <w:rPr>
          <w:rFonts w:ascii="Calibri Light" w:hAnsi="Calibri Light" w:cs="Calibri Light"/>
          <w:sz w:val="22"/>
          <w:szCs w:val="22"/>
          <w:lang w:val="it-IT"/>
        </w:rPr>
        <w:t>-20</w:t>
      </w:r>
      <w:r w:rsidRPr="008E01C5">
        <w:rPr>
          <w:rFonts w:ascii="Calibri Light" w:hAnsi="Calibri Light" w:cs="Calibri Light"/>
          <w:sz w:val="22"/>
          <w:szCs w:val="22"/>
          <w:lang w:val="it-IT"/>
        </w:rPr>
        <w:t xml:space="preserve">” per mostrare solo monitoraggi </w:t>
      </w:r>
      <w:r w:rsidR="009C4BDD">
        <w:rPr>
          <w:rFonts w:ascii="Calibri Light" w:hAnsi="Calibri Light" w:cs="Calibri Light"/>
          <w:sz w:val="22"/>
          <w:szCs w:val="22"/>
          <w:lang w:val="it-IT"/>
        </w:rPr>
        <w:t>scaduti da non più di 20 giorni)</w:t>
      </w:r>
    </w:p>
    <w:p w14:paraId="7D6576C5" w14:textId="77777777" w:rsidR="00F75DC7" w:rsidRPr="008E01C5" w:rsidRDefault="00F75DC7" w:rsidP="00F75DC7">
      <w:pPr>
        <w:pStyle w:val="Heading4"/>
        <w:rPr>
          <w:rFonts w:ascii="Calibri Light" w:hAnsi="Calibri Light" w:cs="Calibri Light"/>
          <w:sz w:val="22"/>
          <w:szCs w:val="22"/>
          <w:lang w:val="it-IT"/>
        </w:rPr>
      </w:pPr>
      <w:r w:rsidRPr="008E01C5">
        <w:rPr>
          <w:rFonts w:ascii="Calibri Light" w:hAnsi="Calibri Light" w:cs="Calibri Light"/>
          <w:sz w:val="22"/>
          <w:szCs w:val="22"/>
          <w:lang w:val="it-IT"/>
        </w:rPr>
        <w:t>Pulsanti di Azione</w:t>
      </w:r>
    </w:p>
    <w:p w14:paraId="388A6545" w14:textId="33153EFD" w:rsidR="00F75DC7" w:rsidRPr="008E01C5" w:rsidRDefault="00F75DC7" w:rsidP="00F75DC7">
      <w:pPr>
        <w:pStyle w:val="FirstParagraph"/>
        <w:rPr>
          <w:rFonts w:ascii="Calibri Light" w:hAnsi="Calibri Light" w:cs="Calibri Light"/>
          <w:sz w:val="22"/>
          <w:szCs w:val="22"/>
          <w:lang w:val="it-IT"/>
        </w:rPr>
      </w:pPr>
      <w:r w:rsidRPr="008E01C5">
        <w:rPr>
          <w:rFonts w:ascii="Calibri Light" w:hAnsi="Calibri Light" w:cs="Calibri Light"/>
          <w:b/>
          <w:sz w:val="22"/>
          <w:szCs w:val="22"/>
          <w:lang w:val="it-IT"/>
        </w:rPr>
        <w:t>Pulsante “Applica filtri”:</w:t>
      </w:r>
      <w:r w:rsidRPr="008E01C5">
        <w:rPr>
          <w:rFonts w:ascii="Calibri Light" w:hAnsi="Calibri Light" w:cs="Calibri Light"/>
          <w:sz w:val="22"/>
          <w:szCs w:val="22"/>
          <w:lang w:val="it-IT"/>
        </w:rPr>
        <w:t xml:space="preserve"> Esegue la ricerca con i filtri selezionati e aggiorna la tabella sottostante</w:t>
      </w:r>
    </w:p>
    <w:p w14:paraId="305BCBBA" w14:textId="511E445B" w:rsidR="00F75DC7" w:rsidRPr="008E01C5" w:rsidRDefault="00F75DC7" w:rsidP="00F75DC7">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Pulsante “Resetta”:</w:t>
      </w:r>
      <w:r w:rsidRPr="008E01C5">
        <w:rPr>
          <w:rFonts w:ascii="Calibri Light" w:hAnsi="Calibri Light" w:cs="Calibri Light"/>
          <w:sz w:val="22"/>
          <w:szCs w:val="22"/>
          <w:lang w:val="it-IT"/>
        </w:rPr>
        <w:t xml:space="preserve"> Cancella tutti i filtri e mostra nuovamente tutti i monitoraggi scaduti</w:t>
      </w:r>
    </w:p>
    <w:p w14:paraId="4CA3793C" w14:textId="3457CAFE" w:rsidR="00F75DC7" w:rsidRPr="008E01C5" w:rsidRDefault="00F75DC7" w:rsidP="00F75DC7">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Pulsante “Scarica Report</w:t>
      </w:r>
      <w:r w:rsidR="002E518B">
        <w:rPr>
          <w:rFonts w:ascii="Calibri Light" w:hAnsi="Calibri Light" w:cs="Calibri Light"/>
          <w:b/>
          <w:sz w:val="22"/>
          <w:szCs w:val="22"/>
          <w:lang w:val="it-IT"/>
        </w:rPr>
        <w:t xml:space="preserve"> Pratiche</w:t>
      </w:r>
      <w:r w:rsidRPr="008E01C5">
        <w:rPr>
          <w:rFonts w:ascii="Calibri Light" w:hAnsi="Calibri Light" w:cs="Calibri Light"/>
          <w:b/>
          <w:sz w:val="22"/>
          <w:szCs w:val="22"/>
          <w:lang w:val="it-IT"/>
        </w:rPr>
        <w:t>”:</w:t>
      </w:r>
      <w:r w:rsidRPr="008E01C5">
        <w:rPr>
          <w:rFonts w:ascii="Calibri Light" w:hAnsi="Calibri Light" w:cs="Calibri Light"/>
          <w:sz w:val="22"/>
          <w:szCs w:val="22"/>
          <w:lang w:val="it-IT"/>
        </w:rPr>
        <w:t xml:space="preserve"> </w:t>
      </w:r>
      <w:r w:rsidR="00232DF7" w:rsidRPr="008E01C5">
        <w:rPr>
          <w:rFonts w:ascii="Calibri Light" w:hAnsi="Calibri Light" w:cs="Calibri Light"/>
          <w:sz w:val="22"/>
          <w:szCs w:val="22"/>
          <w:lang w:val="it-IT"/>
        </w:rPr>
        <w:t>Esporta tutti i record della tabella in un file excel formattato esattamente come la tabella</w:t>
      </w:r>
      <w:r w:rsidR="00232DF7" w:rsidRPr="008E01C5" w:rsidDel="00CA1F43">
        <w:rPr>
          <w:rFonts w:ascii="Calibri Light" w:hAnsi="Calibri Light" w:cs="Calibri Light"/>
          <w:sz w:val="22"/>
          <w:szCs w:val="22"/>
          <w:lang w:val="it-IT"/>
        </w:rPr>
        <w:t xml:space="preserve"> </w:t>
      </w:r>
    </w:p>
    <w:p w14:paraId="778430AC" w14:textId="77777777" w:rsidR="000109C8" w:rsidRPr="002E518B" w:rsidRDefault="002E518B" w:rsidP="000109C8">
      <w:pPr>
        <w:pStyle w:val="BodyText"/>
        <w:rPr>
          <w:rFonts w:ascii="Calibri Light" w:hAnsi="Calibri Light" w:cs="Calibri Light"/>
          <w:sz w:val="22"/>
          <w:szCs w:val="22"/>
          <w:lang w:val="it-IT"/>
        </w:rPr>
      </w:pPr>
      <w:r>
        <w:rPr>
          <w:rFonts w:ascii="Calibri Light" w:hAnsi="Calibri Light" w:cs="Calibri Light"/>
          <w:b/>
          <w:bCs/>
          <w:sz w:val="22"/>
          <w:szCs w:val="22"/>
          <w:lang w:val="it-IT"/>
        </w:rPr>
        <w:t>Pulsante “Scarica Report Monitoraggi”</w:t>
      </w:r>
      <w:r>
        <w:rPr>
          <w:rFonts w:ascii="Calibri Light" w:hAnsi="Calibri Light" w:cs="Calibri Light"/>
          <w:sz w:val="22"/>
          <w:szCs w:val="22"/>
          <w:lang w:val="it-IT"/>
        </w:rPr>
        <w:t xml:space="preserve">: </w:t>
      </w:r>
      <w:r w:rsidR="00982EBF">
        <w:rPr>
          <w:rFonts w:ascii="Calibri Light" w:hAnsi="Calibri Light" w:cs="Calibri Light"/>
          <w:sz w:val="22"/>
          <w:szCs w:val="22"/>
          <w:lang w:val="it-IT"/>
        </w:rPr>
        <w:t xml:space="preserve">Esporta </w:t>
      </w:r>
      <w:r w:rsidR="00AD2E00">
        <w:rPr>
          <w:rFonts w:ascii="Calibri Light" w:hAnsi="Calibri Light" w:cs="Calibri Light"/>
          <w:sz w:val="22"/>
          <w:szCs w:val="22"/>
          <w:lang w:val="it-IT"/>
        </w:rPr>
        <w:t>il report contenente tutti i monitoraggi</w:t>
      </w:r>
      <w:r w:rsidR="002A5CAF">
        <w:rPr>
          <w:rFonts w:ascii="Calibri Light" w:hAnsi="Calibri Light" w:cs="Calibri Light"/>
          <w:sz w:val="22"/>
          <w:szCs w:val="22"/>
          <w:lang w:val="it-IT"/>
        </w:rPr>
        <w:t>, formattato come nel documento allegato:</w:t>
      </w:r>
      <w:r w:rsidR="00AD2E00">
        <w:rPr>
          <w:rFonts w:ascii="Calibri Light" w:hAnsi="Calibri Light" w:cs="Calibri Light"/>
          <w:sz w:val="22"/>
          <w:szCs w:val="22"/>
          <w:lang w:val="it-IT"/>
        </w:rPr>
        <w:t xml:space="preserve"> </w:t>
      </w:r>
      <w:r w:rsidR="007210D8">
        <w:rPr>
          <w:rFonts w:ascii="Calibri Light" w:hAnsi="Calibri Light" w:cs="Calibri Light"/>
          <w:sz w:val="22"/>
          <w:szCs w:val="22"/>
          <w:lang w:val="it-IT"/>
        </w:rPr>
        <w:t xml:space="preserve"> </w:t>
      </w:r>
      <w:r w:rsidR="000109C8">
        <w:rPr>
          <w:rFonts w:ascii="Calibri Light" w:hAnsi="Calibri Light" w:cs="Calibri Light"/>
          <w:sz w:val="22"/>
          <w:szCs w:val="22"/>
          <w:lang w:val="it-IT"/>
        </w:rPr>
        <w:object w:dxaOrig="1508" w:dyaOrig="984" w14:anchorId="3E239E7F">
          <v:shape id="_x0000_i1026" type="#_x0000_t75" style="width:75.75pt;height:49.5pt" o:ole="">
            <v:imagedata r:id="rId18" o:title=""/>
          </v:shape>
          <o:OLEObject Type="Embed" ProgID="Excel.Sheet.12" ShapeID="_x0000_i1026" DrawAspect="Icon" ObjectID="_1838527589" r:id="rId19"/>
        </w:object>
      </w:r>
    </w:p>
    <w:p w14:paraId="2A560678" w14:textId="26956DD8" w:rsidR="002E518B" w:rsidRPr="002E518B" w:rsidRDefault="002E518B" w:rsidP="00F75DC7">
      <w:pPr>
        <w:pStyle w:val="BodyText"/>
        <w:rPr>
          <w:rFonts w:ascii="Calibri Light" w:hAnsi="Calibri Light" w:cs="Calibri Light"/>
          <w:sz w:val="22"/>
          <w:szCs w:val="22"/>
          <w:lang w:val="it-IT"/>
        </w:rPr>
      </w:pPr>
    </w:p>
    <w:p w14:paraId="366EC465" w14:textId="66A110BE" w:rsidR="00F75DC7" w:rsidRPr="008E01C5" w:rsidRDefault="00F75DC7" w:rsidP="00F75DC7">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Pulsante “Indietro”:</w:t>
      </w:r>
      <w:r w:rsidRPr="008E01C5">
        <w:rPr>
          <w:rFonts w:ascii="Calibri Light" w:hAnsi="Calibri Light" w:cs="Calibri Light"/>
          <w:sz w:val="22"/>
          <w:szCs w:val="22"/>
          <w:lang w:val="it-IT"/>
        </w:rPr>
        <w:t xml:space="preserve"> Torna alla Dashboard Monitoraggio</w:t>
      </w:r>
    </w:p>
    <w:p w14:paraId="5271291D" w14:textId="33473BED" w:rsidR="00F75DC7" w:rsidRPr="008E01C5" w:rsidRDefault="00E46AC4" w:rsidP="00F75DC7">
      <w:pPr>
        <w:pStyle w:val="Heading3"/>
        <w:rPr>
          <w:rFonts w:ascii="Calibri Light" w:hAnsi="Calibri Light" w:cs="Calibri Light"/>
          <w:sz w:val="22"/>
          <w:szCs w:val="22"/>
          <w:lang w:val="it-IT"/>
        </w:rPr>
      </w:pPr>
      <w:bookmarkStart w:id="658" w:name="_Toc227849783"/>
      <w:bookmarkStart w:id="659" w:name="tabella-monitoraggi-scaduti-completa"/>
      <w:r>
        <w:rPr>
          <w:rFonts w:ascii="Calibri Light" w:hAnsi="Calibri Light" w:cs="Calibri Light"/>
          <w:sz w:val="22"/>
          <w:szCs w:val="22"/>
          <w:lang w:val="it-IT"/>
        </w:rPr>
        <w:t>8</w:t>
      </w:r>
      <w:r w:rsidR="00F75DC7" w:rsidRPr="008E01C5">
        <w:rPr>
          <w:rFonts w:ascii="Calibri Light" w:hAnsi="Calibri Light" w:cs="Calibri Light"/>
          <w:sz w:val="22"/>
          <w:szCs w:val="22"/>
          <w:lang w:val="it-IT"/>
        </w:rPr>
        <w:t>.4.3 Pagina Monitoraggi Scaduti - Tabella Monitoraggi Scaduti Completa</w:t>
      </w:r>
      <w:bookmarkEnd w:id="658"/>
    </w:p>
    <w:p w14:paraId="5A430FE1" w14:textId="77777777" w:rsidR="00F75DC7" w:rsidRPr="008E01C5" w:rsidRDefault="00F75DC7" w:rsidP="00F75DC7">
      <w:pPr>
        <w:pStyle w:val="Heading4"/>
        <w:rPr>
          <w:rFonts w:ascii="Calibri Light" w:hAnsi="Calibri Light" w:cs="Calibri Light"/>
          <w:sz w:val="22"/>
          <w:szCs w:val="22"/>
          <w:lang w:val="it-IT"/>
        </w:rPr>
      </w:pPr>
      <w:r w:rsidRPr="008E01C5">
        <w:rPr>
          <w:rFonts w:ascii="Calibri Light" w:hAnsi="Calibri Light" w:cs="Calibri Light"/>
          <w:sz w:val="22"/>
          <w:szCs w:val="22"/>
          <w:lang w:val="it-IT"/>
        </w:rPr>
        <w:t>Descrizione Funzionale</w:t>
      </w:r>
    </w:p>
    <w:p w14:paraId="59C51C7A" w14:textId="0D3CD4F0" w:rsidR="00F75DC7" w:rsidRPr="008E01C5" w:rsidRDefault="00F75DC7" w:rsidP="00F75DC7">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 xml:space="preserve">La tabella principale della pagina “Monitoraggi Scaduti” fornisce una vista completa di tutti i monitoraggi che hanno superato la scadenza. A differenza della tabella nella dashboard che mostra solo </w:t>
      </w:r>
      <w:r w:rsidR="00E37ED8" w:rsidRPr="008E01C5">
        <w:rPr>
          <w:rFonts w:ascii="Calibri Light" w:hAnsi="Calibri Light" w:cs="Calibri Light"/>
          <w:sz w:val="22"/>
          <w:szCs w:val="22"/>
          <w:lang w:val="it-IT"/>
        </w:rPr>
        <w:t>5</w:t>
      </w:r>
      <w:r w:rsidRPr="008E01C5">
        <w:rPr>
          <w:rFonts w:ascii="Calibri Light" w:hAnsi="Calibri Light" w:cs="Calibri Light"/>
          <w:sz w:val="22"/>
          <w:szCs w:val="22"/>
          <w:lang w:val="it-IT"/>
        </w:rPr>
        <w:t xml:space="preserve"> righe, questa tabella mostra tutti i monitoraggi scaduti </w:t>
      </w:r>
      <w:r w:rsidR="00E37ED8" w:rsidRPr="008E01C5">
        <w:rPr>
          <w:rFonts w:ascii="Calibri Light" w:hAnsi="Calibri Light" w:cs="Calibri Light"/>
          <w:sz w:val="22"/>
          <w:szCs w:val="22"/>
          <w:lang w:val="it-IT"/>
        </w:rPr>
        <w:t xml:space="preserve">(visualizzabili gli ultimi 20 monitoraggi ordinati per scadenza, per vedere i restanti si potrà scorrere con i pulsanti posizionati al fondo della tabella con il controllo di paginazione “&lt;&lt; Pagina 1 &gt;&gt;” che consente di navigare tra le pagine) </w:t>
      </w:r>
      <w:r w:rsidRPr="008E01C5">
        <w:rPr>
          <w:rFonts w:ascii="Calibri Light" w:hAnsi="Calibri Light" w:cs="Calibri Light"/>
          <w:sz w:val="22"/>
          <w:szCs w:val="22"/>
          <w:lang w:val="it-IT"/>
        </w:rPr>
        <w:t xml:space="preserve">con la possibilità di ordinare, filtrare e </w:t>
      </w:r>
      <w:r w:rsidR="00E37ED8" w:rsidRPr="008E01C5">
        <w:rPr>
          <w:rFonts w:ascii="Calibri Light" w:hAnsi="Calibri Light" w:cs="Calibri Light"/>
          <w:sz w:val="22"/>
          <w:szCs w:val="22"/>
          <w:lang w:val="it-IT"/>
        </w:rPr>
        <w:t>scaricare</w:t>
      </w:r>
      <w:r w:rsidR="006B708B" w:rsidRPr="008E01C5">
        <w:rPr>
          <w:rFonts w:ascii="Calibri Light" w:hAnsi="Calibri Light" w:cs="Calibri Light"/>
          <w:sz w:val="22"/>
          <w:szCs w:val="22"/>
          <w:lang w:val="it-IT"/>
        </w:rPr>
        <w:t xml:space="preserve"> l’intera tabella</w:t>
      </w:r>
      <w:r w:rsidRPr="008E01C5">
        <w:rPr>
          <w:rFonts w:ascii="Calibri Light" w:hAnsi="Calibri Light" w:cs="Calibri Light"/>
          <w:sz w:val="22"/>
          <w:szCs w:val="22"/>
          <w:lang w:val="it-IT"/>
        </w:rPr>
        <w:t>.</w:t>
      </w:r>
    </w:p>
    <w:p w14:paraId="79E26A2E" w14:textId="77777777" w:rsidR="00F75DC7" w:rsidRPr="008E01C5" w:rsidRDefault="00F75DC7" w:rsidP="00F75DC7">
      <w:pPr>
        <w:pStyle w:val="Heading4"/>
        <w:rPr>
          <w:rFonts w:ascii="Calibri Light" w:hAnsi="Calibri Light" w:cs="Calibri Light"/>
          <w:sz w:val="22"/>
          <w:szCs w:val="22"/>
          <w:lang w:val="it-IT"/>
        </w:rPr>
      </w:pPr>
      <w:r w:rsidRPr="008E01C5">
        <w:rPr>
          <w:rFonts w:ascii="Calibri Light" w:hAnsi="Calibri Light" w:cs="Calibri Light"/>
          <w:sz w:val="22"/>
          <w:szCs w:val="22"/>
          <w:lang w:val="it-IT"/>
        </w:rPr>
        <w:t>Colonne e Dati</w:t>
      </w:r>
    </w:p>
    <w:p w14:paraId="7E105C32" w14:textId="71C1AC90" w:rsidR="00F75DC7" w:rsidRPr="008E01C5" w:rsidRDefault="00F75DC7" w:rsidP="00F75DC7">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La tabella contiene le seguenti colonne</w:t>
      </w:r>
      <w:r w:rsidR="006B708B" w:rsidRPr="008E01C5">
        <w:rPr>
          <w:rFonts w:ascii="Calibri Light" w:hAnsi="Calibri Light" w:cs="Calibri Light"/>
          <w:sz w:val="22"/>
          <w:szCs w:val="22"/>
          <w:lang w:val="it-IT"/>
        </w:rPr>
        <w:t xml:space="preserve"> (risultano le medesime </w:t>
      </w:r>
      <w:r w:rsidR="001F3679" w:rsidRPr="008E01C5">
        <w:rPr>
          <w:rFonts w:ascii="Calibri Light" w:hAnsi="Calibri Light" w:cs="Calibri Light"/>
          <w:sz w:val="22"/>
          <w:szCs w:val="22"/>
          <w:lang w:val="it-IT"/>
        </w:rPr>
        <w:t>delle colonne presenti nella Dashboard di monitoraggio della Tabella “Monitoraggi Scaduti”)</w:t>
      </w:r>
      <w:r w:rsidRPr="008E01C5">
        <w:rPr>
          <w:rFonts w:ascii="Calibri Light" w:hAnsi="Calibri Light" w:cs="Calibri Light"/>
          <w:sz w:val="22"/>
          <w:szCs w:val="22"/>
          <w:lang w:val="it-IT"/>
        </w:rPr>
        <w:t>:</w:t>
      </w:r>
    </w:p>
    <w:p w14:paraId="5F1EE11B" w14:textId="5506058A" w:rsidR="00B47BEA" w:rsidRDefault="000B56B7" w:rsidP="00DA6969">
      <w:pPr>
        <w:pStyle w:val="Compact"/>
        <w:numPr>
          <w:ilvl w:val="0"/>
          <w:numId w:val="6"/>
        </w:numPr>
        <w:rPr>
          <w:rFonts w:ascii="Calibri Light" w:hAnsi="Calibri Light" w:cs="Calibri Light"/>
          <w:sz w:val="22"/>
          <w:szCs w:val="22"/>
          <w:lang w:val="it-IT"/>
        </w:rPr>
      </w:pPr>
      <w:r w:rsidRPr="00B47BEA">
        <w:rPr>
          <w:rFonts w:ascii="Calibri Light" w:hAnsi="Calibri Light" w:cs="Calibri Light"/>
          <w:b/>
          <w:sz w:val="22"/>
          <w:szCs w:val="22"/>
          <w:lang w:val="it-IT"/>
        </w:rPr>
        <w:t>ID Pratica di Monitoraggio:</w:t>
      </w:r>
      <w:r w:rsidRPr="00B47BEA">
        <w:rPr>
          <w:rFonts w:ascii="Calibri Light" w:hAnsi="Calibri Light" w:cs="Calibri Light"/>
          <w:sz w:val="22"/>
          <w:szCs w:val="22"/>
          <w:lang w:val="it-IT"/>
        </w:rPr>
        <w:t xml:space="preserve"> </w:t>
      </w:r>
      <w:r w:rsidR="00B47BEA" w:rsidRPr="008E01C5">
        <w:rPr>
          <w:rFonts w:ascii="Calibri Light" w:hAnsi="Calibri Light" w:cs="Calibri Light"/>
          <w:sz w:val="22"/>
          <w:szCs w:val="22"/>
          <w:lang w:val="it-IT"/>
        </w:rPr>
        <w:t>L’identificativo univoco della pratica</w:t>
      </w:r>
      <w:r w:rsidR="00B47BEA">
        <w:rPr>
          <w:rFonts w:ascii="Calibri Light" w:hAnsi="Calibri Light" w:cs="Calibri Light"/>
          <w:sz w:val="22"/>
          <w:szCs w:val="22"/>
          <w:lang w:val="it-IT"/>
        </w:rPr>
        <w:t xml:space="preserve">: Lettera </w:t>
      </w:r>
      <w:r w:rsidR="006434AE">
        <w:rPr>
          <w:rFonts w:ascii="Calibri Light" w:hAnsi="Calibri Light" w:cs="Calibri Light"/>
          <w:sz w:val="22"/>
          <w:szCs w:val="22"/>
          <w:lang w:val="it-IT"/>
        </w:rPr>
        <w:t>M</w:t>
      </w:r>
      <w:r w:rsidR="00B47BEA">
        <w:rPr>
          <w:rFonts w:ascii="Calibri Light" w:hAnsi="Calibri Light" w:cs="Calibri Light"/>
          <w:sz w:val="22"/>
          <w:szCs w:val="22"/>
          <w:lang w:val="it-IT"/>
        </w:rPr>
        <w:t xml:space="preserve"> seguita da numero ordinale (e.g. la terza pratica aperta sarà “</w:t>
      </w:r>
      <w:r w:rsidR="006434AE">
        <w:rPr>
          <w:rFonts w:ascii="Calibri Light" w:hAnsi="Calibri Light" w:cs="Calibri Light"/>
          <w:sz w:val="22"/>
          <w:szCs w:val="22"/>
          <w:lang w:val="it-IT"/>
        </w:rPr>
        <w:t>M</w:t>
      </w:r>
      <w:r w:rsidR="00B47BEA">
        <w:rPr>
          <w:rFonts w:ascii="Calibri Light" w:hAnsi="Calibri Light" w:cs="Calibri Light"/>
          <w:sz w:val="22"/>
          <w:szCs w:val="22"/>
          <w:lang w:val="it-IT"/>
        </w:rPr>
        <w:t>3”)</w:t>
      </w:r>
    </w:p>
    <w:p w14:paraId="11EE32EC" w14:textId="3FDB6783" w:rsidR="000B56B7" w:rsidRPr="00B47BEA" w:rsidRDefault="000B56B7" w:rsidP="00DA6969">
      <w:pPr>
        <w:pStyle w:val="Compact"/>
        <w:numPr>
          <w:ilvl w:val="0"/>
          <w:numId w:val="6"/>
        </w:numPr>
        <w:rPr>
          <w:rFonts w:ascii="Calibri Light" w:hAnsi="Calibri Light" w:cs="Calibri Light"/>
          <w:sz w:val="22"/>
          <w:szCs w:val="22"/>
          <w:lang w:val="it-IT"/>
        </w:rPr>
      </w:pPr>
      <w:r w:rsidRPr="00B47BEA">
        <w:rPr>
          <w:rFonts w:ascii="Calibri Light" w:hAnsi="Calibri Light" w:cs="Calibri Light"/>
          <w:b/>
          <w:sz w:val="22"/>
          <w:szCs w:val="22"/>
          <w:lang w:val="it-IT"/>
        </w:rPr>
        <w:t>Tracking ID:</w:t>
      </w:r>
      <w:r w:rsidRPr="00B47BEA">
        <w:rPr>
          <w:rFonts w:ascii="Calibri Light" w:hAnsi="Calibri Light" w:cs="Calibri Light"/>
          <w:sz w:val="22"/>
          <w:szCs w:val="22"/>
          <w:lang w:val="it-IT"/>
        </w:rPr>
        <w:t xml:space="preserve"> ID univoco dei sistemi ISP per riconoscere l’operazione di riferimento, dato recuperato dal medesimo campo riferito alla relativa pratica di censimento</w:t>
      </w:r>
    </w:p>
    <w:p w14:paraId="4EDDA128" w14:textId="77777777" w:rsidR="00752281" w:rsidRPr="008E01C5" w:rsidRDefault="00F75DC7" w:rsidP="00DA6969">
      <w:pPr>
        <w:pStyle w:val="Compact"/>
        <w:numPr>
          <w:ilvl w:val="0"/>
          <w:numId w:val="6"/>
        </w:numPr>
        <w:rPr>
          <w:rFonts w:ascii="Calibri Light" w:hAnsi="Calibri Light" w:cs="Calibri Light"/>
          <w:sz w:val="22"/>
          <w:szCs w:val="22"/>
          <w:lang w:val="it-IT"/>
        </w:rPr>
      </w:pPr>
      <w:r w:rsidRPr="008E01C5">
        <w:rPr>
          <w:rFonts w:ascii="Calibri Light" w:hAnsi="Calibri Light" w:cs="Calibri Light"/>
          <w:b/>
          <w:sz w:val="22"/>
          <w:szCs w:val="22"/>
          <w:lang w:val="it-IT"/>
        </w:rPr>
        <w:t>Nome Deal:</w:t>
      </w:r>
      <w:r w:rsidRPr="008E01C5">
        <w:rPr>
          <w:rFonts w:ascii="Calibri Light" w:hAnsi="Calibri Light" w:cs="Calibri Light"/>
          <w:sz w:val="22"/>
          <w:szCs w:val="22"/>
          <w:lang w:val="it-IT"/>
        </w:rPr>
        <w:t xml:space="preserve"> Il nome della pratica/finanziamento (es. </w:t>
      </w:r>
      <w:r w:rsidR="00752281" w:rsidRPr="008E01C5">
        <w:rPr>
          <w:rFonts w:ascii="Calibri Light" w:hAnsi="Calibri Light" w:cs="Calibri Light"/>
          <w:sz w:val="22"/>
          <w:szCs w:val="22"/>
          <w:lang w:val="it-IT"/>
        </w:rPr>
        <w:t>“Banca Nuova S.p.A”), dato recuperato dal medesimo campo riferito alla relativa pratica di censimento (individuabile tramite Tracking ID/ID Contratto)</w:t>
      </w:r>
    </w:p>
    <w:p w14:paraId="277C6615" w14:textId="77777777" w:rsidR="00752281" w:rsidRPr="008E01C5" w:rsidRDefault="00752281" w:rsidP="00DA6969">
      <w:pPr>
        <w:pStyle w:val="Compact"/>
        <w:numPr>
          <w:ilvl w:val="0"/>
          <w:numId w:val="6"/>
        </w:numPr>
        <w:rPr>
          <w:rFonts w:ascii="Calibri Light" w:hAnsi="Calibri Light" w:cs="Calibri Light"/>
          <w:sz w:val="22"/>
          <w:szCs w:val="22"/>
          <w:lang w:val="it-IT"/>
        </w:rPr>
      </w:pPr>
      <w:r w:rsidRPr="008E01C5">
        <w:rPr>
          <w:rFonts w:ascii="Calibri Light" w:hAnsi="Calibri Light" w:cs="Calibri Light"/>
          <w:b/>
          <w:sz w:val="22"/>
          <w:szCs w:val="22"/>
          <w:lang w:val="it-IT"/>
        </w:rPr>
        <w:t>Utente Banca:</w:t>
      </w:r>
      <w:r w:rsidRPr="008E01C5">
        <w:rPr>
          <w:rFonts w:ascii="Calibri Light" w:hAnsi="Calibri Light" w:cs="Calibri Light"/>
          <w:sz w:val="22"/>
          <w:szCs w:val="22"/>
          <w:lang w:val="it-IT"/>
        </w:rPr>
        <w:t xml:space="preserve"> L’email dell’utente ISP responsabile (es. “Marioverdi@isp-it”), dato recuperato dal medesimo campo riferito all’utente Banca associato alla relativa pratica di censimento (individuabile tramite Tracking ID/ID Contratto)</w:t>
      </w:r>
    </w:p>
    <w:p w14:paraId="6A64F257" w14:textId="77777777" w:rsidR="00752281" w:rsidRPr="003669D7" w:rsidRDefault="00752281" w:rsidP="00DA6969">
      <w:pPr>
        <w:pStyle w:val="Compact"/>
        <w:numPr>
          <w:ilvl w:val="0"/>
          <w:numId w:val="6"/>
        </w:numPr>
        <w:rPr>
          <w:rFonts w:ascii="Calibri Light" w:hAnsi="Calibri Light" w:cs="Calibri Light"/>
          <w:color w:val="000000" w:themeColor="text1"/>
          <w:sz w:val="22"/>
          <w:szCs w:val="22"/>
          <w:lang w:val="it-IT"/>
        </w:rPr>
      </w:pPr>
      <w:r w:rsidRPr="003669D7">
        <w:rPr>
          <w:rFonts w:ascii="Calibri Light" w:hAnsi="Calibri Light" w:cs="Calibri Light"/>
          <w:b/>
          <w:color w:val="000000" w:themeColor="text1"/>
          <w:sz w:val="22"/>
          <w:szCs w:val="22"/>
          <w:lang w:val="it-IT"/>
        </w:rPr>
        <w:t xml:space="preserve">Utente Deloitte: </w:t>
      </w:r>
      <w:r w:rsidRPr="003669D7">
        <w:rPr>
          <w:rFonts w:ascii="Calibri Light" w:hAnsi="Calibri Light" w:cs="Calibri Light"/>
          <w:color w:val="000000" w:themeColor="text1"/>
          <w:sz w:val="22"/>
          <w:szCs w:val="22"/>
          <w:lang w:val="it-IT"/>
        </w:rPr>
        <w:t xml:space="preserve">L’email dell’utente Deloitte a cui è stata assegnata alla pratica madre di monitoraggio (es. </w:t>
      </w:r>
      <w:r>
        <w:fldChar w:fldCharType="begin"/>
      </w:r>
      <w:r w:rsidRPr="00C14DF1">
        <w:rPr>
          <w:lang w:val="it-IT"/>
          <w:rPrChange w:id="660" w:author="Boles, Giorgio" w:date="2026-04-23T17:42:00Z" w16du:dateUtc="2026-04-23T15:42:00Z">
            <w:rPr/>
          </w:rPrChange>
        </w:rPr>
        <w:instrText>HYPERLINK "mailto:mverdi@deloitte.it"</w:instrText>
      </w:r>
      <w:r>
        <w:fldChar w:fldCharType="separate"/>
      </w:r>
      <w:r w:rsidRPr="003669D7">
        <w:rPr>
          <w:rStyle w:val="Hyperlink"/>
          <w:rFonts w:ascii="Calibri Light" w:hAnsi="Calibri Light" w:cs="Calibri Light"/>
          <w:color w:val="000000" w:themeColor="text1"/>
          <w:sz w:val="22"/>
          <w:szCs w:val="22"/>
          <w:lang w:val="it-IT"/>
        </w:rPr>
        <w:t>mverdi@deloitte.it</w:t>
      </w:r>
      <w:r>
        <w:fldChar w:fldCharType="end"/>
      </w:r>
      <w:r w:rsidRPr="003669D7">
        <w:rPr>
          <w:rFonts w:ascii="Calibri Light" w:hAnsi="Calibri Light" w:cs="Calibri Light"/>
          <w:color w:val="000000" w:themeColor="text1"/>
          <w:sz w:val="22"/>
          <w:szCs w:val="22"/>
          <w:lang w:val="it-IT"/>
        </w:rPr>
        <w:t>), assegnato appositamente tramite la funzionalità presente nel pannello ADMIN (nel caso un utente Deloitte non fosse assegnato alla pratica, il primo utente Deloitte che accede alla pratica verrà assegnato alla stessa)</w:t>
      </w:r>
    </w:p>
    <w:p w14:paraId="3DB1F515" w14:textId="77777777" w:rsidR="00752281" w:rsidRPr="008E01C5" w:rsidRDefault="00752281" w:rsidP="00DA6969">
      <w:pPr>
        <w:pStyle w:val="Compact"/>
        <w:numPr>
          <w:ilvl w:val="0"/>
          <w:numId w:val="6"/>
        </w:numPr>
        <w:rPr>
          <w:rFonts w:ascii="Calibri Light" w:hAnsi="Calibri Light" w:cs="Calibri Light"/>
          <w:sz w:val="22"/>
          <w:szCs w:val="22"/>
          <w:lang w:val="it-IT"/>
        </w:rPr>
      </w:pPr>
      <w:r w:rsidRPr="008E01C5">
        <w:rPr>
          <w:rFonts w:ascii="Calibri Light" w:hAnsi="Calibri Light" w:cs="Calibri Light"/>
          <w:b/>
          <w:sz w:val="22"/>
          <w:szCs w:val="22"/>
          <w:lang w:val="it-IT"/>
        </w:rPr>
        <w:t>Tipologia Pratica:</w:t>
      </w:r>
      <w:r w:rsidRPr="008E01C5">
        <w:rPr>
          <w:rFonts w:ascii="Calibri Light" w:hAnsi="Calibri Light" w:cs="Calibri Light"/>
          <w:sz w:val="22"/>
          <w:szCs w:val="22"/>
          <w:lang w:val="it-IT"/>
        </w:rPr>
        <w:t xml:space="preserve"> La tipologia della pratica (es. “Banca Agente”, “SACE Agent”), dato recuperato dal medesimo campo riferito alla tipologia pratica relativa alla pratica di censimento (individuabile tramite Tracking ID/ID Contratto)</w:t>
      </w:r>
    </w:p>
    <w:p w14:paraId="51C8B0C8" w14:textId="702FBDF5" w:rsidR="00752281" w:rsidRPr="008E01C5" w:rsidRDefault="00752281" w:rsidP="00DA6969">
      <w:pPr>
        <w:pStyle w:val="Compact"/>
        <w:numPr>
          <w:ilvl w:val="0"/>
          <w:numId w:val="6"/>
        </w:numPr>
        <w:rPr>
          <w:rFonts w:ascii="Calibri Light" w:hAnsi="Calibri Light" w:cs="Calibri Light"/>
          <w:sz w:val="22"/>
          <w:szCs w:val="22"/>
          <w:lang w:val="it-IT"/>
        </w:rPr>
      </w:pPr>
      <w:r w:rsidRPr="008E01C5">
        <w:rPr>
          <w:rFonts w:ascii="Calibri Light" w:hAnsi="Calibri Light" w:cs="Calibri Light"/>
          <w:b/>
          <w:sz w:val="22"/>
          <w:szCs w:val="22"/>
          <w:lang w:val="it-IT"/>
        </w:rPr>
        <w:t>Tipologia:</w:t>
      </w:r>
      <w:r w:rsidRPr="008E01C5">
        <w:rPr>
          <w:rFonts w:ascii="Calibri Light" w:hAnsi="Calibri Light" w:cs="Calibri Light"/>
          <w:sz w:val="22"/>
          <w:szCs w:val="22"/>
          <w:lang w:val="it-IT"/>
        </w:rPr>
        <w:t xml:space="preserve"> Il tipo specifico di covenant o (es. “Leverage Ratio”, “</w:t>
      </w:r>
      <w:r w:rsidR="003E635A">
        <w:rPr>
          <w:rFonts w:ascii="Calibri Light" w:hAnsi="Calibri Light" w:cs="Calibri Light"/>
          <w:sz w:val="22"/>
          <w:szCs w:val="22"/>
          <w:lang w:val="it-IT"/>
        </w:rPr>
        <w:t>Gearing Ratio</w:t>
      </w:r>
      <w:r w:rsidRPr="008E01C5">
        <w:rPr>
          <w:rFonts w:ascii="Calibri Light" w:hAnsi="Calibri Light" w:cs="Calibri Light"/>
          <w:sz w:val="22"/>
          <w:szCs w:val="22"/>
          <w:lang w:val="it-IT"/>
        </w:rPr>
        <w:t>”)</w:t>
      </w:r>
    </w:p>
    <w:p w14:paraId="1B32D4C8" w14:textId="05E37990" w:rsidR="00752281" w:rsidRPr="008E01C5" w:rsidRDefault="00752281" w:rsidP="00DA6969">
      <w:pPr>
        <w:pStyle w:val="Compact"/>
        <w:numPr>
          <w:ilvl w:val="0"/>
          <w:numId w:val="6"/>
        </w:numPr>
        <w:rPr>
          <w:rFonts w:ascii="Calibri Light" w:hAnsi="Calibri Light" w:cs="Calibri Light"/>
          <w:sz w:val="22"/>
          <w:szCs w:val="22"/>
          <w:lang w:val="it-IT"/>
        </w:rPr>
      </w:pPr>
      <w:r w:rsidRPr="008E01C5">
        <w:rPr>
          <w:rFonts w:ascii="Calibri Light" w:hAnsi="Calibri Light" w:cs="Calibri Light"/>
          <w:b/>
          <w:sz w:val="22"/>
          <w:szCs w:val="22"/>
          <w:lang w:val="it-IT"/>
        </w:rPr>
        <w:t>ID Evento di Monitoraggio:</w:t>
      </w:r>
      <w:r w:rsidRPr="008E01C5">
        <w:rPr>
          <w:rFonts w:ascii="Calibri Light" w:hAnsi="Calibri Light" w:cs="Calibri Light"/>
          <w:sz w:val="22"/>
          <w:szCs w:val="22"/>
          <w:lang w:val="it-IT"/>
        </w:rPr>
        <w:t xml:space="preserve"> </w:t>
      </w:r>
      <w:r w:rsidR="00F06B8C" w:rsidRPr="008E01C5">
        <w:rPr>
          <w:rFonts w:ascii="Calibri Light" w:hAnsi="Calibri Light" w:cs="Calibri Light"/>
          <w:sz w:val="22"/>
          <w:szCs w:val="22"/>
          <w:lang w:val="it-IT"/>
        </w:rPr>
        <w:t>L’identificativo dell’evento di monitoraggio</w:t>
      </w:r>
      <w:r w:rsidR="00F06B8C">
        <w:rPr>
          <w:rFonts w:ascii="Calibri Light" w:hAnsi="Calibri Light" w:cs="Calibri Light"/>
          <w:sz w:val="22"/>
          <w:szCs w:val="22"/>
          <w:lang w:val="it-IT"/>
        </w:rPr>
        <w:t xml:space="preserve">: ID costruito da ID Pratica di monitoraggio + ID Covenant + ID Evento (Esempio il quarto monitoraggio del secondo Covenant della Terza pratica sarà </w:t>
      </w:r>
      <w:r w:rsidR="004C2EB1">
        <w:rPr>
          <w:rFonts w:ascii="Calibri Light" w:hAnsi="Calibri Light" w:cs="Calibri Light"/>
          <w:sz w:val="22"/>
          <w:szCs w:val="22"/>
          <w:lang w:val="it-IT"/>
        </w:rPr>
        <w:t>M</w:t>
      </w:r>
      <w:r w:rsidR="00F06B8C">
        <w:rPr>
          <w:rFonts w:ascii="Calibri Light" w:hAnsi="Calibri Light" w:cs="Calibri Light"/>
          <w:sz w:val="22"/>
          <w:szCs w:val="22"/>
          <w:lang w:val="it-IT"/>
        </w:rPr>
        <w:t>3C2</w:t>
      </w:r>
      <w:r w:rsidR="00D51F73">
        <w:rPr>
          <w:rFonts w:ascii="Calibri Light" w:hAnsi="Calibri Light" w:cs="Calibri Light"/>
          <w:sz w:val="22"/>
          <w:szCs w:val="22"/>
          <w:lang w:val="it-IT"/>
        </w:rPr>
        <w:t>E4</w:t>
      </w:r>
      <w:r w:rsidR="00F06B8C">
        <w:rPr>
          <w:rFonts w:ascii="Calibri Light" w:hAnsi="Calibri Light" w:cs="Calibri Light"/>
          <w:sz w:val="22"/>
          <w:szCs w:val="22"/>
          <w:lang w:val="it-IT"/>
        </w:rPr>
        <w:t>)</w:t>
      </w:r>
    </w:p>
    <w:p w14:paraId="0819B442" w14:textId="77777777" w:rsidR="00752281" w:rsidRPr="008E01C5" w:rsidRDefault="00752281" w:rsidP="00DA6969">
      <w:pPr>
        <w:pStyle w:val="Compact"/>
        <w:numPr>
          <w:ilvl w:val="0"/>
          <w:numId w:val="6"/>
        </w:numPr>
        <w:rPr>
          <w:rFonts w:ascii="Calibri Light" w:hAnsi="Calibri Light" w:cs="Calibri Light"/>
          <w:sz w:val="22"/>
          <w:szCs w:val="22"/>
        </w:rPr>
      </w:pPr>
      <w:r w:rsidRPr="008E01C5">
        <w:rPr>
          <w:rFonts w:ascii="Calibri Light" w:hAnsi="Calibri Light" w:cs="Calibri Light"/>
          <w:b/>
          <w:sz w:val="22"/>
          <w:szCs w:val="22"/>
          <w:lang w:val="it-IT"/>
        </w:rPr>
        <w:t>Data di riferimento:</w:t>
      </w:r>
      <w:r w:rsidRPr="008E01C5">
        <w:rPr>
          <w:rFonts w:ascii="Calibri Light" w:hAnsi="Calibri Light" w:cs="Calibri Light"/>
          <w:sz w:val="22"/>
          <w:szCs w:val="22"/>
          <w:lang w:val="it-IT"/>
        </w:rPr>
        <w:t xml:space="preserve"> La data a cui si riferisce il monitoraggio (es. </w:t>
      </w:r>
      <w:r w:rsidRPr="008E01C5">
        <w:rPr>
          <w:rFonts w:ascii="Calibri Light" w:hAnsi="Calibri Light" w:cs="Calibri Light"/>
          <w:sz w:val="22"/>
          <w:szCs w:val="22"/>
        </w:rPr>
        <w:t>“14/02/2025”)</w:t>
      </w:r>
    </w:p>
    <w:p w14:paraId="5D24F2E9" w14:textId="77777777" w:rsidR="00752281" w:rsidRPr="008E01C5" w:rsidRDefault="00752281" w:rsidP="00DA6969">
      <w:pPr>
        <w:pStyle w:val="Compact"/>
        <w:numPr>
          <w:ilvl w:val="0"/>
          <w:numId w:val="6"/>
        </w:numPr>
        <w:rPr>
          <w:rFonts w:ascii="Calibri Light" w:hAnsi="Calibri Light" w:cs="Calibri Light"/>
          <w:sz w:val="22"/>
          <w:szCs w:val="22"/>
          <w:lang w:val="it-IT"/>
        </w:rPr>
      </w:pPr>
      <w:r w:rsidRPr="008E01C5">
        <w:rPr>
          <w:rFonts w:ascii="Calibri Light" w:hAnsi="Calibri Light" w:cs="Calibri Light"/>
          <w:b/>
          <w:sz w:val="22"/>
          <w:szCs w:val="22"/>
          <w:lang w:val="it-IT"/>
        </w:rPr>
        <w:t>Scadenza Monitoraggio:</w:t>
      </w:r>
      <w:r w:rsidRPr="008E01C5">
        <w:rPr>
          <w:rFonts w:ascii="Calibri Light" w:hAnsi="Calibri Light" w:cs="Calibri Light"/>
          <w:sz w:val="22"/>
          <w:szCs w:val="22"/>
          <w:lang w:val="it-IT"/>
        </w:rPr>
        <w:t xml:space="preserve"> La data entro cui il monitoraggio doveva essere completato (es. “14/03/2025”)</w:t>
      </w:r>
    </w:p>
    <w:p w14:paraId="6D87B18E" w14:textId="77777777" w:rsidR="00752281" w:rsidRPr="008E01C5" w:rsidRDefault="00752281" w:rsidP="00DA6969">
      <w:pPr>
        <w:pStyle w:val="Compact"/>
        <w:numPr>
          <w:ilvl w:val="0"/>
          <w:numId w:val="6"/>
        </w:numPr>
        <w:rPr>
          <w:rFonts w:ascii="Calibri Light" w:hAnsi="Calibri Light" w:cs="Calibri Light"/>
          <w:sz w:val="22"/>
          <w:szCs w:val="22"/>
          <w:lang w:val="it-IT"/>
        </w:rPr>
      </w:pPr>
      <w:r w:rsidRPr="008E01C5">
        <w:rPr>
          <w:rFonts w:ascii="Calibri Light" w:hAnsi="Calibri Light" w:cs="Calibri Light"/>
          <w:b/>
          <w:sz w:val="22"/>
          <w:szCs w:val="22"/>
          <w:lang w:val="it-IT"/>
        </w:rPr>
        <w:t>Giorni al prossimo monitoraggio:</w:t>
      </w:r>
      <w:r w:rsidRPr="008E01C5">
        <w:rPr>
          <w:rFonts w:ascii="Calibri Light" w:hAnsi="Calibri Light" w:cs="Calibri Light"/>
          <w:sz w:val="22"/>
          <w:szCs w:val="22"/>
          <w:lang w:val="it-IT"/>
        </w:rPr>
        <w:t xml:space="preserve"> Il numero di giorni di ritardo rispetto alla scadenza, indicato in negativo (es. “-10” giorni) in quanto riferito a monitoraggi scaduti (nel caso di covenant fuori soglia tale campo sarà visualizzato con un “-“)</w:t>
      </w:r>
    </w:p>
    <w:p w14:paraId="09B3776C" w14:textId="77777777" w:rsidR="00752281" w:rsidRPr="008E01C5" w:rsidRDefault="00752281" w:rsidP="00DA6969">
      <w:pPr>
        <w:pStyle w:val="Compact"/>
        <w:numPr>
          <w:ilvl w:val="0"/>
          <w:numId w:val="6"/>
        </w:numPr>
        <w:rPr>
          <w:rFonts w:ascii="Calibri Light" w:hAnsi="Calibri Light" w:cs="Calibri Light"/>
          <w:sz w:val="22"/>
          <w:szCs w:val="22"/>
          <w:lang w:val="it-IT"/>
        </w:rPr>
      </w:pPr>
      <w:r w:rsidRPr="008E01C5">
        <w:rPr>
          <w:rFonts w:ascii="Calibri Light" w:hAnsi="Calibri Light" w:cs="Calibri Light"/>
          <w:b/>
          <w:sz w:val="22"/>
          <w:szCs w:val="22"/>
          <w:lang w:val="it-IT"/>
        </w:rPr>
        <w:t>Stato Evento di Monitoraggi:</w:t>
      </w:r>
      <w:r w:rsidRPr="008E01C5">
        <w:rPr>
          <w:rFonts w:ascii="Calibri Light" w:hAnsi="Calibri Light" w:cs="Calibri Light"/>
          <w:sz w:val="22"/>
          <w:szCs w:val="22"/>
          <w:lang w:val="it-IT"/>
        </w:rPr>
        <w:t xml:space="preserve"> Lo stato attuale, visualizzato con un punto colorato rosso (●) accanto a “Monitoraggio Scaduto” (la label sarà “Monitoraggio fuori soglia” in caso di covenant con monitoraggio non in linea rispetto al valore target estratto dal contratto di finanziamento)</w:t>
      </w:r>
    </w:p>
    <w:p w14:paraId="78C884F5" w14:textId="43FA88A8" w:rsidR="00133601" w:rsidRPr="008E01C5" w:rsidRDefault="00133601" w:rsidP="00DA6969">
      <w:pPr>
        <w:pStyle w:val="Compact"/>
        <w:numPr>
          <w:ilvl w:val="0"/>
          <w:numId w:val="6"/>
        </w:numPr>
        <w:rPr>
          <w:rFonts w:ascii="Calibri Light" w:hAnsi="Calibri Light" w:cs="Calibri Light"/>
          <w:sz w:val="22"/>
          <w:szCs w:val="22"/>
          <w:lang w:val="it-IT"/>
        </w:rPr>
      </w:pPr>
      <w:r w:rsidRPr="008E01C5">
        <w:rPr>
          <w:rFonts w:ascii="Calibri Light" w:hAnsi="Calibri Light" w:cs="Calibri Light"/>
          <w:b/>
          <w:sz w:val="22"/>
          <w:szCs w:val="22"/>
          <w:lang w:val="it-IT"/>
        </w:rPr>
        <w:t>Azione:</w:t>
      </w:r>
      <w:r w:rsidRPr="008E01C5">
        <w:rPr>
          <w:rFonts w:ascii="Calibri Light" w:hAnsi="Calibri Light" w:cs="Calibri Light"/>
          <w:sz w:val="22"/>
          <w:szCs w:val="22"/>
          <w:lang w:val="it-IT"/>
        </w:rPr>
        <w:t xml:space="preserve"> Un link “Salta monitoraggio” / “Ignora Soglia” che consente all’utente di richiedere un’eccezione</w:t>
      </w:r>
      <w:r w:rsidRPr="008E01C5" w:rsidDel="006B708B">
        <w:rPr>
          <w:rFonts w:ascii="Calibri Light" w:hAnsi="Calibri Light" w:cs="Calibri Light"/>
          <w:sz w:val="22"/>
          <w:szCs w:val="22"/>
          <w:lang w:val="it-IT"/>
        </w:rPr>
        <w:t xml:space="preserve"> </w:t>
      </w:r>
    </w:p>
    <w:p w14:paraId="7C33D09A" w14:textId="77777777" w:rsidR="00F75DC7" w:rsidRPr="008E01C5" w:rsidRDefault="00F75DC7" w:rsidP="00F75DC7">
      <w:pPr>
        <w:pStyle w:val="Heading4"/>
        <w:rPr>
          <w:rFonts w:ascii="Calibri Light" w:hAnsi="Calibri Light" w:cs="Calibri Light"/>
          <w:sz w:val="22"/>
          <w:szCs w:val="22"/>
          <w:lang w:val="it-IT"/>
        </w:rPr>
      </w:pPr>
      <w:r w:rsidRPr="008E01C5">
        <w:rPr>
          <w:rFonts w:ascii="Calibri Light" w:hAnsi="Calibri Light" w:cs="Calibri Light"/>
          <w:sz w:val="22"/>
          <w:szCs w:val="22"/>
          <w:lang w:val="it-IT"/>
        </w:rPr>
        <w:t>Comportamento e Interattività</w:t>
      </w:r>
    </w:p>
    <w:p w14:paraId="6AD6A365" w14:textId="41C73C8B" w:rsidR="00F75DC7" w:rsidRPr="008E01C5" w:rsidRDefault="00F75DC7" w:rsidP="00F75DC7">
      <w:pPr>
        <w:pStyle w:val="FirstParagraph"/>
        <w:rPr>
          <w:rFonts w:ascii="Calibri Light" w:hAnsi="Calibri Light" w:cs="Calibri Light"/>
          <w:sz w:val="22"/>
          <w:szCs w:val="22"/>
          <w:lang w:val="it-IT"/>
        </w:rPr>
      </w:pPr>
      <w:r w:rsidRPr="008E01C5">
        <w:rPr>
          <w:rFonts w:ascii="Calibri Light" w:hAnsi="Calibri Light" w:cs="Calibri Light"/>
          <w:b/>
          <w:sz w:val="22"/>
          <w:szCs w:val="22"/>
          <w:lang w:val="it-IT"/>
        </w:rPr>
        <w:t>Ordinamento:</w:t>
      </w:r>
      <w:r w:rsidRPr="008E01C5">
        <w:rPr>
          <w:rFonts w:ascii="Calibri Light" w:hAnsi="Calibri Light" w:cs="Calibri Light"/>
          <w:sz w:val="22"/>
          <w:szCs w:val="22"/>
          <w:lang w:val="it-IT"/>
        </w:rPr>
        <w:t xml:space="preserve"> Tutte le colonne sono ordinabili. Cliccando sull’intestazione di una colonna, la tabella si ordina per quella colonna in ordine crescente (A-Z) o decrescente (Z-A). L’ordinamento predefinito è per “</w:t>
      </w:r>
      <w:r w:rsidR="00594AF2" w:rsidRPr="008E01C5">
        <w:rPr>
          <w:rFonts w:ascii="Calibri Light" w:hAnsi="Calibri Light" w:cs="Calibri Light"/>
          <w:sz w:val="22"/>
          <w:szCs w:val="22"/>
          <w:lang w:val="it-IT"/>
        </w:rPr>
        <w:t>Giorni al prossimo monitoraggio</w:t>
      </w:r>
      <w:r w:rsidRPr="008E01C5">
        <w:rPr>
          <w:rFonts w:ascii="Calibri Light" w:hAnsi="Calibri Light" w:cs="Calibri Light"/>
          <w:sz w:val="22"/>
          <w:szCs w:val="22"/>
          <w:lang w:val="it-IT"/>
        </w:rPr>
        <w:t xml:space="preserve">” in ordine </w:t>
      </w:r>
      <w:r w:rsidR="00594AF2" w:rsidRPr="008E01C5">
        <w:rPr>
          <w:rFonts w:ascii="Calibri Light" w:hAnsi="Calibri Light" w:cs="Calibri Light"/>
          <w:sz w:val="22"/>
          <w:szCs w:val="22"/>
          <w:lang w:val="it-IT"/>
        </w:rPr>
        <w:t>crescente</w:t>
      </w:r>
      <w:r w:rsidRPr="008E01C5">
        <w:rPr>
          <w:rFonts w:ascii="Calibri Light" w:hAnsi="Calibri Light" w:cs="Calibri Light"/>
          <w:sz w:val="22"/>
          <w:szCs w:val="22"/>
          <w:lang w:val="it-IT"/>
        </w:rPr>
        <w:t xml:space="preserve"> (i monitoraggi più scaduti in alto).</w:t>
      </w:r>
    </w:p>
    <w:p w14:paraId="474758D8" w14:textId="3BB76A21" w:rsidR="00F75DC7" w:rsidRPr="008E01C5" w:rsidRDefault="00F75DC7" w:rsidP="00F75DC7">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Righe per Pagina:</w:t>
      </w:r>
      <w:r w:rsidRPr="008E01C5">
        <w:rPr>
          <w:rFonts w:ascii="Calibri Light" w:hAnsi="Calibri Light" w:cs="Calibri Light"/>
          <w:sz w:val="22"/>
          <w:szCs w:val="22"/>
          <w:lang w:val="it-IT"/>
        </w:rPr>
        <w:t xml:space="preserve"> </w:t>
      </w:r>
      <w:r w:rsidRPr="00461640">
        <w:rPr>
          <w:rFonts w:ascii="Calibri Light" w:hAnsi="Calibri Light" w:cs="Calibri Light"/>
          <w:sz w:val="22"/>
          <w:szCs w:val="22"/>
          <w:lang w:val="it-IT"/>
        </w:rPr>
        <w:t xml:space="preserve">La tabella mostra </w:t>
      </w:r>
      <w:r w:rsidR="00752281" w:rsidRPr="00461640">
        <w:rPr>
          <w:rFonts w:ascii="Calibri Light" w:hAnsi="Calibri Light" w:cs="Calibri Light"/>
          <w:sz w:val="22"/>
          <w:szCs w:val="22"/>
          <w:lang w:val="it-IT"/>
        </w:rPr>
        <w:t>2</w:t>
      </w:r>
      <w:r w:rsidRPr="00461640">
        <w:rPr>
          <w:rFonts w:ascii="Calibri Light" w:hAnsi="Calibri Light" w:cs="Calibri Light"/>
          <w:sz w:val="22"/>
          <w:szCs w:val="22"/>
          <w:lang w:val="it-IT"/>
        </w:rPr>
        <w:t>0 righe per pagin</w:t>
      </w:r>
      <w:r w:rsidR="00406573" w:rsidRPr="00461640">
        <w:rPr>
          <w:rFonts w:ascii="Calibri Light" w:hAnsi="Calibri Light" w:cs="Calibri Light"/>
          <w:sz w:val="22"/>
          <w:szCs w:val="22"/>
          <w:lang w:val="it-IT"/>
        </w:rPr>
        <w:t>a.</w:t>
      </w:r>
    </w:p>
    <w:p w14:paraId="172839C0" w14:textId="77777777" w:rsidR="00F75DC7" w:rsidRPr="008E01C5" w:rsidRDefault="00F75DC7" w:rsidP="00F75DC7">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Paginazione:</w:t>
      </w:r>
      <w:r w:rsidRPr="008E01C5">
        <w:rPr>
          <w:rFonts w:ascii="Calibri Light" w:hAnsi="Calibri Light" w:cs="Calibri Light"/>
          <w:sz w:val="22"/>
          <w:szCs w:val="22"/>
          <w:lang w:val="it-IT"/>
        </w:rPr>
        <w:t xml:space="preserve"> Controlli di paginazione “&lt;&lt; Pagina X &gt;&gt;” consentono di navigare tra le pagine.</w:t>
      </w:r>
    </w:p>
    <w:p w14:paraId="7D3C4813" w14:textId="77777777" w:rsidR="00F75DC7" w:rsidRPr="008E01C5" w:rsidRDefault="00F75DC7" w:rsidP="00F75DC7">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Evidenziazione Riga:</w:t>
      </w:r>
      <w:r w:rsidRPr="008E01C5">
        <w:rPr>
          <w:rFonts w:ascii="Calibri Light" w:hAnsi="Calibri Light" w:cs="Calibri Light"/>
          <w:sz w:val="22"/>
          <w:szCs w:val="22"/>
          <w:lang w:val="it-IT"/>
        </w:rPr>
        <w:t xml:space="preserve"> Al passaggio del mouse su una riga, la riga è evidenziata con un colore di sfondo leggermente più scuro per migliorare l’usabilità.</w:t>
      </w:r>
    </w:p>
    <w:p w14:paraId="0CA5EC21" w14:textId="066F399A" w:rsidR="00F75DC7" w:rsidRPr="008E01C5" w:rsidRDefault="00F75DC7" w:rsidP="00F75DC7">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Colore di Sfondo Riga:</w:t>
      </w:r>
      <w:r w:rsidRPr="008E01C5">
        <w:rPr>
          <w:rFonts w:ascii="Calibri Light" w:hAnsi="Calibri Light" w:cs="Calibri Light"/>
          <w:sz w:val="22"/>
          <w:szCs w:val="22"/>
          <w:lang w:val="it-IT"/>
        </w:rPr>
        <w:t xml:space="preserve"> Le righe con “Giorni di ritardo” &gt; 30 giorni hanno un</w:t>
      </w:r>
      <w:r w:rsidR="00FA1EA9" w:rsidRPr="008E01C5">
        <w:rPr>
          <w:rFonts w:ascii="Calibri Light" w:hAnsi="Calibri Light" w:cs="Calibri Light"/>
          <w:sz w:val="22"/>
          <w:szCs w:val="22"/>
          <w:lang w:val="it-IT"/>
        </w:rPr>
        <w:t>o</w:t>
      </w:r>
      <w:r w:rsidRPr="008E01C5">
        <w:rPr>
          <w:rFonts w:ascii="Calibri Light" w:hAnsi="Calibri Light" w:cs="Calibri Light"/>
          <w:sz w:val="22"/>
          <w:szCs w:val="22"/>
          <w:lang w:val="it-IT"/>
        </w:rPr>
        <w:t xml:space="preserve"> sfondo rosso </w:t>
      </w:r>
      <w:r w:rsidR="00FA1EA9" w:rsidRPr="008E01C5">
        <w:rPr>
          <w:rFonts w:ascii="Calibri Light" w:hAnsi="Calibri Light" w:cs="Calibri Light"/>
          <w:sz w:val="22"/>
          <w:szCs w:val="22"/>
          <w:lang w:val="it-IT"/>
        </w:rPr>
        <w:t xml:space="preserve">chiaro </w:t>
      </w:r>
      <w:r w:rsidRPr="008E01C5">
        <w:rPr>
          <w:rFonts w:ascii="Calibri Light" w:hAnsi="Calibri Light" w:cs="Calibri Light"/>
          <w:sz w:val="22"/>
          <w:szCs w:val="22"/>
          <w:lang w:val="it-IT"/>
        </w:rPr>
        <w:t>per evidenziare le situazioni più critiche.</w:t>
      </w:r>
    </w:p>
    <w:p w14:paraId="54605EC4" w14:textId="77777777" w:rsidR="00F75DC7" w:rsidRPr="008E01C5" w:rsidRDefault="00F75DC7" w:rsidP="00F75DC7">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Riga Selezionabile:</w:t>
      </w:r>
      <w:r w:rsidRPr="008E01C5">
        <w:rPr>
          <w:rFonts w:ascii="Calibri Light" w:hAnsi="Calibri Light" w:cs="Calibri Light"/>
          <w:sz w:val="22"/>
          <w:szCs w:val="22"/>
          <w:lang w:val="it-IT"/>
        </w:rPr>
        <w:t xml:space="preserve"> Cliccando su una riga della tabella, l’utente naviga al dettaglio della pratica, dove può visualizzare i dettagli completi del monitoraggio scaduto.</w:t>
      </w:r>
    </w:p>
    <w:p w14:paraId="7B19FF16" w14:textId="77777777" w:rsidR="00E9592D" w:rsidRPr="008E01C5" w:rsidRDefault="00E9592D" w:rsidP="00F75DC7">
      <w:pPr>
        <w:pStyle w:val="BodyText"/>
        <w:rPr>
          <w:rFonts w:ascii="Calibri Light" w:hAnsi="Calibri Light" w:cs="Calibri Light"/>
          <w:sz w:val="22"/>
          <w:szCs w:val="22"/>
          <w:lang w:val="it-IT"/>
        </w:rPr>
      </w:pPr>
    </w:p>
    <w:p w14:paraId="35523B47" w14:textId="048C0D37" w:rsidR="0088090D" w:rsidRPr="008E01C5" w:rsidRDefault="00E46AC4">
      <w:pPr>
        <w:pStyle w:val="Heading3"/>
        <w:rPr>
          <w:rFonts w:ascii="Calibri Light" w:hAnsi="Calibri Light" w:cs="Calibri Light"/>
          <w:sz w:val="22"/>
          <w:szCs w:val="22"/>
          <w:lang w:val="it-IT"/>
        </w:rPr>
      </w:pPr>
      <w:bookmarkStart w:id="661" w:name="_Toc227849784"/>
      <w:bookmarkStart w:id="662" w:name="X64949d4bd73e89eceed2892aa6147d3724420b8"/>
      <w:bookmarkEnd w:id="651"/>
      <w:bookmarkEnd w:id="655"/>
      <w:bookmarkEnd w:id="659"/>
      <w:r>
        <w:rPr>
          <w:rFonts w:ascii="Calibri Light" w:hAnsi="Calibri Light" w:cs="Calibri Light"/>
          <w:sz w:val="22"/>
          <w:szCs w:val="22"/>
          <w:lang w:val="it-IT"/>
        </w:rPr>
        <w:t>8</w:t>
      </w:r>
      <w:r w:rsidR="00CA5988" w:rsidRPr="008E01C5">
        <w:rPr>
          <w:rFonts w:ascii="Calibri Light" w:hAnsi="Calibri Light" w:cs="Calibri Light"/>
          <w:sz w:val="22"/>
          <w:szCs w:val="22"/>
          <w:lang w:val="it-IT"/>
        </w:rPr>
        <w:t>.5 Tabella Monitoraggi in Scadenza</w:t>
      </w:r>
      <w:bookmarkEnd w:id="661"/>
      <w:r w:rsidR="00CA5988" w:rsidRPr="008E01C5">
        <w:rPr>
          <w:rFonts w:ascii="Calibri Light" w:hAnsi="Calibri Light" w:cs="Calibri Light"/>
          <w:sz w:val="22"/>
          <w:szCs w:val="22"/>
          <w:lang w:val="it-IT"/>
        </w:rPr>
        <w:t xml:space="preserve"> </w:t>
      </w:r>
    </w:p>
    <w:p w14:paraId="35523B48" w14:textId="77777777" w:rsidR="0088090D" w:rsidRPr="008E01C5" w:rsidRDefault="00CA5988">
      <w:pPr>
        <w:pStyle w:val="Heading4"/>
        <w:rPr>
          <w:rFonts w:ascii="Calibri Light" w:hAnsi="Calibri Light" w:cs="Calibri Light"/>
          <w:sz w:val="22"/>
          <w:szCs w:val="22"/>
          <w:lang w:val="it-IT"/>
        </w:rPr>
      </w:pPr>
      <w:bookmarkStart w:id="663" w:name="descrizione-funzionale-3"/>
      <w:r w:rsidRPr="008E01C5">
        <w:rPr>
          <w:rFonts w:ascii="Calibri Light" w:hAnsi="Calibri Light" w:cs="Calibri Light"/>
          <w:sz w:val="22"/>
          <w:szCs w:val="22"/>
          <w:lang w:val="it-IT"/>
        </w:rPr>
        <w:t>Descrizione Funzionale</w:t>
      </w:r>
    </w:p>
    <w:p w14:paraId="35523B49" w14:textId="47013AF8" w:rsidR="0088090D" w:rsidRPr="008E01C5" w:rsidRDefault="00F80CE8">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Sotto</w:t>
      </w:r>
      <w:r w:rsidR="00CA5988" w:rsidRPr="008E01C5">
        <w:rPr>
          <w:rFonts w:ascii="Calibri Light" w:hAnsi="Calibri Light" w:cs="Calibri Light"/>
          <w:sz w:val="22"/>
          <w:szCs w:val="22"/>
          <w:lang w:val="it-IT"/>
        </w:rPr>
        <w:t xml:space="preserve"> alla tabella dei monitoraggi scaduti, la dashboard presenta una tabella dedicata ai “Monitoraggi in Scadenza”, che rappresenta situazioni che richiedono attenzione </w:t>
      </w:r>
      <w:r w:rsidR="00D74E2D">
        <w:rPr>
          <w:rFonts w:ascii="Calibri Light" w:hAnsi="Calibri Light" w:cs="Calibri Light"/>
          <w:sz w:val="22"/>
          <w:szCs w:val="22"/>
          <w:lang w:val="it-IT"/>
        </w:rPr>
        <w:t xml:space="preserve">(in scadenza entro una settimana dalla data attuale) </w:t>
      </w:r>
      <w:r w:rsidR="00CA5988" w:rsidRPr="008E01C5">
        <w:rPr>
          <w:rFonts w:ascii="Calibri Light" w:hAnsi="Calibri Light" w:cs="Calibri Light"/>
          <w:sz w:val="22"/>
          <w:szCs w:val="22"/>
          <w:lang w:val="it-IT"/>
        </w:rPr>
        <w:t xml:space="preserve">ma non sono ancora critiche. </w:t>
      </w:r>
    </w:p>
    <w:p w14:paraId="35523B4A" w14:textId="76967DD8" w:rsidR="0088090D" w:rsidRPr="008E01C5" w:rsidRDefault="00CA5988">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La tabella include una descrizione introduttiva: “Nella tabella seguente hai visibilità dei monitoraggi delle pratiche che risultano in scadenza in piattaforma. Per visualizzare l’elenco completo puoi consultare la pagina dedicata”, seguita da un link “Vedi tutte” che naviga alla pagina completa dei monitoraggi in scadenza.</w:t>
      </w:r>
    </w:p>
    <w:p w14:paraId="35523B4B" w14:textId="77777777" w:rsidR="0088090D" w:rsidRPr="008E01C5" w:rsidRDefault="00CA5988">
      <w:pPr>
        <w:pStyle w:val="Heading4"/>
        <w:rPr>
          <w:rFonts w:ascii="Calibri Light" w:hAnsi="Calibri Light" w:cs="Calibri Light"/>
          <w:sz w:val="22"/>
          <w:szCs w:val="22"/>
          <w:lang w:val="it-IT"/>
        </w:rPr>
      </w:pPr>
      <w:bookmarkStart w:id="664" w:name="colonne-e-dati-1"/>
      <w:bookmarkEnd w:id="663"/>
      <w:r w:rsidRPr="008E01C5">
        <w:rPr>
          <w:rFonts w:ascii="Calibri Light" w:hAnsi="Calibri Light" w:cs="Calibri Light"/>
          <w:sz w:val="22"/>
          <w:szCs w:val="22"/>
          <w:lang w:val="it-IT"/>
        </w:rPr>
        <w:t>Colonne e Dati</w:t>
      </w:r>
    </w:p>
    <w:p w14:paraId="35523B4C" w14:textId="3293710A" w:rsidR="0088090D" w:rsidRPr="008E01C5" w:rsidRDefault="00CA5988">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 xml:space="preserve">La tabella contiene le stesse colonne della tabella “Monitoraggi </w:t>
      </w:r>
      <w:r w:rsidR="00461640">
        <w:rPr>
          <w:rFonts w:ascii="Calibri Light" w:hAnsi="Calibri Light" w:cs="Calibri Light"/>
          <w:sz w:val="22"/>
          <w:szCs w:val="22"/>
          <w:lang w:val="it-IT"/>
        </w:rPr>
        <w:t>In Scadenza</w:t>
      </w:r>
      <w:r w:rsidR="001D4857" w:rsidRPr="008E01C5">
        <w:rPr>
          <w:rFonts w:ascii="Calibri Light" w:hAnsi="Calibri Light" w:cs="Calibri Light"/>
          <w:sz w:val="22"/>
          <w:szCs w:val="22"/>
          <w:lang w:val="it-IT"/>
        </w:rPr>
        <w:t>”</w:t>
      </w:r>
    </w:p>
    <w:p w14:paraId="35523B4D" w14:textId="77777777" w:rsidR="0088090D" w:rsidRPr="008E01C5" w:rsidRDefault="00CA5988">
      <w:pPr>
        <w:pStyle w:val="Heading4"/>
        <w:rPr>
          <w:rFonts w:ascii="Calibri Light" w:hAnsi="Calibri Light" w:cs="Calibri Light"/>
          <w:sz w:val="22"/>
          <w:szCs w:val="22"/>
          <w:lang w:val="it-IT"/>
        </w:rPr>
      </w:pPr>
      <w:bookmarkStart w:id="665" w:name="comportamento-e-interattività-1"/>
      <w:bookmarkEnd w:id="664"/>
      <w:r w:rsidRPr="008E01C5">
        <w:rPr>
          <w:rFonts w:ascii="Calibri Light" w:hAnsi="Calibri Light" w:cs="Calibri Light"/>
          <w:sz w:val="22"/>
          <w:szCs w:val="22"/>
          <w:lang w:val="it-IT"/>
        </w:rPr>
        <w:t>Comportamento e Interattività</w:t>
      </w:r>
    </w:p>
    <w:p w14:paraId="35523B4E" w14:textId="2F317550" w:rsidR="0088090D" w:rsidRPr="008E01C5" w:rsidRDefault="00CA5988">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 xml:space="preserve">La tabella nella dashboard mostra un massimo di </w:t>
      </w:r>
      <w:r w:rsidR="00060F0B" w:rsidRPr="008E01C5">
        <w:rPr>
          <w:rFonts w:ascii="Calibri Light" w:hAnsi="Calibri Light" w:cs="Calibri Light"/>
          <w:sz w:val="22"/>
          <w:szCs w:val="22"/>
          <w:lang w:val="it-IT"/>
        </w:rPr>
        <w:t>5</w:t>
      </w:r>
      <w:r w:rsidRPr="008E01C5">
        <w:rPr>
          <w:rFonts w:ascii="Calibri Light" w:hAnsi="Calibri Light" w:cs="Calibri Light"/>
          <w:sz w:val="22"/>
          <w:szCs w:val="22"/>
          <w:lang w:val="it-IT"/>
        </w:rPr>
        <w:t xml:space="preserve"> righe. Se ci sono più di </w:t>
      </w:r>
      <w:r w:rsidR="00060F0B" w:rsidRPr="008E01C5">
        <w:rPr>
          <w:rFonts w:ascii="Calibri Light" w:hAnsi="Calibri Light" w:cs="Calibri Light"/>
          <w:sz w:val="22"/>
          <w:szCs w:val="22"/>
          <w:lang w:val="it-IT"/>
        </w:rPr>
        <w:t>5</w:t>
      </w:r>
      <w:r w:rsidRPr="008E01C5">
        <w:rPr>
          <w:rFonts w:ascii="Calibri Light" w:hAnsi="Calibri Light" w:cs="Calibri Light"/>
          <w:sz w:val="22"/>
          <w:szCs w:val="22"/>
          <w:lang w:val="it-IT"/>
        </w:rPr>
        <w:t xml:space="preserve"> monitoraggi in scadenza, è presente un controllo di paginazione.</w:t>
      </w:r>
    </w:p>
    <w:p w14:paraId="35523B4F" w14:textId="77777777" w:rsidR="0088090D" w:rsidRPr="008E01C5" w:rsidRDefault="00CA5988">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Le colonne sono ordinabili, con ordinamento predefinito per “Giorni al prossimo monitoraggi” in ordine crescente (i monitoraggi che scadono prima in alto).</w:t>
      </w:r>
    </w:p>
    <w:p w14:paraId="35523B51" w14:textId="77777777" w:rsidR="0088090D" w:rsidRPr="008E01C5" w:rsidRDefault="00CA5988">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Ogni riga include un link “Salta monitoraggio” che consente all’utente di richiedere un’eccezione, proprio come nella tabella dei monitoraggi scaduti.</w:t>
      </w:r>
    </w:p>
    <w:p w14:paraId="26CF4628" w14:textId="77777777" w:rsidR="001F0A04" w:rsidRPr="008E01C5" w:rsidRDefault="001F0A04">
      <w:pPr>
        <w:pStyle w:val="BodyText"/>
        <w:rPr>
          <w:rFonts w:ascii="Calibri Light" w:hAnsi="Calibri Light" w:cs="Calibri Light"/>
          <w:sz w:val="22"/>
          <w:szCs w:val="22"/>
          <w:lang w:val="it-IT"/>
        </w:rPr>
      </w:pPr>
    </w:p>
    <w:p w14:paraId="15404417" w14:textId="3534FD07" w:rsidR="001F0A04" w:rsidRPr="008E01C5" w:rsidRDefault="00E46AC4" w:rsidP="001F0A04">
      <w:pPr>
        <w:pStyle w:val="Heading3"/>
        <w:rPr>
          <w:rFonts w:ascii="Calibri Light" w:hAnsi="Calibri Light" w:cs="Calibri Light"/>
          <w:sz w:val="22"/>
          <w:szCs w:val="22"/>
          <w:lang w:val="it-IT"/>
        </w:rPr>
      </w:pPr>
      <w:bookmarkStart w:id="666" w:name="_Toc227849785"/>
      <w:bookmarkStart w:id="667" w:name="descrizione-generale-e-accesso-1"/>
      <w:r>
        <w:rPr>
          <w:rFonts w:ascii="Calibri Light" w:hAnsi="Calibri Light" w:cs="Calibri Light"/>
          <w:sz w:val="22"/>
          <w:szCs w:val="22"/>
          <w:lang w:val="it-IT"/>
        </w:rPr>
        <w:t>8</w:t>
      </w:r>
      <w:r w:rsidR="001F0A04" w:rsidRPr="008E01C5">
        <w:rPr>
          <w:rFonts w:ascii="Calibri Light" w:hAnsi="Calibri Light" w:cs="Calibri Light"/>
          <w:sz w:val="22"/>
          <w:szCs w:val="22"/>
          <w:lang w:val="it-IT"/>
        </w:rPr>
        <w:t>.5.1 Pagina Monitoraggi in Scadenza - Descrizione Generale e Accesso</w:t>
      </w:r>
      <w:bookmarkEnd w:id="666"/>
    </w:p>
    <w:p w14:paraId="5D80F09C" w14:textId="6C7D55E8" w:rsidR="001F0A04" w:rsidRPr="008E01C5" w:rsidRDefault="001F0A04" w:rsidP="001F0A04">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La pagina “</w:t>
      </w:r>
      <w:r w:rsidRPr="008E01C5">
        <w:rPr>
          <w:rFonts w:ascii="Calibri Light" w:hAnsi="Calibri Light" w:cs="Calibri Light"/>
          <w:b/>
          <w:sz w:val="22"/>
          <w:szCs w:val="22"/>
          <w:lang w:val="it-IT"/>
        </w:rPr>
        <w:t>Monitoraggi in Scadenza”</w:t>
      </w:r>
      <w:r w:rsidRPr="008E01C5">
        <w:rPr>
          <w:rFonts w:ascii="Calibri Light" w:hAnsi="Calibri Light" w:cs="Calibri Light"/>
          <w:sz w:val="22"/>
          <w:szCs w:val="22"/>
          <w:lang w:val="it-IT"/>
        </w:rPr>
        <w:t xml:space="preserve"> rappresenta la vista completa e dettagliata di tutti i monitoraggi che stanno per scadere (</w:t>
      </w:r>
      <w:r w:rsidR="00D73176" w:rsidRPr="008E01C5">
        <w:rPr>
          <w:rFonts w:ascii="Calibri Light" w:hAnsi="Calibri Light" w:cs="Calibri Light"/>
          <w:sz w:val="22"/>
          <w:szCs w:val="22"/>
          <w:lang w:val="it-IT"/>
        </w:rPr>
        <w:t xml:space="preserve">a partire da </w:t>
      </w:r>
      <w:r w:rsidRPr="008E01C5">
        <w:rPr>
          <w:rFonts w:ascii="Calibri Light" w:hAnsi="Calibri Light" w:cs="Calibri Light"/>
          <w:sz w:val="22"/>
          <w:szCs w:val="22"/>
          <w:lang w:val="it-IT"/>
        </w:rPr>
        <w:t>7</w:t>
      </w:r>
      <w:r w:rsidR="00D73176" w:rsidRPr="008E01C5">
        <w:rPr>
          <w:rFonts w:ascii="Calibri Light" w:hAnsi="Calibri Light" w:cs="Calibri Light"/>
          <w:sz w:val="22"/>
          <w:szCs w:val="22"/>
          <w:lang w:val="it-IT"/>
        </w:rPr>
        <w:t xml:space="preserve"> </w:t>
      </w:r>
      <w:r w:rsidRPr="008E01C5">
        <w:rPr>
          <w:rFonts w:ascii="Calibri Light" w:hAnsi="Calibri Light" w:cs="Calibri Light"/>
          <w:sz w:val="22"/>
          <w:szCs w:val="22"/>
          <w:lang w:val="it-IT"/>
        </w:rPr>
        <w:t>giorni</w:t>
      </w:r>
      <w:r w:rsidR="00D73176" w:rsidRPr="008E01C5">
        <w:rPr>
          <w:rFonts w:ascii="Calibri Light" w:hAnsi="Calibri Light" w:cs="Calibri Light"/>
          <w:sz w:val="22"/>
          <w:szCs w:val="22"/>
          <w:lang w:val="it-IT"/>
        </w:rPr>
        <w:t xml:space="preserve"> dalla data di scadenza</w:t>
      </w:r>
      <w:r w:rsidRPr="008E01C5">
        <w:rPr>
          <w:rFonts w:ascii="Calibri Light" w:hAnsi="Calibri Light" w:cs="Calibri Light"/>
          <w:sz w:val="22"/>
          <w:szCs w:val="22"/>
          <w:lang w:val="it-IT"/>
        </w:rPr>
        <w:t xml:space="preserve">). A differenza della dashboard che mostra solo i primi </w:t>
      </w:r>
      <w:r w:rsidR="001766B8" w:rsidRPr="008E01C5">
        <w:rPr>
          <w:rFonts w:ascii="Calibri Light" w:hAnsi="Calibri Light" w:cs="Calibri Light"/>
          <w:sz w:val="22"/>
          <w:szCs w:val="22"/>
          <w:lang w:val="it-IT"/>
        </w:rPr>
        <w:t>5</w:t>
      </w:r>
      <w:r w:rsidRPr="008E01C5">
        <w:rPr>
          <w:rFonts w:ascii="Calibri Light" w:hAnsi="Calibri Light" w:cs="Calibri Light"/>
          <w:sz w:val="22"/>
          <w:szCs w:val="22"/>
          <w:lang w:val="it-IT"/>
        </w:rPr>
        <w:t xml:space="preserve"> monitoraggi in scadenza, questa pagina fornisce l’elenco esaustivo di tutti i monitoraggi che richiedono attenzione</w:t>
      </w:r>
      <w:r w:rsidR="00D73176" w:rsidRPr="008E01C5">
        <w:rPr>
          <w:rFonts w:ascii="Calibri Light" w:hAnsi="Calibri Light" w:cs="Calibri Light"/>
          <w:sz w:val="22"/>
          <w:szCs w:val="22"/>
          <w:lang w:val="it-IT"/>
        </w:rPr>
        <w:t xml:space="preserve"> (visualizzabili gli ultimi 20 monitoraggi ordinati per scadenza, per vedere i restanti si potrà scorrere con i pulsanti posizionati al fondo della tabella con il controllo di paginazione “&lt;&lt; Pagina 1 &gt;&gt;” che consente di navigare tra le pagine)</w:t>
      </w:r>
      <w:r w:rsidRPr="008E01C5">
        <w:rPr>
          <w:rFonts w:ascii="Calibri Light" w:hAnsi="Calibri Light" w:cs="Calibri Light"/>
          <w:sz w:val="22"/>
          <w:szCs w:val="22"/>
          <w:lang w:val="it-IT"/>
        </w:rPr>
        <w:t>, permettendo agli utenti di pianificare efficacemente le azioni necessarie per completarli entro le scadenze.</w:t>
      </w:r>
    </w:p>
    <w:p w14:paraId="6C265A0F" w14:textId="2418D823" w:rsidR="001766B8" w:rsidRPr="008E01C5" w:rsidRDefault="002602A9" w:rsidP="001766B8">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È</w:t>
      </w:r>
      <w:r w:rsidR="001766B8" w:rsidRPr="008E01C5">
        <w:rPr>
          <w:rFonts w:ascii="Calibri Light" w:hAnsi="Calibri Light" w:cs="Calibri Light"/>
          <w:sz w:val="22"/>
          <w:szCs w:val="22"/>
          <w:lang w:val="it-IT"/>
        </w:rPr>
        <w:t xml:space="preserve"> presente, in alto a sinistra sopra i filtri, un </w:t>
      </w:r>
      <w:r w:rsidR="001766B8" w:rsidRPr="008E01C5">
        <w:rPr>
          <w:rFonts w:ascii="Calibri Light" w:hAnsi="Calibri Light" w:cs="Calibri Light"/>
          <w:b/>
          <w:sz w:val="22"/>
          <w:szCs w:val="22"/>
          <w:lang w:val="it-IT"/>
        </w:rPr>
        <w:t>contatore</w:t>
      </w:r>
      <w:r w:rsidR="001766B8" w:rsidRPr="008E01C5">
        <w:rPr>
          <w:rFonts w:ascii="Calibri Light" w:hAnsi="Calibri Light" w:cs="Calibri Light"/>
          <w:sz w:val="22"/>
          <w:szCs w:val="22"/>
          <w:lang w:val="it-IT"/>
        </w:rPr>
        <w:t xml:space="preserve"> che </w:t>
      </w:r>
      <w:r w:rsidR="00834F1E" w:rsidRPr="00834F1E">
        <w:rPr>
          <w:rFonts w:ascii="Calibri Light" w:hAnsi="Calibri Light" w:cs="Calibri Light"/>
          <w:sz w:val="22"/>
          <w:szCs w:val="22"/>
          <w:lang w:val="it-IT"/>
        </w:rPr>
        <w:t>quantifica</w:t>
      </w:r>
      <w:r w:rsidR="001766B8" w:rsidRPr="008E01C5">
        <w:rPr>
          <w:rFonts w:ascii="Calibri Light" w:hAnsi="Calibri Light" w:cs="Calibri Light"/>
          <w:sz w:val="22"/>
          <w:szCs w:val="22"/>
          <w:lang w:val="it-IT"/>
        </w:rPr>
        <w:t xml:space="preserve"> i monitoraggi in scadenza totali</w:t>
      </w:r>
    </w:p>
    <w:p w14:paraId="25308625" w14:textId="77777777" w:rsidR="00971971" w:rsidRPr="008E01C5" w:rsidRDefault="001F0A04" w:rsidP="001F0A04">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Questa pagina è particolarmente utile per:</w:t>
      </w:r>
    </w:p>
    <w:p w14:paraId="4B6E9C8A" w14:textId="777AC221" w:rsidR="00971971" w:rsidRPr="008E01C5" w:rsidRDefault="001F0A04" w:rsidP="00DA6969">
      <w:pPr>
        <w:pStyle w:val="BodyText"/>
        <w:numPr>
          <w:ilvl w:val="0"/>
          <w:numId w:val="20"/>
        </w:numPr>
        <w:rPr>
          <w:rFonts w:ascii="Calibri Light" w:hAnsi="Calibri Light" w:cs="Calibri Light"/>
          <w:sz w:val="22"/>
          <w:szCs w:val="22"/>
          <w:lang w:val="it-IT"/>
        </w:rPr>
      </w:pPr>
      <w:r w:rsidRPr="008E01C5">
        <w:rPr>
          <w:rFonts w:ascii="Calibri Light" w:hAnsi="Calibri Light" w:cs="Calibri Light"/>
          <w:sz w:val="22"/>
          <w:szCs w:val="22"/>
          <w:lang w:val="it-IT"/>
        </w:rPr>
        <w:t>Identificare tutti i monitoraggi che stanno per scadere</w:t>
      </w:r>
    </w:p>
    <w:p w14:paraId="06381BBD" w14:textId="3B76539D" w:rsidR="00971971" w:rsidRPr="008E01C5" w:rsidRDefault="001F0A04" w:rsidP="00DA6969">
      <w:pPr>
        <w:pStyle w:val="BodyText"/>
        <w:numPr>
          <w:ilvl w:val="0"/>
          <w:numId w:val="20"/>
        </w:numPr>
        <w:rPr>
          <w:rFonts w:ascii="Calibri Light" w:hAnsi="Calibri Light" w:cs="Calibri Light"/>
          <w:sz w:val="22"/>
          <w:szCs w:val="22"/>
          <w:lang w:val="it-IT"/>
        </w:rPr>
      </w:pPr>
      <w:r w:rsidRPr="008E01C5">
        <w:rPr>
          <w:rFonts w:ascii="Calibri Light" w:hAnsi="Calibri Light" w:cs="Calibri Light"/>
          <w:sz w:val="22"/>
          <w:szCs w:val="22"/>
          <w:lang w:val="it-IT"/>
        </w:rPr>
        <w:t>Pianificare le azioni necessarie per completare i monitoraggi entro le scadenze</w:t>
      </w:r>
    </w:p>
    <w:p w14:paraId="160BB326" w14:textId="50B114DB" w:rsidR="00971971" w:rsidRPr="008E01C5" w:rsidRDefault="001F0A04" w:rsidP="00DA6969">
      <w:pPr>
        <w:pStyle w:val="BodyText"/>
        <w:numPr>
          <w:ilvl w:val="0"/>
          <w:numId w:val="20"/>
        </w:numPr>
        <w:rPr>
          <w:rFonts w:ascii="Calibri Light" w:hAnsi="Calibri Light" w:cs="Calibri Light"/>
          <w:sz w:val="22"/>
          <w:szCs w:val="22"/>
          <w:lang w:val="it-IT"/>
        </w:rPr>
      </w:pPr>
      <w:r w:rsidRPr="008E01C5">
        <w:rPr>
          <w:rFonts w:ascii="Calibri Light" w:hAnsi="Calibri Light" w:cs="Calibri Light"/>
          <w:sz w:val="22"/>
          <w:szCs w:val="22"/>
          <w:lang w:val="it-IT"/>
        </w:rPr>
        <w:t xml:space="preserve">Filtrare i monitoraggi in scadenza per vari criteri (utente, tipologia </w:t>
      </w:r>
      <w:r w:rsidR="000D475C" w:rsidRPr="008E01C5">
        <w:rPr>
          <w:rFonts w:ascii="Calibri Light" w:hAnsi="Calibri Light" w:cs="Calibri Light"/>
          <w:sz w:val="22"/>
          <w:szCs w:val="22"/>
          <w:lang w:val="it-IT"/>
        </w:rPr>
        <w:t>pratiche</w:t>
      </w:r>
      <w:r w:rsidRPr="008E01C5">
        <w:rPr>
          <w:rFonts w:ascii="Calibri Light" w:hAnsi="Calibri Light" w:cs="Calibri Light"/>
          <w:sz w:val="22"/>
          <w:szCs w:val="22"/>
          <w:lang w:val="it-IT"/>
        </w:rPr>
        <w:t xml:space="preserve">, </w:t>
      </w:r>
      <w:r w:rsidR="003E635A">
        <w:rPr>
          <w:rFonts w:ascii="Calibri Light" w:hAnsi="Calibri Light" w:cs="Calibri Light"/>
          <w:sz w:val="22"/>
          <w:szCs w:val="22"/>
          <w:lang w:val="it-IT"/>
        </w:rPr>
        <w:t>tipologia covenant)</w:t>
      </w:r>
    </w:p>
    <w:p w14:paraId="246D9563" w14:textId="30E647F1" w:rsidR="002D17DF" w:rsidRPr="008E01C5" w:rsidRDefault="001F0A04" w:rsidP="00DA6969">
      <w:pPr>
        <w:pStyle w:val="BodyText"/>
        <w:numPr>
          <w:ilvl w:val="0"/>
          <w:numId w:val="20"/>
        </w:numPr>
        <w:rPr>
          <w:rFonts w:ascii="Calibri Light" w:hAnsi="Calibri Light" w:cs="Calibri Light"/>
          <w:sz w:val="22"/>
          <w:szCs w:val="22"/>
          <w:lang w:val="it-IT"/>
        </w:rPr>
      </w:pPr>
      <w:r w:rsidRPr="008E01C5">
        <w:rPr>
          <w:rFonts w:ascii="Calibri Light" w:hAnsi="Calibri Light" w:cs="Calibri Light"/>
          <w:sz w:val="22"/>
          <w:szCs w:val="22"/>
          <w:lang w:val="it-IT"/>
        </w:rPr>
        <w:t>Ordinare i monitoraggi per urgenza (giorni al prossimo monitoraggio)</w:t>
      </w:r>
    </w:p>
    <w:p w14:paraId="369B6ABD" w14:textId="1F5B386D" w:rsidR="001F0A04" w:rsidRPr="008E01C5" w:rsidRDefault="001F0A04" w:rsidP="00DA6969">
      <w:pPr>
        <w:pStyle w:val="BodyText"/>
        <w:numPr>
          <w:ilvl w:val="0"/>
          <w:numId w:val="20"/>
        </w:numPr>
        <w:rPr>
          <w:rFonts w:ascii="Calibri Light" w:hAnsi="Calibri Light" w:cs="Calibri Light"/>
          <w:sz w:val="22"/>
          <w:szCs w:val="22"/>
          <w:lang w:val="it-IT"/>
        </w:rPr>
      </w:pPr>
      <w:r w:rsidRPr="008E01C5">
        <w:rPr>
          <w:rFonts w:ascii="Calibri Light" w:hAnsi="Calibri Light" w:cs="Calibri Light"/>
          <w:sz w:val="22"/>
          <w:szCs w:val="22"/>
          <w:lang w:val="it-IT"/>
        </w:rPr>
        <w:t xml:space="preserve">Esportare i dati per analisi esterne o reporting - Richiedere eccezioni </w:t>
      </w:r>
    </w:p>
    <w:p w14:paraId="035A94E1" w14:textId="77777777" w:rsidR="001F0A04" w:rsidRPr="008E01C5" w:rsidRDefault="001F0A04" w:rsidP="001F0A04">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Accesso:</w:t>
      </w:r>
      <w:r w:rsidRPr="008E01C5">
        <w:rPr>
          <w:rFonts w:ascii="Calibri Light" w:hAnsi="Calibri Light" w:cs="Calibri Light"/>
          <w:sz w:val="22"/>
          <w:szCs w:val="22"/>
          <w:lang w:val="it-IT"/>
        </w:rPr>
        <w:t xml:space="preserve"> Cliccando su “Vedi tutte” nella sezione “Monitoraggi in Scadenza” della Dashboard Monitoraggio, oppure dal menu laterale sinistro (se disponibile).</w:t>
      </w:r>
    </w:p>
    <w:p w14:paraId="450E2267" w14:textId="23826462" w:rsidR="001F0A04" w:rsidRPr="008E01C5" w:rsidRDefault="00E46AC4" w:rsidP="001F0A04">
      <w:pPr>
        <w:pStyle w:val="Heading3"/>
        <w:rPr>
          <w:rFonts w:ascii="Calibri Light" w:hAnsi="Calibri Light" w:cs="Calibri Light"/>
          <w:sz w:val="22"/>
          <w:szCs w:val="22"/>
          <w:lang w:val="it-IT"/>
        </w:rPr>
      </w:pPr>
      <w:bookmarkStart w:id="668" w:name="_Toc227849786"/>
      <w:bookmarkStart w:id="669" w:name="sezione-filtri-e-ricerca-avanzata-1"/>
      <w:bookmarkEnd w:id="667"/>
      <w:r>
        <w:rPr>
          <w:rFonts w:ascii="Calibri Light" w:hAnsi="Calibri Light" w:cs="Calibri Light"/>
          <w:sz w:val="22"/>
          <w:szCs w:val="22"/>
          <w:lang w:val="it-IT"/>
        </w:rPr>
        <w:t>8</w:t>
      </w:r>
      <w:r w:rsidR="00E9592D" w:rsidRPr="008E01C5">
        <w:rPr>
          <w:rFonts w:ascii="Calibri Light" w:hAnsi="Calibri Light" w:cs="Calibri Light"/>
          <w:sz w:val="22"/>
          <w:szCs w:val="22"/>
          <w:lang w:val="it-IT"/>
        </w:rPr>
        <w:t>.5.2 Pagina Monitoraggi in Scadenza -</w:t>
      </w:r>
      <w:r w:rsidR="001F0A04" w:rsidRPr="008E01C5">
        <w:rPr>
          <w:rFonts w:ascii="Calibri Light" w:hAnsi="Calibri Light" w:cs="Calibri Light"/>
          <w:sz w:val="22"/>
          <w:szCs w:val="22"/>
          <w:lang w:val="it-IT"/>
        </w:rPr>
        <w:t xml:space="preserve"> Sezione Filtri e Ricerca Avanzata</w:t>
      </w:r>
      <w:bookmarkEnd w:id="668"/>
    </w:p>
    <w:p w14:paraId="4A4A98C4" w14:textId="77777777" w:rsidR="001F0A04" w:rsidRPr="008E01C5" w:rsidRDefault="001F0A04" w:rsidP="001F0A04">
      <w:pPr>
        <w:pStyle w:val="Heading4"/>
        <w:rPr>
          <w:rFonts w:ascii="Calibri Light" w:hAnsi="Calibri Light" w:cs="Calibri Light"/>
          <w:sz w:val="22"/>
          <w:szCs w:val="22"/>
          <w:lang w:val="it-IT"/>
        </w:rPr>
      </w:pPr>
      <w:bookmarkStart w:id="670" w:name="descrizione-funzionale-6"/>
      <w:r w:rsidRPr="008E01C5">
        <w:rPr>
          <w:rFonts w:ascii="Calibri Light" w:hAnsi="Calibri Light" w:cs="Calibri Light"/>
          <w:sz w:val="22"/>
          <w:szCs w:val="22"/>
          <w:lang w:val="it-IT"/>
        </w:rPr>
        <w:t>Descrizione Funzionale</w:t>
      </w:r>
    </w:p>
    <w:p w14:paraId="2AD37EC1" w14:textId="77777777" w:rsidR="001F0A04" w:rsidRPr="008E01C5" w:rsidRDefault="001F0A04" w:rsidP="001F0A04">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La pagina “Monitoraggi in Scadenza” inizia con una sezione dedicata ai filtri e alla ricerca, che consente agli utenti di restringere l’elenco dei monitoraggi in scadenza secondo vari criteri. Questa sezione è essenziale per gestire un numero potenzialmente grande di monitoraggi che richiedono attenzione.</w:t>
      </w:r>
    </w:p>
    <w:p w14:paraId="0EB28D01" w14:textId="77777777" w:rsidR="001F0A04" w:rsidRPr="008E01C5" w:rsidRDefault="001F0A04" w:rsidP="001F0A04">
      <w:pPr>
        <w:pStyle w:val="Heading4"/>
        <w:rPr>
          <w:rFonts w:ascii="Calibri Light" w:hAnsi="Calibri Light" w:cs="Calibri Light"/>
          <w:sz w:val="22"/>
          <w:szCs w:val="22"/>
          <w:lang w:val="it-IT"/>
        </w:rPr>
      </w:pPr>
      <w:bookmarkStart w:id="671" w:name="campi-di-filtro-disponibili-1"/>
      <w:bookmarkEnd w:id="670"/>
      <w:r w:rsidRPr="008E01C5">
        <w:rPr>
          <w:rFonts w:ascii="Calibri Light" w:hAnsi="Calibri Light" w:cs="Calibri Light"/>
          <w:sz w:val="22"/>
          <w:szCs w:val="22"/>
          <w:lang w:val="it-IT"/>
        </w:rPr>
        <w:t>Campi di Filtro Disponibili</w:t>
      </w:r>
    </w:p>
    <w:p w14:paraId="0BF3FC44" w14:textId="7F9CDEF2" w:rsidR="006355D5" w:rsidRPr="008E01C5" w:rsidRDefault="006355D5" w:rsidP="006355D5">
      <w:pPr>
        <w:pStyle w:val="FirstParagraph"/>
        <w:rPr>
          <w:rFonts w:ascii="Calibri Light" w:hAnsi="Calibri Light" w:cs="Calibri Light"/>
          <w:sz w:val="22"/>
          <w:szCs w:val="22"/>
          <w:lang w:val="it-IT"/>
        </w:rPr>
      </w:pPr>
      <w:bookmarkStart w:id="672" w:name="pulsanti-di-azione-1"/>
      <w:bookmarkEnd w:id="671"/>
      <w:r w:rsidRPr="008E01C5">
        <w:rPr>
          <w:rFonts w:ascii="Calibri Light" w:hAnsi="Calibri Light" w:cs="Calibri Light"/>
          <w:b/>
          <w:sz w:val="22"/>
          <w:szCs w:val="22"/>
          <w:lang w:val="it-IT"/>
        </w:rPr>
        <w:t>Filtro Utente Banca:</w:t>
      </w:r>
      <w:r w:rsidRPr="008E01C5">
        <w:rPr>
          <w:rFonts w:ascii="Calibri Light" w:hAnsi="Calibri Light" w:cs="Calibri Light"/>
          <w:sz w:val="22"/>
          <w:szCs w:val="22"/>
          <w:lang w:val="it-IT"/>
        </w:rPr>
        <w:t xml:space="preserve"> Un campo di ricerca che consente di cercare per email dell’utente ISP Di riferimento</w:t>
      </w:r>
    </w:p>
    <w:p w14:paraId="2A2164CB" w14:textId="77777777" w:rsidR="006355D5" w:rsidRPr="008E01C5" w:rsidRDefault="006355D5" w:rsidP="006355D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Filtro Tipologia Pratica:</w:t>
      </w:r>
      <w:r w:rsidRPr="008E01C5">
        <w:rPr>
          <w:rFonts w:ascii="Calibri Light" w:hAnsi="Calibri Light" w:cs="Calibri Light"/>
          <w:sz w:val="22"/>
          <w:szCs w:val="22"/>
          <w:lang w:val="it-IT"/>
        </w:rPr>
        <w:t xml:space="preserve"> Un dropdown che consente di selezionare una delle due tipologie di pratiche: Banca Agente; Banca Agente e SACE Agent </w:t>
      </w:r>
    </w:p>
    <w:p w14:paraId="5E247A0A" w14:textId="77777777" w:rsidR="006355D5" w:rsidRPr="008E01C5" w:rsidRDefault="006355D5" w:rsidP="006355D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Filtro Tracking ID:</w:t>
      </w:r>
      <w:r w:rsidRPr="008E01C5">
        <w:rPr>
          <w:rFonts w:ascii="Calibri Light" w:hAnsi="Calibri Light" w:cs="Calibri Light"/>
          <w:sz w:val="22"/>
          <w:szCs w:val="22"/>
          <w:lang w:val="it-IT"/>
        </w:rPr>
        <w:t xml:space="preserve"> Un campo di ricerca per cercare per ID univoco censito dall’utente ISP in fase di censimento.</w:t>
      </w:r>
    </w:p>
    <w:p w14:paraId="7112BDAD" w14:textId="77777777" w:rsidR="006355D5" w:rsidRPr="008E01C5" w:rsidRDefault="006355D5" w:rsidP="006355D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 xml:space="preserve">Filtro Nome Deal: </w:t>
      </w:r>
      <w:r w:rsidRPr="008E01C5">
        <w:rPr>
          <w:rFonts w:ascii="Calibri Light" w:hAnsi="Calibri Light" w:cs="Calibri Light"/>
          <w:sz w:val="22"/>
          <w:szCs w:val="22"/>
          <w:lang w:val="it-IT"/>
        </w:rPr>
        <w:t>un campo di ricerca per cercare il nome del Deal di riferimento</w:t>
      </w:r>
    </w:p>
    <w:p w14:paraId="7703862A" w14:textId="77777777" w:rsidR="006355D5" w:rsidRPr="008E01C5" w:rsidRDefault="006355D5" w:rsidP="006355D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Filtro ID Evento di Monitoraggio:</w:t>
      </w:r>
      <w:r w:rsidRPr="008E01C5">
        <w:rPr>
          <w:rFonts w:ascii="Calibri Light" w:hAnsi="Calibri Light" w:cs="Calibri Light"/>
          <w:sz w:val="22"/>
          <w:szCs w:val="22"/>
          <w:lang w:val="it-IT"/>
        </w:rPr>
        <w:t xml:space="preserve"> Un campo di ricerca per cercare per ID del singolo evento di monitoraggio </w:t>
      </w:r>
    </w:p>
    <w:p w14:paraId="5D3EDDE3" w14:textId="77777777" w:rsidR="006355D5" w:rsidRPr="008E01C5" w:rsidRDefault="006355D5" w:rsidP="006355D5">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Filtro Giorni al prossimo Monitoraggio (Range):</w:t>
      </w:r>
      <w:r w:rsidRPr="008E01C5">
        <w:rPr>
          <w:rFonts w:ascii="Calibri Light" w:hAnsi="Calibri Light" w:cs="Calibri Light"/>
          <w:sz w:val="22"/>
          <w:szCs w:val="22"/>
          <w:lang w:val="it-IT"/>
        </w:rPr>
        <w:t xml:space="preserve"> Due campi numerici che consentono di specificare un intervallo di giorni al prossimo monitoraggio: - “Giorni al prossimo monitoraggio a partire da” (es. “5” per mostrare solo monitoraggi che avverranno almeno tra cinque giorni) - “Giorni al prossimo monitoraggio fino a” (es. “30” per mostrare solo monitoraggi che avverranno entro 30 giorni)</w:t>
      </w:r>
    </w:p>
    <w:p w14:paraId="0CCC0F76" w14:textId="77777777" w:rsidR="00AF3A68" w:rsidRPr="008E01C5" w:rsidRDefault="00AF3A68" w:rsidP="00AF3A68">
      <w:pPr>
        <w:pStyle w:val="Heading4"/>
        <w:rPr>
          <w:rFonts w:ascii="Calibri Light" w:hAnsi="Calibri Light" w:cs="Calibri Light"/>
          <w:sz w:val="22"/>
          <w:szCs w:val="22"/>
          <w:lang w:val="it-IT"/>
        </w:rPr>
      </w:pPr>
      <w:r w:rsidRPr="008E01C5">
        <w:rPr>
          <w:rFonts w:ascii="Calibri Light" w:hAnsi="Calibri Light" w:cs="Calibri Light"/>
          <w:sz w:val="22"/>
          <w:szCs w:val="22"/>
          <w:lang w:val="it-IT"/>
        </w:rPr>
        <w:t>Pulsanti di Azione</w:t>
      </w:r>
    </w:p>
    <w:p w14:paraId="0B79D2A6" w14:textId="77777777" w:rsidR="00AF3A68" w:rsidRPr="008E01C5" w:rsidRDefault="00AF3A68" w:rsidP="00AF3A68">
      <w:pPr>
        <w:pStyle w:val="FirstParagraph"/>
        <w:rPr>
          <w:rFonts w:ascii="Calibri Light" w:hAnsi="Calibri Light" w:cs="Calibri Light"/>
          <w:sz w:val="22"/>
          <w:szCs w:val="22"/>
          <w:lang w:val="it-IT"/>
        </w:rPr>
      </w:pPr>
      <w:r w:rsidRPr="008E01C5">
        <w:rPr>
          <w:rFonts w:ascii="Calibri Light" w:hAnsi="Calibri Light" w:cs="Calibri Light"/>
          <w:b/>
          <w:sz w:val="22"/>
          <w:szCs w:val="22"/>
          <w:lang w:val="it-IT"/>
        </w:rPr>
        <w:t>Pulsante “Applica filtri”:</w:t>
      </w:r>
      <w:r w:rsidRPr="008E01C5">
        <w:rPr>
          <w:rFonts w:ascii="Calibri Light" w:hAnsi="Calibri Light" w:cs="Calibri Light"/>
          <w:sz w:val="22"/>
          <w:szCs w:val="22"/>
          <w:lang w:val="it-IT"/>
        </w:rPr>
        <w:t xml:space="preserve"> Esegue la ricerca con i filtri selezionati e aggiorna la tabella sottostante.</w:t>
      </w:r>
    </w:p>
    <w:p w14:paraId="5B92E74C" w14:textId="77777777" w:rsidR="00AF3A68" w:rsidRPr="008E01C5" w:rsidRDefault="00AF3A68" w:rsidP="00AF3A68">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Pulsante “Resetta”:</w:t>
      </w:r>
      <w:r w:rsidRPr="008E01C5">
        <w:rPr>
          <w:rFonts w:ascii="Calibri Light" w:hAnsi="Calibri Light" w:cs="Calibri Light"/>
          <w:sz w:val="22"/>
          <w:szCs w:val="22"/>
          <w:lang w:val="it-IT"/>
        </w:rPr>
        <w:t xml:space="preserve"> Cancella tutti i filtri e mostra nuovamente tutti i monitoraggi scaduti.</w:t>
      </w:r>
    </w:p>
    <w:p w14:paraId="2DC022E8" w14:textId="2F305251" w:rsidR="00AF3A68" w:rsidRPr="008E01C5" w:rsidRDefault="00AF3A68" w:rsidP="00AF3A68">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Pulsante “Scarica Report”:</w:t>
      </w:r>
      <w:r w:rsidRPr="008E01C5">
        <w:rPr>
          <w:rFonts w:ascii="Calibri Light" w:hAnsi="Calibri Light" w:cs="Calibri Light"/>
          <w:sz w:val="22"/>
          <w:szCs w:val="22"/>
          <w:lang w:val="it-IT"/>
        </w:rPr>
        <w:t xml:space="preserve"> Esporta </w:t>
      </w:r>
      <w:r w:rsidR="002D10EF" w:rsidRPr="008E01C5">
        <w:rPr>
          <w:rFonts w:ascii="Calibri Light" w:hAnsi="Calibri Light" w:cs="Calibri Light"/>
          <w:sz w:val="22"/>
          <w:szCs w:val="22"/>
          <w:lang w:val="it-IT"/>
        </w:rPr>
        <w:t xml:space="preserve">tutti </w:t>
      </w:r>
      <w:r w:rsidRPr="008E01C5">
        <w:rPr>
          <w:rFonts w:ascii="Calibri Light" w:hAnsi="Calibri Light" w:cs="Calibri Light"/>
          <w:sz w:val="22"/>
          <w:szCs w:val="22"/>
          <w:lang w:val="it-IT"/>
        </w:rPr>
        <w:t xml:space="preserve">i </w:t>
      </w:r>
      <w:r w:rsidR="002D10EF" w:rsidRPr="008E01C5">
        <w:rPr>
          <w:rFonts w:ascii="Calibri Light" w:hAnsi="Calibri Light" w:cs="Calibri Light"/>
          <w:sz w:val="22"/>
          <w:szCs w:val="22"/>
          <w:lang w:val="it-IT"/>
        </w:rPr>
        <w:t>record della tabella</w:t>
      </w:r>
      <w:r w:rsidRPr="008E01C5">
        <w:rPr>
          <w:rFonts w:ascii="Calibri Light" w:hAnsi="Calibri Light" w:cs="Calibri Light"/>
          <w:sz w:val="22"/>
          <w:szCs w:val="22"/>
          <w:lang w:val="it-IT"/>
        </w:rPr>
        <w:t xml:space="preserve"> in un file excel formattato esattamente come la tabella</w:t>
      </w:r>
    </w:p>
    <w:p w14:paraId="3F07DF05" w14:textId="77777777" w:rsidR="00AF3A68" w:rsidRPr="008E01C5" w:rsidRDefault="00AF3A68" w:rsidP="00AF3A68">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Pulsante “Indietro”:</w:t>
      </w:r>
      <w:r w:rsidRPr="008E01C5">
        <w:rPr>
          <w:rFonts w:ascii="Calibri Light" w:hAnsi="Calibri Light" w:cs="Calibri Light"/>
          <w:sz w:val="22"/>
          <w:szCs w:val="22"/>
          <w:lang w:val="it-IT"/>
        </w:rPr>
        <w:t xml:space="preserve"> Torna alla Dashboard Monitoraggio.</w:t>
      </w:r>
    </w:p>
    <w:p w14:paraId="568CCC85" w14:textId="4B5E4D16" w:rsidR="001F0A04" w:rsidRPr="008E01C5" w:rsidRDefault="00E46AC4" w:rsidP="001F0A04">
      <w:pPr>
        <w:pStyle w:val="Heading3"/>
        <w:rPr>
          <w:rFonts w:ascii="Calibri Light" w:hAnsi="Calibri Light" w:cs="Calibri Light"/>
          <w:sz w:val="22"/>
          <w:szCs w:val="22"/>
          <w:lang w:val="it-IT"/>
        </w:rPr>
      </w:pPr>
      <w:bookmarkStart w:id="673" w:name="_Toc227849787"/>
      <w:bookmarkStart w:id="674" w:name="tabella-monitoraggi-in-scadenza-completa"/>
      <w:bookmarkEnd w:id="669"/>
      <w:bookmarkEnd w:id="672"/>
      <w:r>
        <w:rPr>
          <w:rFonts w:ascii="Calibri Light" w:hAnsi="Calibri Light" w:cs="Calibri Light"/>
          <w:sz w:val="22"/>
          <w:szCs w:val="22"/>
          <w:lang w:val="it-IT"/>
        </w:rPr>
        <w:t>8</w:t>
      </w:r>
      <w:r w:rsidR="00E9592D" w:rsidRPr="008E01C5">
        <w:rPr>
          <w:rFonts w:ascii="Calibri Light" w:hAnsi="Calibri Light" w:cs="Calibri Light"/>
          <w:sz w:val="22"/>
          <w:szCs w:val="22"/>
          <w:lang w:val="it-IT"/>
        </w:rPr>
        <w:t>.5.3 Pagina Monitoraggi in Scadenza -</w:t>
      </w:r>
      <w:r w:rsidR="001F0A04" w:rsidRPr="008E01C5">
        <w:rPr>
          <w:rFonts w:ascii="Calibri Light" w:hAnsi="Calibri Light" w:cs="Calibri Light"/>
          <w:sz w:val="22"/>
          <w:szCs w:val="22"/>
          <w:lang w:val="it-IT"/>
        </w:rPr>
        <w:t xml:space="preserve"> Tabella Monitoraggi in Scadenza Completa</w:t>
      </w:r>
      <w:bookmarkEnd w:id="673"/>
    </w:p>
    <w:p w14:paraId="728EDBC3" w14:textId="77777777" w:rsidR="001F0A04" w:rsidRPr="008E01C5" w:rsidRDefault="001F0A04" w:rsidP="001F0A04">
      <w:pPr>
        <w:pStyle w:val="Heading4"/>
        <w:rPr>
          <w:rFonts w:ascii="Calibri Light" w:hAnsi="Calibri Light" w:cs="Calibri Light"/>
          <w:sz w:val="22"/>
          <w:szCs w:val="22"/>
          <w:lang w:val="it-IT"/>
        </w:rPr>
      </w:pPr>
      <w:bookmarkStart w:id="675" w:name="descrizione-funzionale-7"/>
      <w:r w:rsidRPr="008E01C5">
        <w:rPr>
          <w:rFonts w:ascii="Calibri Light" w:hAnsi="Calibri Light" w:cs="Calibri Light"/>
          <w:sz w:val="22"/>
          <w:szCs w:val="22"/>
          <w:lang w:val="it-IT"/>
        </w:rPr>
        <w:t>Descrizione Funzionale</w:t>
      </w:r>
    </w:p>
    <w:p w14:paraId="6D91B2AF" w14:textId="100DEF0F" w:rsidR="001F0A04" w:rsidRPr="008E01C5" w:rsidRDefault="001F0A04" w:rsidP="001F0A04">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 xml:space="preserve">La tabella principale della pagina “Monitoraggi in Scadenza” fornisce una vista completa di tutti i monitoraggi che stanno per scadere. A differenza della tabella nella dashboard che mostra solo </w:t>
      </w:r>
      <w:r w:rsidR="00136CA7" w:rsidRPr="008E01C5">
        <w:rPr>
          <w:rFonts w:ascii="Calibri Light" w:hAnsi="Calibri Light" w:cs="Calibri Light"/>
          <w:sz w:val="22"/>
          <w:szCs w:val="22"/>
          <w:lang w:val="it-IT"/>
        </w:rPr>
        <w:t>5</w:t>
      </w:r>
      <w:r w:rsidRPr="008E01C5">
        <w:rPr>
          <w:rFonts w:ascii="Calibri Light" w:hAnsi="Calibri Light" w:cs="Calibri Light"/>
          <w:sz w:val="22"/>
          <w:szCs w:val="22"/>
          <w:lang w:val="it-IT"/>
        </w:rPr>
        <w:t xml:space="preserve"> righe, questa tabella mostra tutti i monitoraggi in scadenza </w:t>
      </w:r>
      <w:r w:rsidR="004C3CD8" w:rsidRPr="008E01C5">
        <w:rPr>
          <w:rFonts w:ascii="Calibri Light" w:hAnsi="Calibri Light" w:cs="Calibri Light"/>
          <w:sz w:val="22"/>
          <w:szCs w:val="22"/>
          <w:lang w:val="it-IT"/>
        </w:rPr>
        <w:t xml:space="preserve">(visualizzabili gli ultimi 20 monitoraggi ordinati per scadenza, per vedere i restanti si potrà scorrere con i pulsanti posizionati al fondo della tabella con il controllo di paginazione “&lt;&lt; Pagina 1 &gt;&gt;” che consente di navigare tra le pagine) </w:t>
      </w:r>
      <w:r w:rsidRPr="008E01C5">
        <w:rPr>
          <w:rFonts w:ascii="Calibri Light" w:hAnsi="Calibri Light" w:cs="Calibri Light"/>
          <w:sz w:val="22"/>
          <w:szCs w:val="22"/>
          <w:lang w:val="it-IT"/>
        </w:rPr>
        <w:t xml:space="preserve">con la possibilità di ordinare, filtrare e </w:t>
      </w:r>
      <w:r w:rsidR="004C3CD8" w:rsidRPr="008E01C5">
        <w:rPr>
          <w:rFonts w:ascii="Calibri Light" w:hAnsi="Calibri Light" w:cs="Calibri Light"/>
          <w:sz w:val="22"/>
          <w:szCs w:val="22"/>
          <w:lang w:val="it-IT"/>
        </w:rPr>
        <w:t>scaricarli</w:t>
      </w:r>
      <w:r w:rsidRPr="008E01C5">
        <w:rPr>
          <w:rFonts w:ascii="Calibri Light" w:hAnsi="Calibri Light" w:cs="Calibri Light"/>
          <w:sz w:val="22"/>
          <w:szCs w:val="22"/>
          <w:lang w:val="it-IT"/>
        </w:rPr>
        <w:t>.</w:t>
      </w:r>
    </w:p>
    <w:p w14:paraId="0980E4AE" w14:textId="77777777" w:rsidR="001F0A04" w:rsidRPr="008E01C5" w:rsidRDefault="001F0A04" w:rsidP="001F0A04">
      <w:pPr>
        <w:pStyle w:val="Heading4"/>
        <w:rPr>
          <w:rFonts w:ascii="Calibri Light" w:hAnsi="Calibri Light" w:cs="Calibri Light"/>
          <w:sz w:val="22"/>
          <w:szCs w:val="22"/>
          <w:lang w:val="it-IT"/>
        </w:rPr>
      </w:pPr>
      <w:bookmarkStart w:id="676" w:name="colonne-e-dati-3"/>
      <w:bookmarkEnd w:id="675"/>
      <w:r w:rsidRPr="008E01C5">
        <w:rPr>
          <w:rFonts w:ascii="Calibri Light" w:hAnsi="Calibri Light" w:cs="Calibri Light"/>
          <w:sz w:val="22"/>
          <w:szCs w:val="22"/>
          <w:lang w:val="it-IT"/>
        </w:rPr>
        <w:t>Colonne e Dati</w:t>
      </w:r>
    </w:p>
    <w:p w14:paraId="30D1997D" w14:textId="77777777" w:rsidR="001F0A04" w:rsidRPr="008E01C5" w:rsidRDefault="001F0A04" w:rsidP="001F0A04">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La tabella contiene le seguenti colonne, in questo ordine:</w:t>
      </w:r>
    </w:p>
    <w:p w14:paraId="4A322690" w14:textId="4E592432" w:rsidR="003669D7" w:rsidRPr="008E01C5" w:rsidRDefault="003669D7" w:rsidP="00DA6969">
      <w:pPr>
        <w:pStyle w:val="Compact"/>
        <w:numPr>
          <w:ilvl w:val="0"/>
          <w:numId w:val="7"/>
        </w:numPr>
        <w:rPr>
          <w:rFonts w:ascii="Calibri Light" w:hAnsi="Calibri Light" w:cs="Calibri Light"/>
          <w:sz w:val="22"/>
          <w:szCs w:val="22"/>
          <w:lang w:val="it-IT"/>
        </w:rPr>
      </w:pPr>
      <w:bookmarkStart w:id="677" w:name="comportamento-e-interattività-3"/>
      <w:bookmarkEnd w:id="676"/>
      <w:r w:rsidRPr="008E01C5">
        <w:rPr>
          <w:rFonts w:ascii="Calibri Light" w:hAnsi="Calibri Light" w:cs="Calibri Light"/>
          <w:b/>
          <w:sz w:val="22"/>
          <w:szCs w:val="22"/>
          <w:lang w:val="it-IT"/>
        </w:rPr>
        <w:t>ID Pratica di Monitoraggio:</w:t>
      </w:r>
      <w:r w:rsidRPr="008E01C5">
        <w:rPr>
          <w:rFonts w:ascii="Calibri Light" w:hAnsi="Calibri Light" w:cs="Calibri Light"/>
          <w:sz w:val="22"/>
          <w:szCs w:val="22"/>
          <w:lang w:val="it-IT"/>
        </w:rPr>
        <w:t xml:space="preserve"> </w:t>
      </w:r>
      <w:r w:rsidR="00B47BEA" w:rsidRPr="008E01C5">
        <w:rPr>
          <w:rFonts w:ascii="Calibri Light" w:hAnsi="Calibri Light" w:cs="Calibri Light"/>
          <w:sz w:val="22"/>
          <w:szCs w:val="22"/>
          <w:lang w:val="it-IT"/>
        </w:rPr>
        <w:t>L’identificativo univoco della pratica</w:t>
      </w:r>
      <w:r w:rsidR="00B47BEA">
        <w:rPr>
          <w:rFonts w:ascii="Calibri Light" w:hAnsi="Calibri Light" w:cs="Calibri Light"/>
          <w:sz w:val="22"/>
          <w:szCs w:val="22"/>
          <w:lang w:val="it-IT"/>
        </w:rPr>
        <w:t xml:space="preserve">: Lettera </w:t>
      </w:r>
      <w:r w:rsidR="005C58E1">
        <w:rPr>
          <w:rFonts w:ascii="Calibri Light" w:hAnsi="Calibri Light" w:cs="Calibri Light"/>
          <w:sz w:val="22"/>
          <w:szCs w:val="22"/>
          <w:lang w:val="it-IT"/>
        </w:rPr>
        <w:t>M</w:t>
      </w:r>
      <w:r w:rsidR="00B47BEA">
        <w:rPr>
          <w:rFonts w:ascii="Calibri Light" w:hAnsi="Calibri Light" w:cs="Calibri Light"/>
          <w:sz w:val="22"/>
          <w:szCs w:val="22"/>
          <w:lang w:val="it-IT"/>
        </w:rPr>
        <w:t xml:space="preserve"> seguita da numero ordinale da 1 a 999 (e.g. la terza pratica aperta sarà “</w:t>
      </w:r>
      <w:r w:rsidR="005C58E1">
        <w:rPr>
          <w:rFonts w:ascii="Calibri Light" w:hAnsi="Calibri Light" w:cs="Calibri Light"/>
          <w:sz w:val="22"/>
          <w:szCs w:val="22"/>
          <w:lang w:val="it-IT"/>
        </w:rPr>
        <w:t>M</w:t>
      </w:r>
      <w:r w:rsidR="00B47BEA">
        <w:rPr>
          <w:rFonts w:ascii="Calibri Light" w:hAnsi="Calibri Light" w:cs="Calibri Light"/>
          <w:sz w:val="22"/>
          <w:szCs w:val="22"/>
          <w:lang w:val="it-IT"/>
        </w:rPr>
        <w:t>3”)</w:t>
      </w:r>
    </w:p>
    <w:p w14:paraId="00FE2FCB" w14:textId="77777777" w:rsidR="003669D7" w:rsidRPr="008E01C5" w:rsidRDefault="003669D7" w:rsidP="00DA6969">
      <w:pPr>
        <w:pStyle w:val="Compact"/>
        <w:numPr>
          <w:ilvl w:val="0"/>
          <w:numId w:val="7"/>
        </w:numPr>
        <w:rPr>
          <w:rFonts w:ascii="Calibri Light" w:hAnsi="Calibri Light" w:cs="Calibri Light"/>
          <w:sz w:val="22"/>
          <w:szCs w:val="22"/>
          <w:lang w:val="it-IT"/>
        </w:rPr>
      </w:pPr>
      <w:r w:rsidRPr="008E01C5">
        <w:rPr>
          <w:rFonts w:ascii="Calibri Light" w:hAnsi="Calibri Light" w:cs="Calibri Light"/>
          <w:b/>
          <w:sz w:val="22"/>
          <w:szCs w:val="22"/>
          <w:lang w:val="it-IT"/>
        </w:rPr>
        <w:t>Tracking ID:</w:t>
      </w:r>
      <w:r w:rsidRPr="008E01C5">
        <w:rPr>
          <w:rFonts w:ascii="Calibri Light" w:hAnsi="Calibri Light" w:cs="Calibri Light"/>
          <w:sz w:val="22"/>
          <w:szCs w:val="22"/>
          <w:lang w:val="it-IT"/>
        </w:rPr>
        <w:t xml:space="preserve"> ID univoco dei sistemi ISP per riconoscere l’operazione di riferimento, dato recuperato dal medesimo campo riferito alla relativa pratica di censimento</w:t>
      </w:r>
    </w:p>
    <w:p w14:paraId="3B323292" w14:textId="77777777" w:rsidR="004C3CD8" w:rsidRPr="008E01C5" w:rsidRDefault="00AF3A68" w:rsidP="00DA6969">
      <w:pPr>
        <w:pStyle w:val="Compact"/>
        <w:numPr>
          <w:ilvl w:val="0"/>
          <w:numId w:val="7"/>
        </w:numPr>
        <w:rPr>
          <w:rFonts w:ascii="Calibri Light" w:hAnsi="Calibri Light" w:cs="Calibri Light"/>
          <w:sz w:val="22"/>
          <w:szCs w:val="22"/>
          <w:lang w:val="it-IT"/>
        </w:rPr>
      </w:pPr>
      <w:r w:rsidRPr="008E01C5">
        <w:rPr>
          <w:rFonts w:ascii="Calibri Light" w:hAnsi="Calibri Light" w:cs="Calibri Light"/>
          <w:b/>
          <w:sz w:val="22"/>
          <w:szCs w:val="22"/>
          <w:lang w:val="it-IT"/>
        </w:rPr>
        <w:t>Nome Deal:</w:t>
      </w:r>
      <w:r w:rsidRPr="008E01C5">
        <w:rPr>
          <w:rFonts w:ascii="Calibri Light" w:hAnsi="Calibri Light" w:cs="Calibri Light"/>
          <w:sz w:val="22"/>
          <w:szCs w:val="22"/>
          <w:lang w:val="it-IT"/>
        </w:rPr>
        <w:t xml:space="preserve"> Il nome della pratica/finanziamento (es. </w:t>
      </w:r>
      <w:r w:rsidR="004C3CD8" w:rsidRPr="008E01C5">
        <w:rPr>
          <w:rFonts w:ascii="Calibri Light" w:hAnsi="Calibri Light" w:cs="Calibri Light"/>
          <w:sz w:val="22"/>
          <w:szCs w:val="22"/>
          <w:lang w:val="it-IT"/>
        </w:rPr>
        <w:t>“Banca Nuova S.p.A”), dato recuperato dal medesimo campo riferito alla relativa pratica di censimento (individuabile tramite Tracking ID/ID Contratto)</w:t>
      </w:r>
    </w:p>
    <w:p w14:paraId="0FCADAC4" w14:textId="77777777" w:rsidR="004C3CD8" w:rsidRPr="008E01C5" w:rsidRDefault="004C3CD8" w:rsidP="00DA6969">
      <w:pPr>
        <w:pStyle w:val="Compact"/>
        <w:numPr>
          <w:ilvl w:val="0"/>
          <w:numId w:val="7"/>
        </w:numPr>
        <w:rPr>
          <w:rFonts w:ascii="Calibri Light" w:hAnsi="Calibri Light" w:cs="Calibri Light"/>
          <w:sz w:val="22"/>
          <w:szCs w:val="22"/>
          <w:lang w:val="it-IT"/>
        </w:rPr>
      </w:pPr>
      <w:r w:rsidRPr="008E01C5">
        <w:rPr>
          <w:rFonts w:ascii="Calibri Light" w:hAnsi="Calibri Light" w:cs="Calibri Light"/>
          <w:b/>
          <w:sz w:val="22"/>
          <w:szCs w:val="22"/>
          <w:lang w:val="it-IT"/>
        </w:rPr>
        <w:t>Utente Banca:</w:t>
      </w:r>
      <w:r w:rsidRPr="008E01C5">
        <w:rPr>
          <w:rFonts w:ascii="Calibri Light" w:hAnsi="Calibri Light" w:cs="Calibri Light"/>
          <w:sz w:val="22"/>
          <w:szCs w:val="22"/>
          <w:lang w:val="it-IT"/>
        </w:rPr>
        <w:t xml:space="preserve"> L’email dell’utente ISP responsabile (es. “Marioverdi@isp-it”), dato recuperato dal medesimo campo riferito all’utente Banca associato alla relativa pratica di censimento (individuabile tramite Tracking ID/ID Contratto)</w:t>
      </w:r>
    </w:p>
    <w:p w14:paraId="74374EDE" w14:textId="77777777" w:rsidR="004C3CD8" w:rsidRPr="003669D7" w:rsidRDefault="004C3CD8" w:rsidP="00DA6969">
      <w:pPr>
        <w:pStyle w:val="Compact"/>
        <w:numPr>
          <w:ilvl w:val="0"/>
          <w:numId w:val="7"/>
        </w:numPr>
        <w:rPr>
          <w:rFonts w:ascii="Calibri Light" w:hAnsi="Calibri Light" w:cs="Calibri Light"/>
          <w:color w:val="000000" w:themeColor="text1"/>
          <w:sz w:val="22"/>
          <w:szCs w:val="22"/>
          <w:lang w:val="it-IT"/>
        </w:rPr>
      </w:pPr>
      <w:r w:rsidRPr="003669D7">
        <w:rPr>
          <w:rFonts w:ascii="Calibri Light" w:hAnsi="Calibri Light" w:cs="Calibri Light"/>
          <w:b/>
          <w:color w:val="000000" w:themeColor="text1"/>
          <w:sz w:val="22"/>
          <w:szCs w:val="22"/>
          <w:lang w:val="it-IT"/>
        </w:rPr>
        <w:t xml:space="preserve">Utente Deloitte: </w:t>
      </w:r>
      <w:r w:rsidRPr="003669D7">
        <w:rPr>
          <w:rFonts w:ascii="Calibri Light" w:hAnsi="Calibri Light" w:cs="Calibri Light"/>
          <w:color w:val="000000" w:themeColor="text1"/>
          <w:sz w:val="22"/>
          <w:szCs w:val="22"/>
          <w:lang w:val="it-IT"/>
        </w:rPr>
        <w:t xml:space="preserve">L’email dell’utente Deloitte a cui è stata assegnata alla pratica madre di monitoraggio (es. </w:t>
      </w:r>
      <w:r>
        <w:fldChar w:fldCharType="begin"/>
      </w:r>
      <w:r w:rsidRPr="00470179">
        <w:rPr>
          <w:lang w:val="it-IT"/>
          <w:rPrChange w:id="678" w:author="Boles, Giorgio" w:date="2026-04-23T17:42:00Z" w16du:dateUtc="2026-04-23T15:42:00Z">
            <w:rPr/>
          </w:rPrChange>
        </w:rPr>
        <w:instrText>HYPERLINK "mailto:mverdi@deloitte.it"</w:instrText>
      </w:r>
      <w:r>
        <w:fldChar w:fldCharType="separate"/>
      </w:r>
      <w:r w:rsidRPr="003669D7">
        <w:rPr>
          <w:rStyle w:val="Hyperlink"/>
          <w:rFonts w:ascii="Calibri Light" w:hAnsi="Calibri Light" w:cs="Calibri Light"/>
          <w:color w:val="000000" w:themeColor="text1"/>
          <w:sz w:val="22"/>
          <w:szCs w:val="22"/>
          <w:lang w:val="it-IT"/>
        </w:rPr>
        <w:t>mverdi@deloitte.it</w:t>
      </w:r>
      <w:r>
        <w:fldChar w:fldCharType="end"/>
      </w:r>
      <w:r w:rsidRPr="003669D7">
        <w:rPr>
          <w:rFonts w:ascii="Calibri Light" w:hAnsi="Calibri Light" w:cs="Calibri Light"/>
          <w:color w:val="000000" w:themeColor="text1"/>
          <w:sz w:val="22"/>
          <w:szCs w:val="22"/>
          <w:lang w:val="it-IT"/>
        </w:rPr>
        <w:t>), assegnato appositamente tramite la funzionalità presente nel pannello ADMIN (nel caso un utente Deloitte non fosse assegnato alla pratica, il primo utente Deloitte che accede alla pratica verrà assegnato alla stessa)</w:t>
      </w:r>
    </w:p>
    <w:p w14:paraId="08D9874C" w14:textId="77777777" w:rsidR="004C3CD8" w:rsidRPr="008E01C5" w:rsidRDefault="004C3CD8" w:rsidP="00DA6969">
      <w:pPr>
        <w:pStyle w:val="Compact"/>
        <w:numPr>
          <w:ilvl w:val="0"/>
          <w:numId w:val="7"/>
        </w:numPr>
        <w:rPr>
          <w:rFonts w:ascii="Calibri Light" w:hAnsi="Calibri Light" w:cs="Calibri Light"/>
          <w:sz w:val="22"/>
          <w:szCs w:val="22"/>
          <w:lang w:val="it-IT"/>
        </w:rPr>
      </w:pPr>
      <w:r w:rsidRPr="008E01C5">
        <w:rPr>
          <w:rFonts w:ascii="Calibri Light" w:hAnsi="Calibri Light" w:cs="Calibri Light"/>
          <w:b/>
          <w:sz w:val="22"/>
          <w:szCs w:val="22"/>
          <w:lang w:val="it-IT"/>
        </w:rPr>
        <w:t>Tipologia Pratica:</w:t>
      </w:r>
      <w:r w:rsidRPr="008E01C5">
        <w:rPr>
          <w:rFonts w:ascii="Calibri Light" w:hAnsi="Calibri Light" w:cs="Calibri Light"/>
          <w:sz w:val="22"/>
          <w:szCs w:val="22"/>
          <w:lang w:val="it-IT"/>
        </w:rPr>
        <w:t xml:space="preserve"> La tipologia della pratica (es. “Banca Agente”, “SACE Agent”), dato recuperato dal medesimo campo riferito alla tipologia pratica relativa alla pratica di censimento (individuabile tramite Tracking ID/ID Contratto)</w:t>
      </w:r>
    </w:p>
    <w:p w14:paraId="64267DC5" w14:textId="5463D4E4" w:rsidR="004C3CD8" w:rsidRPr="008E01C5" w:rsidRDefault="004C3CD8" w:rsidP="00DA6969">
      <w:pPr>
        <w:pStyle w:val="Compact"/>
        <w:numPr>
          <w:ilvl w:val="0"/>
          <w:numId w:val="7"/>
        </w:numPr>
        <w:rPr>
          <w:rFonts w:ascii="Calibri Light" w:hAnsi="Calibri Light" w:cs="Calibri Light"/>
          <w:sz w:val="22"/>
          <w:szCs w:val="22"/>
          <w:lang w:val="it-IT"/>
        </w:rPr>
      </w:pPr>
      <w:r w:rsidRPr="008E01C5">
        <w:rPr>
          <w:rFonts w:ascii="Calibri Light" w:hAnsi="Calibri Light" w:cs="Calibri Light"/>
          <w:b/>
          <w:sz w:val="22"/>
          <w:szCs w:val="22"/>
          <w:lang w:val="it-IT"/>
        </w:rPr>
        <w:t>Tipologia:</w:t>
      </w:r>
      <w:r w:rsidRPr="008E01C5">
        <w:rPr>
          <w:rFonts w:ascii="Calibri Light" w:hAnsi="Calibri Light" w:cs="Calibri Light"/>
          <w:sz w:val="22"/>
          <w:szCs w:val="22"/>
          <w:lang w:val="it-IT"/>
        </w:rPr>
        <w:t xml:space="preserve"> Il tipo specifico di covenant (es. “Leverage Ratio”, “</w:t>
      </w:r>
      <w:r w:rsidR="00C15B67">
        <w:rPr>
          <w:rFonts w:ascii="Calibri Light" w:hAnsi="Calibri Light" w:cs="Calibri Light"/>
          <w:sz w:val="22"/>
          <w:szCs w:val="22"/>
          <w:lang w:val="it-IT"/>
        </w:rPr>
        <w:t>Gearing Ratio</w:t>
      </w:r>
      <w:r w:rsidRPr="008E01C5">
        <w:rPr>
          <w:rFonts w:ascii="Calibri Light" w:hAnsi="Calibri Light" w:cs="Calibri Light"/>
          <w:sz w:val="22"/>
          <w:szCs w:val="22"/>
          <w:lang w:val="it-IT"/>
        </w:rPr>
        <w:t>”)</w:t>
      </w:r>
    </w:p>
    <w:p w14:paraId="33B3E0FC" w14:textId="77AF22AD" w:rsidR="004C3CD8" w:rsidRPr="008E01C5" w:rsidRDefault="004C3CD8" w:rsidP="00DA6969">
      <w:pPr>
        <w:pStyle w:val="Compact"/>
        <w:numPr>
          <w:ilvl w:val="0"/>
          <w:numId w:val="7"/>
        </w:numPr>
        <w:rPr>
          <w:rFonts w:ascii="Calibri Light" w:hAnsi="Calibri Light" w:cs="Calibri Light"/>
          <w:sz w:val="22"/>
          <w:szCs w:val="22"/>
          <w:lang w:val="it-IT"/>
        </w:rPr>
      </w:pPr>
      <w:r w:rsidRPr="008E01C5">
        <w:rPr>
          <w:rFonts w:ascii="Calibri Light" w:hAnsi="Calibri Light" w:cs="Calibri Light"/>
          <w:b/>
          <w:sz w:val="22"/>
          <w:szCs w:val="22"/>
          <w:lang w:val="it-IT"/>
        </w:rPr>
        <w:t>ID Evento di Monitoraggio:</w:t>
      </w:r>
      <w:r w:rsidRPr="008E01C5">
        <w:rPr>
          <w:rFonts w:ascii="Calibri Light" w:hAnsi="Calibri Light" w:cs="Calibri Light"/>
          <w:sz w:val="22"/>
          <w:szCs w:val="22"/>
          <w:lang w:val="it-IT"/>
        </w:rPr>
        <w:t xml:space="preserve"> </w:t>
      </w:r>
      <w:r w:rsidR="00F06B8C" w:rsidRPr="008E01C5">
        <w:rPr>
          <w:rFonts w:ascii="Calibri Light" w:hAnsi="Calibri Light" w:cs="Calibri Light"/>
          <w:sz w:val="22"/>
          <w:szCs w:val="22"/>
          <w:lang w:val="it-IT"/>
        </w:rPr>
        <w:t>L’identificativo dell’evento di monitoraggio</w:t>
      </w:r>
      <w:r w:rsidR="00F06B8C">
        <w:rPr>
          <w:rFonts w:ascii="Calibri Light" w:hAnsi="Calibri Light" w:cs="Calibri Light"/>
          <w:sz w:val="22"/>
          <w:szCs w:val="22"/>
          <w:lang w:val="it-IT"/>
        </w:rPr>
        <w:t>: ID costruito da ID Pratica di monitoraggio + ID Covenant + ID Evento (Esempio il quarto monitoraggio del secondo Covenant della Terza pratica sarà P3C2M4)</w:t>
      </w:r>
    </w:p>
    <w:p w14:paraId="16CAE509" w14:textId="72E10904" w:rsidR="004C3CD8" w:rsidRPr="008E01C5" w:rsidRDefault="004C3CD8" w:rsidP="00DA6969">
      <w:pPr>
        <w:pStyle w:val="Compact"/>
        <w:numPr>
          <w:ilvl w:val="0"/>
          <w:numId w:val="7"/>
        </w:numPr>
        <w:rPr>
          <w:rFonts w:ascii="Calibri Light" w:hAnsi="Calibri Light" w:cs="Calibri Light"/>
          <w:sz w:val="22"/>
          <w:szCs w:val="22"/>
          <w:lang w:val="it-IT"/>
        </w:rPr>
      </w:pPr>
      <w:r w:rsidRPr="008E01C5">
        <w:rPr>
          <w:rFonts w:ascii="Calibri Light" w:hAnsi="Calibri Light" w:cs="Calibri Light"/>
          <w:b/>
          <w:sz w:val="22"/>
          <w:szCs w:val="22"/>
          <w:lang w:val="it-IT"/>
        </w:rPr>
        <w:t>Data di riferimento:</w:t>
      </w:r>
      <w:r w:rsidRPr="008E01C5">
        <w:rPr>
          <w:rFonts w:ascii="Calibri Light" w:hAnsi="Calibri Light" w:cs="Calibri Light"/>
          <w:sz w:val="22"/>
          <w:szCs w:val="22"/>
          <w:lang w:val="it-IT"/>
        </w:rPr>
        <w:t xml:space="preserve"> La data </w:t>
      </w:r>
      <w:r w:rsidR="00EC061A" w:rsidRPr="008E01C5">
        <w:rPr>
          <w:rFonts w:ascii="Calibri Light" w:hAnsi="Calibri Light" w:cs="Calibri Light"/>
          <w:sz w:val="22"/>
          <w:szCs w:val="22"/>
          <w:lang w:val="it-IT"/>
        </w:rPr>
        <w:t xml:space="preserve">di riferimento </w:t>
      </w:r>
      <w:r w:rsidRPr="008E01C5">
        <w:rPr>
          <w:rFonts w:ascii="Calibri Light" w:hAnsi="Calibri Light" w:cs="Calibri Light"/>
          <w:sz w:val="22"/>
          <w:szCs w:val="22"/>
          <w:lang w:val="it-IT"/>
        </w:rPr>
        <w:t>a cui si riferisce il monitoraggio (es. “14/02/2025”)</w:t>
      </w:r>
    </w:p>
    <w:p w14:paraId="00C15AAC" w14:textId="6775D889" w:rsidR="004C3CD8" w:rsidRPr="008E01C5" w:rsidRDefault="004C3CD8" w:rsidP="00DA6969">
      <w:pPr>
        <w:pStyle w:val="Compact"/>
        <w:numPr>
          <w:ilvl w:val="0"/>
          <w:numId w:val="7"/>
        </w:numPr>
        <w:rPr>
          <w:rFonts w:ascii="Calibri Light" w:hAnsi="Calibri Light" w:cs="Calibri Light"/>
          <w:sz w:val="22"/>
          <w:szCs w:val="22"/>
          <w:lang w:val="it-IT"/>
        </w:rPr>
      </w:pPr>
      <w:commentRangeStart w:id="679"/>
      <w:r w:rsidRPr="008E01C5">
        <w:rPr>
          <w:rFonts w:ascii="Calibri Light" w:hAnsi="Calibri Light" w:cs="Calibri Light"/>
          <w:b/>
          <w:sz w:val="22"/>
          <w:szCs w:val="22"/>
          <w:lang w:val="it-IT"/>
        </w:rPr>
        <w:t>Scadenza Monitoraggio:</w:t>
      </w:r>
      <w:r w:rsidRPr="008E01C5">
        <w:rPr>
          <w:rFonts w:ascii="Calibri Light" w:hAnsi="Calibri Light" w:cs="Calibri Light"/>
          <w:sz w:val="22"/>
          <w:szCs w:val="22"/>
          <w:lang w:val="it-IT"/>
        </w:rPr>
        <w:t xml:space="preserve"> La data entro cui il monitoraggio </w:t>
      </w:r>
      <w:r w:rsidR="00EE4956" w:rsidRPr="008E01C5">
        <w:rPr>
          <w:rFonts w:ascii="Calibri Light" w:hAnsi="Calibri Light" w:cs="Calibri Light"/>
          <w:sz w:val="22"/>
          <w:szCs w:val="22"/>
          <w:lang w:val="it-IT"/>
        </w:rPr>
        <w:t>deve</w:t>
      </w:r>
      <w:r w:rsidRPr="008E01C5">
        <w:rPr>
          <w:rFonts w:ascii="Calibri Light" w:hAnsi="Calibri Light" w:cs="Calibri Light"/>
          <w:sz w:val="22"/>
          <w:szCs w:val="22"/>
          <w:lang w:val="it-IT"/>
        </w:rPr>
        <w:t xml:space="preserve"> essere completato (es. “14/03/2025”)</w:t>
      </w:r>
      <w:commentRangeEnd w:id="679"/>
      <w:r w:rsidRPr="008E01C5">
        <w:rPr>
          <w:rStyle w:val="CommentReference"/>
          <w:rFonts w:ascii="Calibri Light" w:hAnsi="Calibri Light" w:cs="Calibri Light"/>
          <w:sz w:val="22"/>
          <w:szCs w:val="22"/>
          <w:lang w:val="it-IT"/>
        </w:rPr>
        <w:commentReference w:id="679"/>
      </w:r>
    </w:p>
    <w:p w14:paraId="14C02824" w14:textId="4E9653A5" w:rsidR="004C3CD8" w:rsidRPr="008E01C5" w:rsidRDefault="004C3CD8" w:rsidP="00DA6969">
      <w:pPr>
        <w:pStyle w:val="Compact"/>
        <w:numPr>
          <w:ilvl w:val="0"/>
          <w:numId w:val="7"/>
        </w:numPr>
        <w:rPr>
          <w:rFonts w:ascii="Calibri Light" w:hAnsi="Calibri Light" w:cs="Calibri Light"/>
          <w:sz w:val="22"/>
          <w:szCs w:val="22"/>
          <w:lang w:val="it-IT"/>
        </w:rPr>
      </w:pPr>
      <w:r w:rsidRPr="008E01C5">
        <w:rPr>
          <w:rFonts w:ascii="Calibri Light" w:hAnsi="Calibri Light" w:cs="Calibri Light"/>
          <w:b/>
          <w:sz w:val="22"/>
          <w:szCs w:val="22"/>
          <w:lang w:val="it-IT"/>
        </w:rPr>
        <w:t>Giorni al prossimo monitoraggio:</w:t>
      </w:r>
      <w:r w:rsidRPr="008E01C5">
        <w:rPr>
          <w:rFonts w:ascii="Calibri Light" w:hAnsi="Calibri Light" w:cs="Calibri Light"/>
          <w:sz w:val="22"/>
          <w:szCs w:val="22"/>
          <w:lang w:val="it-IT"/>
        </w:rPr>
        <w:t xml:space="preserve"> Il numero di giorni al prossimo monitoraggio (</w:t>
      </w:r>
      <w:r w:rsidR="00EE4956" w:rsidRPr="008E01C5">
        <w:rPr>
          <w:rFonts w:ascii="Calibri Light" w:hAnsi="Calibri Light" w:cs="Calibri Light"/>
          <w:sz w:val="22"/>
          <w:szCs w:val="22"/>
          <w:lang w:val="it-IT"/>
        </w:rPr>
        <w:t>da calcolare come “</w:t>
      </w:r>
      <w:r w:rsidR="00EE4956" w:rsidRPr="008E01C5">
        <w:rPr>
          <w:rFonts w:ascii="Calibri Light" w:hAnsi="Calibri Light" w:cs="Calibri Light"/>
          <w:i/>
          <w:sz w:val="22"/>
          <w:szCs w:val="22"/>
          <w:lang w:val="it-IT"/>
        </w:rPr>
        <w:t>Today</w:t>
      </w:r>
      <w:r w:rsidR="00EE4956" w:rsidRPr="008E01C5">
        <w:rPr>
          <w:rFonts w:ascii="Calibri Light" w:hAnsi="Calibri Light" w:cs="Calibri Light"/>
          <w:sz w:val="22"/>
          <w:szCs w:val="22"/>
          <w:lang w:val="it-IT"/>
        </w:rPr>
        <w:t xml:space="preserve"> – data di Scadenza”)</w:t>
      </w:r>
    </w:p>
    <w:p w14:paraId="2AD0B4A3" w14:textId="251F8A60" w:rsidR="004C3CD8" w:rsidRPr="008E01C5" w:rsidRDefault="004C3CD8" w:rsidP="00DA6969">
      <w:pPr>
        <w:pStyle w:val="Compact"/>
        <w:numPr>
          <w:ilvl w:val="0"/>
          <w:numId w:val="7"/>
        </w:numPr>
        <w:rPr>
          <w:rFonts w:ascii="Calibri Light" w:hAnsi="Calibri Light" w:cs="Calibri Light"/>
          <w:sz w:val="22"/>
          <w:szCs w:val="22"/>
          <w:lang w:val="it-IT"/>
        </w:rPr>
      </w:pPr>
      <w:r w:rsidRPr="008E01C5">
        <w:rPr>
          <w:rFonts w:ascii="Calibri Light" w:hAnsi="Calibri Light" w:cs="Calibri Light"/>
          <w:b/>
          <w:sz w:val="22"/>
          <w:szCs w:val="22"/>
          <w:lang w:val="it-IT"/>
        </w:rPr>
        <w:t>Stato Evento di Monitoraggi:</w:t>
      </w:r>
      <w:r w:rsidRPr="008E01C5">
        <w:rPr>
          <w:rFonts w:ascii="Calibri Light" w:hAnsi="Calibri Light" w:cs="Calibri Light"/>
          <w:sz w:val="22"/>
          <w:szCs w:val="22"/>
          <w:lang w:val="it-IT"/>
        </w:rPr>
        <w:t xml:space="preserve"> Lo stato attuale, visualizzato con un punto colorato rosso (●) accanto a “Monitoraggio in scadenza” </w:t>
      </w:r>
    </w:p>
    <w:p w14:paraId="281254FF" w14:textId="25C281E1" w:rsidR="00133601" w:rsidRPr="008E01C5" w:rsidRDefault="00133601" w:rsidP="00DA6969">
      <w:pPr>
        <w:pStyle w:val="Compact"/>
        <w:numPr>
          <w:ilvl w:val="0"/>
          <w:numId w:val="7"/>
        </w:numPr>
        <w:rPr>
          <w:rFonts w:ascii="Calibri Light" w:hAnsi="Calibri Light" w:cs="Calibri Light"/>
          <w:sz w:val="22"/>
          <w:szCs w:val="22"/>
          <w:lang w:val="it-IT"/>
        </w:rPr>
      </w:pPr>
      <w:r w:rsidRPr="008E01C5">
        <w:rPr>
          <w:rFonts w:ascii="Calibri Light" w:hAnsi="Calibri Light" w:cs="Calibri Light"/>
          <w:b/>
          <w:sz w:val="22"/>
          <w:szCs w:val="22"/>
          <w:lang w:val="it-IT"/>
        </w:rPr>
        <w:t>Azione:</w:t>
      </w:r>
      <w:r w:rsidRPr="008E01C5">
        <w:rPr>
          <w:rFonts w:ascii="Calibri Light" w:hAnsi="Calibri Light" w:cs="Calibri Light"/>
          <w:sz w:val="22"/>
          <w:szCs w:val="22"/>
          <w:lang w:val="it-IT"/>
        </w:rPr>
        <w:t xml:space="preserve"> Un link “Salta monitoraggio” che consente all’utente di richiedere un’eccezione</w:t>
      </w:r>
      <w:r w:rsidRPr="008E01C5" w:rsidDel="006B708B">
        <w:rPr>
          <w:rFonts w:ascii="Calibri Light" w:hAnsi="Calibri Light" w:cs="Calibri Light"/>
          <w:sz w:val="22"/>
          <w:szCs w:val="22"/>
          <w:lang w:val="it-IT"/>
        </w:rPr>
        <w:t xml:space="preserve"> </w:t>
      </w:r>
      <w:r w:rsidR="00F102B0">
        <w:rPr>
          <w:rFonts w:ascii="Calibri Light" w:hAnsi="Calibri Light" w:cs="Calibri Light"/>
          <w:sz w:val="22"/>
          <w:szCs w:val="22"/>
          <w:lang w:val="it-IT"/>
        </w:rPr>
        <w:t>(</w:t>
      </w:r>
      <w:r w:rsidR="00335086">
        <w:rPr>
          <w:rFonts w:ascii="Calibri Light" w:hAnsi="Calibri Light" w:cs="Calibri Light"/>
          <w:sz w:val="22"/>
          <w:szCs w:val="22"/>
          <w:lang w:val="it-IT"/>
        </w:rPr>
        <w:t>la funzionalità è descritta nel dettaglio nella sezione dedicata)</w:t>
      </w:r>
    </w:p>
    <w:p w14:paraId="324B2DFF" w14:textId="77777777" w:rsidR="001F0A04" w:rsidRPr="008E01C5" w:rsidRDefault="001F0A04" w:rsidP="001F0A04">
      <w:pPr>
        <w:pStyle w:val="Heading4"/>
        <w:rPr>
          <w:rFonts w:ascii="Calibri Light" w:hAnsi="Calibri Light" w:cs="Calibri Light"/>
          <w:sz w:val="22"/>
          <w:szCs w:val="22"/>
          <w:lang w:val="it-IT"/>
        </w:rPr>
      </w:pPr>
      <w:r w:rsidRPr="008E01C5">
        <w:rPr>
          <w:rFonts w:ascii="Calibri Light" w:hAnsi="Calibri Light" w:cs="Calibri Light"/>
          <w:sz w:val="22"/>
          <w:szCs w:val="22"/>
          <w:lang w:val="it-IT"/>
        </w:rPr>
        <w:t>Comportamento e Interattività</w:t>
      </w:r>
    </w:p>
    <w:p w14:paraId="09306E6D" w14:textId="77777777" w:rsidR="001F0A04" w:rsidRPr="008E01C5" w:rsidRDefault="001F0A04" w:rsidP="001F0A04">
      <w:pPr>
        <w:pStyle w:val="FirstParagraph"/>
        <w:rPr>
          <w:rFonts w:ascii="Calibri Light" w:hAnsi="Calibri Light" w:cs="Calibri Light"/>
          <w:sz w:val="22"/>
          <w:szCs w:val="22"/>
          <w:lang w:val="it-IT"/>
        </w:rPr>
      </w:pPr>
      <w:r w:rsidRPr="008E01C5">
        <w:rPr>
          <w:rFonts w:ascii="Calibri Light" w:hAnsi="Calibri Light" w:cs="Calibri Light"/>
          <w:b/>
          <w:sz w:val="22"/>
          <w:szCs w:val="22"/>
          <w:lang w:val="it-IT"/>
        </w:rPr>
        <w:t>Ordinamento:</w:t>
      </w:r>
      <w:r w:rsidRPr="008E01C5">
        <w:rPr>
          <w:rFonts w:ascii="Calibri Light" w:hAnsi="Calibri Light" w:cs="Calibri Light"/>
          <w:sz w:val="22"/>
          <w:szCs w:val="22"/>
          <w:lang w:val="it-IT"/>
        </w:rPr>
        <w:t xml:space="preserve"> Tutte le colonne sono ordinabili. Cliccando sull’intestazione di una colonna, la tabella si ordina per quella colonna in ordine crescente (A-Z) o decrescente (Z-A). L’ordinamento predefinito è per “Giorni al prossimo monitoraggio” in ordine crescente (i monitoraggi che scadono prima in alto).</w:t>
      </w:r>
    </w:p>
    <w:p w14:paraId="2208F675" w14:textId="1252F1E4" w:rsidR="001F0A04" w:rsidRPr="008E01C5" w:rsidRDefault="001F0A04" w:rsidP="001F0A04">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Righe per Pagina:</w:t>
      </w:r>
      <w:r w:rsidRPr="008E01C5">
        <w:rPr>
          <w:rFonts w:ascii="Calibri Light" w:hAnsi="Calibri Light" w:cs="Calibri Light"/>
          <w:sz w:val="22"/>
          <w:szCs w:val="22"/>
          <w:lang w:val="it-IT"/>
        </w:rPr>
        <w:t xml:space="preserve"> La tabella mostra </w:t>
      </w:r>
      <w:r w:rsidR="00604619" w:rsidRPr="008E01C5">
        <w:rPr>
          <w:rFonts w:ascii="Calibri Light" w:hAnsi="Calibri Light" w:cs="Calibri Light"/>
          <w:sz w:val="22"/>
          <w:szCs w:val="22"/>
          <w:lang w:val="it-IT"/>
        </w:rPr>
        <w:t>2</w:t>
      </w:r>
      <w:r w:rsidRPr="008E01C5">
        <w:rPr>
          <w:rFonts w:ascii="Calibri Light" w:hAnsi="Calibri Light" w:cs="Calibri Light"/>
          <w:sz w:val="22"/>
          <w:szCs w:val="22"/>
          <w:lang w:val="it-IT"/>
        </w:rPr>
        <w:t xml:space="preserve">0 righe per pagina </w:t>
      </w:r>
    </w:p>
    <w:p w14:paraId="4CE3BC72" w14:textId="77777777" w:rsidR="001F0A04" w:rsidRPr="008E01C5" w:rsidRDefault="001F0A04" w:rsidP="001F0A04">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Paginazione:</w:t>
      </w:r>
      <w:r w:rsidRPr="008E01C5">
        <w:rPr>
          <w:rFonts w:ascii="Calibri Light" w:hAnsi="Calibri Light" w:cs="Calibri Light"/>
          <w:sz w:val="22"/>
          <w:szCs w:val="22"/>
          <w:lang w:val="it-IT"/>
        </w:rPr>
        <w:t xml:space="preserve"> Controlli di paginazione “&lt;&lt; Pagina X &gt;&gt;” consentono di navigare tra le pagine.</w:t>
      </w:r>
    </w:p>
    <w:p w14:paraId="57C1485D" w14:textId="77777777" w:rsidR="001F0A04" w:rsidRPr="008E01C5" w:rsidRDefault="001F0A04" w:rsidP="001F0A04">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Evidenziazione Riga:</w:t>
      </w:r>
      <w:r w:rsidRPr="008E01C5">
        <w:rPr>
          <w:rFonts w:ascii="Calibri Light" w:hAnsi="Calibri Light" w:cs="Calibri Light"/>
          <w:sz w:val="22"/>
          <w:szCs w:val="22"/>
          <w:lang w:val="it-IT"/>
        </w:rPr>
        <w:t xml:space="preserve"> Al passaggio del mouse su una riga, la riga è evidenziata con un colore di sfondo leggermente più scuro per migliorare l’usabilità.</w:t>
      </w:r>
    </w:p>
    <w:p w14:paraId="2D0207A8" w14:textId="1316817C" w:rsidR="001F0A04" w:rsidRPr="008E01C5" w:rsidRDefault="001F0A04" w:rsidP="001F0A04">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Colore di Sfondo Riga:</w:t>
      </w:r>
      <w:r w:rsidRPr="008E01C5">
        <w:rPr>
          <w:rFonts w:ascii="Calibri Light" w:hAnsi="Calibri Light" w:cs="Calibri Light"/>
          <w:sz w:val="22"/>
          <w:szCs w:val="22"/>
          <w:lang w:val="it-IT"/>
        </w:rPr>
        <w:t xml:space="preserve"> - </w:t>
      </w:r>
      <w:r w:rsidR="00B9761A" w:rsidRPr="008E01C5">
        <w:rPr>
          <w:rFonts w:ascii="Calibri Light" w:hAnsi="Calibri Light" w:cs="Calibri Light"/>
          <w:sz w:val="22"/>
          <w:szCs w:val="22"/>
          <w:lang w:val="it-IT"/>
        </w:rPr>
        <w:t>Nessun colore di sfondo</w:t>
      </w:r>
    </w:p>
    <w:p w14:paraId="41EC72C6" w14:textId="77777777" w:rsidR="001F0A04" w:rsidRPr="008E01C5" w:rsidRDefault="001F0A04" w:rsidP="001F0A04">
      <w:pPr>
        <w:pStyle w:val="BodyText"/>
        <w:rPr>
          <w:rFonts w:ascii="Calibri Light" w:hAnsi="Calibri Light" w:cs="Calibri Light"/>
          <w:sz w:val="22"/>
          <w:szCs w:val="22"/>
          <w:lang w:val="it-IT"/>
        </w:rPr>
      </w:pPr>
      <w:r w:rsidRPr="008E01C5">
        <w:rPr>
          <w:rFonts w:ascii="Calibri Light" w:hAnsi="Calibri Light" w:cs="Calibri Light"/>
          <w:b/>
          <w:sz w:val="22"/>
          <w:szCs w:val="22"/>
          <w:lang w:val="it-IT"/>
        </w:rPr>
        <w:t>Riga Selezionabile:</w:t>
      </w:r>
      <w:r w:rsidRPr="008E01C5">
        <w:rPr>
          <w:rFonts w:ascii="Calibri Light" w:hAnsi="Calibri Light" w:cs="Calibri Light"/>
          <w:sz w:val="22"/>
          <w:szCs w:val="22"/>
          <w:lang w:val="it-IT"/>
        </w:rPr>
        <w:t xml:space="preserve"> Cliccando su una riga della tabella, l’utente naviga al dettaglio della pratica, dove può visualizzare i dettagli completi del monitoraggio in scadenza.</w:t>
      </w:r>
    </w:p>
    <w:p w14:paraId="74E39FF1" w14:textId="77777777" w:rsidR="00A01209" w:rsidRPr="008E01C5" w:rsidRDefault="00A01209" w:rsidP="001F0A04">
      <w:pPr>
        <w:pStyle w:val="BodyText"/>
        <w:rPr>
          <w:rFonts w:ascii="Calibri Light" w:hAnsi="Calibri Light" w:cs="Calibri Light"/>
          <w:sz w:val="22"/>
          <w:szCs w:val="22"/>
          <w:lang w:val="it-IT"/>
        </w:rPr>
      </w:pPr>
    </w:p>
    <w:p w14:paraId="6EC53D9C" w14:textId="1329B18A" w:rsidR="00A01209" w:rsidRPr="008E01C5" w:rsidRDefault="00E46AC4" w:rsidP="00A01209">
      <w:pPr>
        <w:pStyle w:val="Heading3"/>
        <w:rPr>
          <w:rFonts w:ascii="Calibri Light" w:hAnsi="Calibri Light" w:cs="Calibri Light"/>
          <w:sz w:val="22"/>
          <w:szCs w:val="22"/>
          <w:lang w:val="it-IT"/>
        </w:rPr>
      </w:pPr>
      <w:bookmarkStart w:id="680" w:name="_Toc227849788"/>
      <w:r>
        <w:rPr>
          <w:rFonts w:ascii="Calibri Light" w:hAnsi="Calibri Light" w:cs="Calibri Light"/>
          <w:sz w:val="22"/>
          <w:szCs w:val="22"/>
          <w:lang w:val="it-IT"/>
        </w:rPr>
        <w:t>8</w:t>
      </w:r>
      <w:r w:rsidR="00A01209" w:rsidRPr="008E01C5">
        <w:rPr>
          <w:rFonts w:ascii="Calibri Light" w:hAnsi="Calibri Light" w:cs="Calibri Light"/>
          <w:sz w:val="22"/>
          <w:szCs w:val="22"/>
          <w:lang w:val="it-IT"/>
        </w:rPr>
        <w:t>.6 Tabella Pratiche Monitoraggio Recenti</w:t>
      </w:r>
      <w:bookmarkEnd w:id="680"/>
    </w:p>
    <w:p w14:paraId="6C0BB8FF" w14:textId="77777777" w:rsidR="000C2F4D" w:rsidRPr="008E01C5" w:rsidRDefault="000C2F4D" w:rsidP="000C2F4D">
      <w:pPr>
        <w:pStyle w:val="Heading4"/>
        <w:rPr>
          <w:rFonts w:ascii="Calibri Light" w:hAnsi="Calibri Light" w:cs="Calibri Light"/>
          <w:sz w:val="22"/>
          <w:szCs w:val="22"/>
          <w:lang w:val="it-IT"/>
        </w:rPr>
      </w:pPr>
      <w:r w:rsidRPr="008E01C5">
        <w:rPr>
          <w:rFonts w:ascii="Calibri Light" w:hAnsi="Calibri Light" w:cs="Calibri Light"/>
          <w:sz w:val="22"/>
          <w:szCs w:val="22"/>
          <w:lang w:val="it-IT"/>
        </w:rPr>
        <w:t>Descrizione Funzionale</w:t>
      </w:r>
    </w:p>
    <w:p w14:paraId="3F88CB46" w14:textId="26617CE6" w:rsidR="00A01209" w:rsidRPr="008E01C5" w:rsidRDefault="00A01209" w:rsidP="00A01209">
      <w:pPr>
        <w:pStyle w:val="BodyText"/>
        <w:rPr>
          <w:rFonts w:ascii="Calibri Light" w:hAnsi="Calibri Light" w:cs="Calibri Light"/>
          <w:sz w:val="22"/>
          <w:szCs w:val="22"/>
          <w:lang w:val="it-IT"/>
        </w:rPr>
      </w:pPr>
      <w:r w:rsidRPr="008E01C5">
        <w:rPr>
          <w:rFonts w:ascii="Calibri Light" w:hAnsi="Calibri Light" w:cs="Calibri Light"/>
          <w:sz w:val="22"/>
          <w:szCs w:val="22"/>
          <w:lang w:val="it-IT"/>
        </w:rPr>
        <w:t xml:space="preserve">Sotto alle due viste </w:t>
      </w:r>
      <w:r w:rsidR="00B9761A" w:rsidRPr="008E01C5">
        <w:rPr>
          <w:rFonts w:ascii="Calibri Light" w:hAnsi="Calibri Light" w:cs="Calibri Light"/>
          <w:sz w:val="22"/>
          <w:szCs w:val="22"/>
          <w:lang w:val="it-IT"/>
        </w:rPr>
        <w:t>riferite ai</w:t>
      </w:r>
      <w:r w:rsidRPr="008E01C5">
        <w:rPr>
          <w:rFonts w:ascii="Calibri Light" w:hAnsi="Calibri Light" w:cs="Calibri Light"/>
          <w:sz w:val="22"/>
          <w:szCs w:val="22"/>
          <w:lang w:val="it-IT"/>
        </w:rPr>
        <w:t xml:space="preserve"> Monitoraggi Scaduti e Monitoraggi in Scadenza sarà presente una terza tabella denominata “</w:t>
      </w:r>
      <w:r w:rsidRPr="008E01C5">
        <w:rPr>
          <w:rFonts w:ascii="Calibri Light" w:hAnsi="Calibri Light" w:cs="Calibri Light"/>
          <w:b/>
          <w:sz w:val="22"/>
          <w:szCs w:val="22"/>
          <w:lang w:val="it-IT"/>
        </w:rPr>
        <w:t>Pratiche di monitoraggio Recenti”</w:t>
      </w:r>
      <w:r w:rsidR="000C2F4D" w:rsidRPr="008E01C5">
        <w:rPr>
          <w:rFonts w:ascii="Calibri Light" w:hAnsi="Calibri Light" w:cs="Calibri Light"/>
          <w:b/>
          <w:sz w:val="22"/>
          <w:szCs w:val="22"/>
          <w:lang w:val="it-IT"/>
        </w:rPr>
        <w:t>,</w:t>
      </w:r>
      <w:r w:rsidR="000C2F4D" w:rsidRPr="008E01C5">
        <w:rPr>
          <w:rFonts w:ascii="Calibri Light" w:hAnsi="Calibri Light" w:cs="Calibri Light"/>
          <w:sz w:val="22"/>
          <w:szCs w:val="22"/>
          <w:lang w:val="it-IT"/>
        </w:rPr>
        <w:t xml:space="preserve"> che conterr</w:t>
      </w:r>
      <w:r w:rsidR="0061337B" w:rsidRPr="008E01C5">
        <w:rPr>
          <w:rFonts w:ascii="Calibri Light" w:hAnsi="Calibri Light" w:cs="Calibri Light"/>
          <w:sz w:val="22"/>
          <w:szCs w:val="22"/>
          <w:lang w:val="it-IT"/>
        </w:rPr>
        <w:t>à</w:t>
      </w:r>
      <w:r w:rsidR="000C2F4D" w:rsidRPr="008E01C5">
        <w:rPr>
          <w:rFonts w:ascii="Calibri Light" w:hAnsi="Calibri Light" w:cs="Calibri Light"/>
          <w:sz w:val="22"/>
          <w:szCs w:val="22"/>
          <w:lang w:val="it-IT"/>
        </w:rPr>
        <w:t xml:space="preserve"> una selezione delle ultime dieci Pratiche aperte, come nell</w:t>
      </w:r>
      <w:r w:rsidR="000C24E5">
        <w:rPr>
          <w:rFonts w:ascii="Calibri Light" w:hAnsi="Calibri Light" w:cs="Calibri Light"/>
          <w:sz w:val="22"/>
          <w:szCs w:val="22"/>
          <w:lang w:val="it-IT"/>
        </w:rPr>
        <w:t>a</w:t>
      </w:r>
      <w:r w:rsidR="000C2F4D" w:rsidRPr="008E01C5">
        <w:rPr>
          <w:rFonts w:ascii="Calibri Light" w:hAnsi="Calibri Light" w:cs="Calibri Light"/>
          <w:sz w:val="22"/>
          <w:szCs w:val="22"/>
          <w:lang w:val="it-IT"/>
        </w:rPr>
        <w:t xml:space="preserve"> tabell</w:t>
      </w:r>
      <w:r w:rsidR="001774CB" w:rsidRPr="008E01C5">
        <w:rPr>
          <w:rFonts w:ascii="Calibri Light" w:hAnsi="Calibri Light" w:cs="Calibri Light"/>
          <w:sz w:val="22"/>
          <w:szCs w:val="22"/>
          <w:lang w:val="it-IT"/>
        </w:rPr>
        <w:t>a</w:t>
      </w:r>
      <w:r w:rsidR="000C2F4D" w:rsidRPr="008E01C5">
        <w:rPr>
          <w:rFonts w:ascii="Calibri Light" w:hAnsi="Calibri Light" w:cs="Calibri Light"/>
          <w:sz w:val="22"/>
          <w:szCs w:val="22"/>
          <w:lang w:val="it-IT"/>
        </w:rPr>
        <w:t xml:space="preserve"> sopra </w:t>
      </w:r>
      <w:r w:rsidR="005A1B48" w:rsidRPr="008E01C5">
        <w:rPr>
          <w:rFonts w:ascii="Calibri Light" w:hAnsi="Calibri Light" w:cs="Calibri Light"/>
          <w:sz w:val="22"/>
          <w:szCs w:val="22"/>
          <w:lang w:val="it-IT"/>
        </w:rPr>
        <w:t>sarà presente un link “vedi tutte” sopra all’angolo in alto a destra della</w:t>
      </w:r>
      <w:r w:rsidR="00350E69" w:rsidRPr="008E01C5">
        <w:rPr>
          <w:rFonts w:ascii="Calibri Light" w:hAnsi="Calibri Light" w:cs="Calibri Light"/>
          <w:sz w:val="22"/>
          <w:szCs w:val="22"/>
          <w:lang w:val="it-IT"/>
        </w:rPr>
        <w:t xml:space="preserve"> tabella</w:t>
      </w:r>
      <w:r w:rsidR="00B9761A" w:rsidRPr="008E01C5">
        <w:rPr>
          <w:rFonts w:ascii="Calibri Light" w:hAnsi="Calibri Light" w:cs="Calibri Light"/>
          <w:sz w:val="22"/>
          <w:szCs w:val="22"/>
          <w:lang w:val="it-IT"/>
        </w:rPr>
        <w:t>.</w:t>
      </w:r>
    </w:p>
    <w:p w14:paraId="61E3003D" w14:textId="0F1E3C48" w:rsidR="00B012D2" w:rsidRPr="008E01C5" w:rsidRDefault="00B012D2" w:rsidP="00B012D2">
      <w:pPr>
        <w:pStyle w:val="FirstParagraph"/>
        <w:rPr>
          <w:rFonts w:ascii="Calibri Light" w:hAnsi="Calibri Light" w:cs="Calibri Light"/>
          <w:sz w:val="22"/>
          <w:szCs w:val="22"/>
          <w:lang w:val="it-IT"/>
        </w:rPr>
      </w:pPr>
      <w:r w:rsidRPr="008E01C5">
        <w:rPr>
          <w:rFonts w:ascii="Calibri Light" w:hAnsi="Calibri Light" w:cs="Calibri Light"/>
          <w:sz w:val="22"/>
          <w:szCs w:val="22"/>
          <w:lang w:val="it-IT"/>
        </w:rPr>
        <w:t>La tabella contiene le seguenti colonne, in questo ordine:</w:t>
      </w:r>
    </w:p>
    <w:p w14:paraId="0B646B5E" w14:textId="3568F54E" w:rsidR="00377F16" w:rsidRPr="00B47BEA" w:rsidRDefault="00377F16" w:rsidP="00DA6969">
      <w:pPr>
        <w:pStyle w:val="Compact"/>
        <w:numPr>
          <w:ilvl w:val="0"/>
          <w:numId w:val="8"/>
        </w:numPr>
        <w:rPr>
          <w:rFonts w:ascii="Calibri Light" w:hAnsi="Calibri Light" w:cs="Calibri Light"/>
          <w:sz w:val="22"/>
          <w:szCs w:val="22"/>
          <w:lang w:val="it-IT"/>
        </w:rPr>
      </w:pPr>
      <w:r w:rsidRPr="008E01C5">
        <w:rPr>
          <w:rFonts w:ascii="Calibri Light" w:hAnsi="Calibri Light" w:cs="Calibri Light"/>
          <w:b/>
          <w:sz w:val="22"/>
          <w:szCs w:val="22"/>
          <w:lang w:val="it-IT"/>
        </w:rPr>
        <w:t>ID Pratica di Monitoraggio:</w:t>
      </w:r>
      <w:r w:rsidRPr="008E01C5">
        <w:rPr>
          <w:rFonts w:ascii="Calibri Light" w:hAnsi="Calibri Light" w:cs="Calibri Light"/>
          <w:sz w:val="22"/>
          <w:szCs w:val="22"/>
          <w:lang w:val="it-IT"/>
        </w:rPr>
        <w:t xml:space="preserve"> </w:t>
      </w:r>
      <w:r w:rsidR="00B47BEA" w:rsidRPr="008E01C5">
        <w:rPr>
          <w:rFonts w:ascii="Calibri Light" w:hAnsi="Calibri Light" w:cs="Calibri Light"/>
          <w:sz w:val="22"/>
          <w:szCs w:val="22"/>
          <w:lang w:val="it-IT"/>
        </w:rPr>
        <w:t>L’identificativo univoco della pratica</w:t>
      </w:r>
      <w:r w:rsidR="00B47BEA">
        <w:rPr>
          <w:rFonts w:ascii="Calibri Light" w:hAnsi="Calibri Light" w:cs="Calibri Light"/>
          <w:sz w:val="22"/>
          <w:szCs w:val="22"/>
          <w:lang w:val="it-IT"/>
        </w:rPr>
        <w:t>: Lettera P seguita da numero ordinale da 1 a 999 (e.g. la terza pratica aperta sarà “P3”)</w:t>
      </w:r>
    </w:p>
    <w:p w14:paraId="2677AAE0" w14:textId="31FD4A8A" w:rsidR="00377F16" w:rsidRPr="008E01C5" w:rsidRDefault="00377F16" w:rsidP="00DA6969">
      <w:pPr>
        <w:pStyle w:val="Compact"/>
        <w:numPr>
          <w:ilvl w:val="0"/>
          <w:numId w:val="8"/>
        </w:numPr>
        <w:rPr>
          <w:rFonts w:ascii="Calibri Light" w:hAnsi="Calibri Light" w:cs="Calibri Light"/>
          <w:sz w:val="22"/>
          <w:szCs w:val="22"/>
          <w:lang w:val="it-IT"/>
        </w:rPr>
      </w:pPr>
      <w:r w:rsidRPr="008E01C5">
        <w:rPr>
          <w:rFonts w:ascii="Calibri Light" w:hAnsi="Calibri Light" w:cs="Calibri Light"/>
          <w:b/>
          <w:sz w:val="22"/>
          <w:szCs w:val="22"/>
          <w:lang w:val="it-IT"/>
        </w:rPr>
        <w:t>Tracking ID:</w:t>
      </w:r>
      <w:r w:rsidRPr="008E01C5">
        <w:rPr>
          <w:rFonts w:ascii="Calibri Light" w:hAnsi="Calibri Light" w:cs="Calibri Light"/>
          <w:sz w:val="22"/>
          <w:szCs w:val="22"/>
          <w:lang w:val="it-IT"/>
        </w:rPr>
        <w:t xml:space="preserve"> ID univoco dei sistemi ISP per riconoscere l’operazione di riferimento, dato recuperato dal medesimo campo riferito alla relativa pratica di censimento</w:t>
      </w:r>
    </w:p>
    <w:p w14:paraId="4A2E029E" w14:textId="61723ABA" w:rsidR="00B012D2" w:rsidRPr="008E01C5" w:rsidRDefault="00B012D2" w:rsidP="00DA6969">
      <w:pPr>
        <w:pStyle w:val="Compact"/>
        <w:numPr>
          <w:ilvl w:val="0"/>
          <w:numId w:val="8"/>
        </w:numPr>
        <w:rPr>
          <w:rFonts w:ascii="Calibri Light" w:hAnsi="Calibri Light" w:cs="Calibri Light"/>
          <w:sz w:val="22"/>
          <w:szCs w:val="22"/>
          <w:lang w:val="it-IT"/>
        </w:rPr>
      </w:pPr>
      <w:r w:rsidRPr="008E01C5">
        <w:rPr>
          <w:rFonts w:ascii="Calibri Light" w:hAnsi="Calibri Light" w:cs="Calibri Light"/>
          <w:b/>
          <w:sz w:val="22"/>
          <w:szCs w:val="22"/>
          <w:lang w:val="it-IT"/>
        </w:rPr>
        <w:t>Nome Deal:</w:t>
      </w:r>
      <w:r w:rsidRPr="008E01C5">
        <w:rPr>
          <w:rFonts w:ascii="Calibri Light" w:hAnsi="Calibri Light" w:cs="Calibri Light"/>
          <w:sz w:val="22"/>
          <w:szCs w:val="22"/>
          <w:lang w:val="it-IT"/>
        </w:rPr>
        <w:t xml:space="preserve"> Il nome della pratica/finanziamento (es. </w:t>
      </w:r>
      <w:r w:rsidR="00844B8B" w:rsidRPr="008E01C5">
        <w:rPr>
          <w:rFonts w:ascii="Calibri Light" w:hAnsi="Calibri Light" w:cs="Calibri Light"/>
          <w:sz w:val="22"/>
          <w:szCs w:val="22"/>
          <w:lang w:val="it-IT"/>
        </w:rPr>
        <w:t>“Banca Nuova S.p.A”), dato recuperato dal medesimo campo riferito alla relativa pratica di censimento (individuabile tramite Tracking ID/ID Contratto)</w:t>
      </w:r>
    </w:p>
    <w:p w14:paraId="62273699" w14:textId="22F90025" w:rsidR="00B012D2" w:rsidRPr="008E01C5" w:rsidRDefault="00B012D2" w:rsidP="00DA6969">
      <w:pPr>
        <w:pStyle w:val="Compact"/>
        <w:numPr>
          <w:ilvl w:val="0"/>
          <w:numId w:val="8"/>
        </w:numPr>
        <w:rPr>
          <w:rFonts w:ascii="Calibri Light" w:hAnsi="Calibri Light" w:cs="Calibri Light"/>
          <w:sz w:val="22"/>
          <w:szCs w:val="22"/>
          <w:lang w:val="it-IT"/>
        </w:rPr>
      </w:pPr>
      <w:r w:rsidRPr="008E01C5">
        <w:rPr>
          <w:rFonts w:ascii="Calibri Light" w:hAnsi="Calibri Light" w:cs="Calibri Light"/>
          <w:b/>
          <w:sz w:val="22"/>
          <w:szCs w:val="22"/>
          <w:lang w:val="it-IT"/>
        </w:rPr>
        <w:t>Utente Banca:</w:t>
      </w:r>
      <w:r w:rsidRPr="008E01C5">
        <w:rPr>
          <w:rFonts w:ascii="Calibri Light" w:hAnsi="Calibri Light" w:cs="Calibri Light"/>
          <w:sz w:val="22"/>
          <w:szCs w:val="22"/>
          <w:lang w:val="it-IT"/>
        </w:rPr>
        <w:t xml:space="preserve"> L’email dell’utente ISP responsabile (es. </w:t>
      </w:r>
      <w:r w:rsidR="00844B8B" w:rsidRPr="008E01C5">
        <w:rPr>
          <w:rFonts w:ascii="Calibri Light" w:hAnsi="Calibri Light" w:cs="Calibri Light"/>
          <w:sz w:val="22"/>
          <w:szCs w:val="22"/>
          <w:lang w:val="it-IT"/>
        </w:rPr>
        <w:t>“Marioverdi@isp-it”), dato recuperato dal medesimo campo riferito all’utente Banca associato alla relativa pratica di censimento (individuabile tramite Tracking ID/ID Contratto)</w:t>
      </w:r>
    </w:p>
    <w:p w14:paraId="02B4FEF6" w14:textId="4503FE1E" w:rsidR="001774CB" w:rsidRPr="00377F16" w:rsidRDefault="001774CB" w:rsidP="00DA6969">
      <w:pPr>
        <w:pStyle w:val="Compact"/>
        <w:numPr>
          <w:ilvl w:val="0"/>
          <w:numId w:val="8"/>
        </w:numPr>
        <w:rPr>
          <w:rFonts w:ascii="Calibri Light" w:hAnsi="Calibri Light" w:cs="Calibri Light"/>
          <w:color w:val="000000" w:themeColor="text1"/>
          <w:sz w:val="22"/>
          <w:szCs w:val="22"/>
          <w:lang w:val="it-IT"/>
        </w:rPr>
      </w:pPr>
      <w:r w:rsidRPr="00377F16">
        <w:rPr>
          <w:rFonts w:ascii="Calibri Light" w:hAnsi="Calibri Light" w:cs="Calibri Light"/>
          <w:b/>
          <w:color w:val="000000" w:themeColor="text1"/>
          <w:sz w:val="22"/>
          <w:szCs w:val="22"/>
          <w:lang w:val="it-IT"/>
        </w:rPr>
        <w:t xml:space="preserve">Utente Deloitte: </w:t>
      </w:r>
      <w:r w:rsidRPr="00377F16">
        <w:rPr>
          <w:rFonts w:ascii="Calibri Light" w:hAnsi="Calibri Light" w:cs="Calibri Light"/>
          <w:color w:val="000000" w:themeColor="text1"/>
          <w:sz w:val="22"/>
          <w:szCs w:val="22"/>
          <w:lang w:val="it-IT"/>
        </w:rPr>
        <w:t xml:space="preserve">L’email dell’utente Deloitte a cui è stata assegnata </w:t>
      </w:r>
      <w:r w:rsidR="00844B8B" w:rsidRPr="00377F16">
        <w:rPr>
          <w:rFonts w:ascii="Calibri Light" w:hAnsi="Calibri Light" w:cs="Calibri Light"/>
          <w:color w:val="000000" w:themeColor="text1"/>
          <w:sz w:val="22"/>
          <w:szCs w:val="22"/>
          <w:lang w:val="it-IT"/>
        </w:rPr>
        <w:t>alla</w:t>
      </w:r>
      <w:r w:rsidRPr="00377F16">
        <w:rPr>
          <w:rFonts w:ascii="Calibri Light" w:hAnsi="Calibri Light" w:cs="Calibri Light"/>
          <w:color w:val="000000" w:themeColor="text1"/>
          <w:sz w:val="22"/>
          <w:szCs w:val="22"/>
          <w:lang w:val="it-IT"/>
        </w:rPr>
        <w:t xml:space="preserve"> pratica </w:t>
      </w:r>
      <w:r w:rsidR="00844B8B" w:rsidRPr="00377F16">
        <w:rPr>
          <w:rFonts w:ascii="Calibri Light" w:hAnsi="Calibri Light" w:cs="Calibri Light"/>
          <w:color w:val="000000" w:themeColor="text1"/>
          <w:sz w:val="22"/>
          <w:szCs w:val="22"/>
          <w:lang w:val="it-IT"/>
        </w:rPr>
        <w:t xml:space="preserve">madre di monitoraggio (es. </w:t>
      </w:r>
      <w:r w:rsidR="00844B8B">
        <w:fldChar w:fldCharType="begin"/>
      </w:r>
      <w:r w:rsidR="00844B8B" w:rsidRPr="00470179">
        <w:rPr>
          <w:lang w:val="it-IT"/>
          <w:rPrChange w:id="681" w:author="Boles, Giorgio" w:date="2026-04-23T17:42:00Z" w16du:dateUtc="2026-04-23T15:42:00Z">
            <w:rPr/>
          </w:rPrChange>
        </w:rPr>
        <w:instrText>HYPERLINK "mailto:mverdi@deloitte.it"</w:instrText>
      </w:r>
      <w:r w:rsidR="00844B8B">
        <w:fldChar w:fldCharType="separate"/>
      </w:r>
      <w:r w:rsidR="00844B8B" w:rsidRPr="00377F16">
        <w:rPr>
          <w:rStyle w:val="Hyperlink"/>
          <w:rFonts w:ascii="Calibri Light" w:hAnsi="Calibri Light" w:cs="Calibri Light"/>
          <w:color w:val="000000" w:themeColor="text1"/>
          <w:sz w:val="22"/>
          <w:szCs w:val="22"/>
          <w:lang w:val="it-IT"/>
        </w:rPr>
        <w:t>mverdi@deloitte.it</w:t>
      </w:r>
      <w:r w:rsidR="00844B8B">
        <w:fldChar w:fldCharType="end"/>
      </w:r>
      <w:r w:rsidR="00844B8B" w:rsidRPr="00377F16">
        <w:rPr>
          <w:rFonts w:ascii="Calibri Light" w:hAnsi="Calibri Light" w:cs="Calibri Light"/>
          <w:color w:val="000000" w:themeColor="text1"/>
          <w:sz w:val="22"/>
          <w:szCs w:val="22"/>
          <w:lang w:val="it-IT"/>
        </w:rPr>
        <w:t>), assegnato appositamente tramite la funzionalità presente nel pannello ADMIN (nel caso un utente Deloitte non fosse assegnato alla pratica, il primo utente Deloitte che accede alla pratica verrà assegnato alla stessa)</w:t>
      </w:r>
    </w:p>
    <w:p w14:paraId="15666533" w14:textId="35F1FBBE" w:rsidR="00B012D2" w:rsidRPr="008E01C5" w:rsidRDefault="00844B8B" w:rsidP="00DA6969">
      <w:pPr>
        <w:pStyle w:val="Compact"/>
        <w:numPr>
          <w:ilvl w:val="0"/>
          <w:numId w:val="8"/>
        </w:numPr>
        <w:rPr>
          <w:rFonts w:ascii="Calibri Light" w:hAnsi="Calibri Light" w:cs="Calibri Light"/>
          <w:sz w:val="22"/>
          <w:szCs w:val="22"/>
          <w:lang w:val="it-IT"/>
        </w:rPr>
      </w:pPr>
      <w:r w:rsidRPr="008E01C5">
        <w:rPr>
          <w:rFonts w:ascii="Calibri Light" w:hAnsi="Calibri Light" w:cs="Calibri Light"/>
          <w:b/>
          <w:sz w:val="22"/>
          <w:szCs w:val="22"/>
          <w:lang w:val="it-IT"/>
        </w:rPr>
        <w:t>Tipologia Pratica:</w:t>
      </w:r>
      <w:r w:rsidRPr="008E01C5">
        <w:rPr>
          <w:rFonts w:ascii="Calibri Light" w:hAnsi="Calibri Light" w:cs="Calibri Light"/>
          <w:sz w:val="22"/>
          <w:szCs w:val="22"/>
          <w:lang w:val="it-IT"/>
        </w:rPr>
        <w:t xml:space="preserve"> La tipologia della pratica (es. “Banca Agente”, “SACE Agent”), dato recuperato dal medesimo campo riferito alla tipologia pratica relativa alla pratica di censimento (individuabile tramite Tracking ID/ID Contratto)</w:t>
      </w:r>
    </w:p>
    <w:p w14:paraId="24545C97" w14:textId="77777777" w:rsidR="00A7116A" w:rsidRPr="008E01C5" w:rsidRDefault="00A7116A" w:rsidP="00DA6969">
      <w:pPr>
        <w:pStyle w:val="Compact"/>
        <w:numPr>
          <w:ilvl w:val="0"/>
          <w:numId w:val="8"/>
        </w:numPr>
        <w:rPr>
          <w:rFonts w:ascii="Calibri Light" w:hAnsi="Calibri Light" w:cs="Calibri Light"/>
          <w:sz w:val="22"/>
          <w:szCs w:val="22"/>
          <w:lang w:val="it-IT"/>
        </w:rPr>
      </w:pPr>
      <w:r w:rsidRPr="008E01C5">
        <w:rPr>
          <w:rFonts w:ascii="Calibri Light" w:hAnsi="Calibri Light" w:cs="Calibri Light"/>
          <w:b/>
          <w:sz w:val="22"/>
          <w:szCs w:val="22"/>
          <w:lang w:val="it-IT"/>
        </w:rPr>
        <w:t>#Monitoraggi Scaduti:</w:t>
      </w:r>
      <w:r w:rsidRPr="008E01C5">
        <w:rPr>
          <w:rFonts w:ascii="Calibri Light" w:hAnsi="Calibri Light" w:cs="Calibri Light"/>
          <w:sz w:val="22"/>
          <w:szCs w:val="22"/>
          <w:lang w:val="it-IT"/>
        </w:rPr>
        <w:t xml:space="preserve"> Il numero di monitoraggi scaduti per questa pratica (es. “1”, “0”)</w:t>
      </w:r>
    </w:p>
    <w:p w14:paraId="10CC0FFC" w14:textId="77777777" w:rsidR="00A7116A" w:rsidRPr="008E01C5" w:rsidRDefault="00A7116A" w:rsidP="00DA6969">
      <w:pPr>
        <w:pStyle w:val="Compact"/>
        <w:numPr>
          <w:ilvl w:val="0"/>
          <w:numId w:val="8"/>
        </w:numPr>
        <w:rPr>
          <w:rFonts w:ascii="Calibri Light" w:hAnsi="Calibri Light" w:cs="Calibri Light"/>
          <w:sz w:val="22"/>
          <w:szCs w:val="22"/>
          <w:lang w:val="it-IT"/>
        </w:rPr>
      </w:pPr>
      <w:r w:rsidRPr="008E01C5">
        <w:rPr>
          <w:rFonts w:ascii="Calibri Light" w:hAnsi="Calibri Light" w:cs="Calibri Light"/>
          <w:b/>
          <w:sz w:val="22"/>
          <w:szCs w:val="22"/>
          <w:lang w:val="it-IT"/>
        </w:rPr>
        <w:t># Monitoraggi in Scadenza:</w:t>
      </w:r>
      <w:r w:rsidRPr="008E01C5">
        <w:rPr>
          <w:rFonts w:ascii="Calibri Light" w:hAnsi="Calibri Light" w:cs="Calibri Light"/>
          <w:sz w:val="22"/>
          <w:szCs w:val="22"/>
          <w:lang w:val="it-IT"/>
        </w:rPr>
        <w:t xml:space="preserve"> Il numero di monitoraggi in scadenza per questa pratica (es. “0”, “1”)</w:t>
      </w:r>
    </w:p>
    <w:p w14:paraId="7B33ACAC" w14:textId="6D291762" w:rsidR="00A7116A" w:rsidRPr="008E01C5" w:rsidRDefault="005A0B65" w:rsidP="00DA6969">
      <w:pPr>
        <w:pStyle w:val="Compact"/>
        <w:numPr>
          <w:ilvl w:val="0"/>
          <w:numId w:val="8"/>
        </w:numPr>
        <w:rPr>
          <w:rFonts w:ascii="Calibri Light" w:hAnsi="Calibri Light" w:cs="Calibri Light"/>
          <w:sz w:val="22"/>
          <w:szCs w:val="22"/>
          <w:lang w:val="it-IT"/>
        </w:rPr>
      </w:pPr>
      <w:r w:rsidRPr="008E01C5">
        <w:rPr>
          <w:rFonts w:ascii="Calibri Light" w:hAnsi="Calibri Light" w:cs="Calibri Light"/>
          <w:b/>
          <w:sz w:val="22"/>
          <w:szCs w:val="22"/>
          <w:lang w:val="it-IT"/>
        </w:rPr>
        <w:t>Stato Pratica Monitoraggio</w:t>
      </w:r>
      <w:r w:rsidR="00A7116A" w:rsidRPr="008E01C5">
        <w:rPr>
          <w:rFonts w:ascii="Calibri Light" w:hAnsi="Calibri Light" w:cs="Calibri Light"/>
          <w:b/>
          <w:sz w:val="22"/>
          <w:szCs w:val="22"/>
          <w:lang w:val="it-IT"/>
        </w:rPr>
        <w:t>:</w:t>
      </w:r>
      <w:r w:rsidR="00A7116A" w:rsidRPr="008E01C5">
        <w:rPr>
          <w:rFonts w:ascii="Calibri Light" w:hAnsi="Calibri Light" w:cs="Calibri Light"/>
          <w:sz w:val="22"/>
          <w:szCs w:val="22"/>
          <w:lang w:val="it-IT"/>
        </w:rPr>
        <w:t xml:space="preserve"> Un indicatore visivo dello stato complessivo della pratica, rappresentato da un punto colorato:</w:t>
      </w:r>
    </w:p>
    <w:p w14:paraId="08742DB6" w14:textId="77777777" w:rsidR="00A7116A" w:rsidRPr="008E01C5" w:rsidRDefault="00A7116A" w:rsidP="00DA6969">
      <w:pPr>
        <w:pStyle w:val="Compact"/>
        <w:numPr>
          <w:ilvl w:val="1"/>
          <w:numId w:val="8"/>
        </w:numPr>
        <w:rPr>
          <w:rFonts w:ascii="Calibri Light" w:hAnsi="Calibri Light" w:cs="Calibri Light"/>
          <w:sz w:val="22"/>
          <w:szCs w:val="22"/>
        </w:rPr>
      </w:pPr>
      <w:r w:rsidRPr="008E01C5">
        <w:rPr>
          <w:rFonts w:ascii="Calibri Light" w:hAnsi="Calibri Light" w:cs="Calibri Light"/>
          <w:sz w:val="22"/>
          <w:szCs w:val="22"/>
        </w:rPr>
        <w:t>Verde (</w:t>
      </w:r>
      <w:r w:rsidRPr="008E01C5">
        <w:rPr>
          <w:rFonts w:ascii="Calibri Light" w:hAnsi="Calibri Light" w:cs="Calibri Light"/>
          <w:color w:val="00B050"/>
          <w:sz w:val="22"/>
          <w:szCs w:val="22"/>
        </w:rPr>
        <w:t>●</w:t>
      </w:r>
      <w:r w:rsidRPr="008E01C5">
        <w:rPr>
          <w:rFonts w:ascii="Calibri Light" w:hAnsi="Calibri Light" w:cs="Calibri Light"/>
          <w:sz w:val="22"/>
          <w:szCs w:val="22"/>
        </w:rPr>
        <w:t>) = Monitoraggio OK</w:t>
      </w:r>
    </w:p>
    <w:p w14:paraId="6C0A4FE5" w14:textId="2958AAF4" w:rsidR="00A7116A" w:rsidRPr="003918E9" w:rsidRDefault="00A7116A" w:rsidP="00DA6969">
      <w:pPr>
        <w:pStyle w:val="Compact"/>
        <w:numPr>
          <w:ilvl w:val="1"/>
          <w:numId w:val="8"/>
        </w:numPr>
        <w:rPr>
          <w:rFonts w:ascii="Calibri Light" w:hAnsi="Calibri Light" w:cs="Calibri Light"/>
          <w:sz w:val="22"/>
          <w:szCs w:val="22"/>
        </w:rPr>
      </w:pPr>
      <w:r w:rsidRPr="003918E9">
        <w:rPr>
          <w:rFonts w:ascii="Calibri Light" w:hAnsi="Calibri Light" w:cs="Calibri Light"/>
          <w:sz w:val="22"/>
          <w:szCs w:val="22"/>
        </w:rPr>
        <w:t>Giallo (</w:t>
      </w:r>
      <w:r w:rsidRPr="003918E9">
        <w:rPr>
          <w:rFonts w:ascii="Calibri Light" w:hAnsi="Calibri Light" w:cs="Calibri Light"/>
          <w:color w:val="FFC000"/>
          <w:sz w:val="22"/>
          <w:szCs w:val="22"/>
        </w:rPr>
        <w:t>●</w:t>
      </w:r>
      <w:r w:rsidRPr="003918E9">
        <w:rPr>
          <w:rFonts w:ascii="Calibri Light" w:hAnsi="Calibri Light" w:cs="Calibri Light"/>
          <w:sz w:val="22"/>
          <w:szCs w:val="22"/>
        </w:rPr>
        <w:t>) = Monitoraggio In scadenza</w:t>
      </w:r>
    </w:p>
    <w:p w14:paraId="39200C08" w14:textId="1F375CA4" w:rsidR="00752894" w:rsidRPr="003918E9" w:rsidRDefault="004F43F8" w:rsidP="00DA6969">
      <w:pPr>
        <w:pStyle w:val="Compact"/>
        <w:numPr>
          <w:ilvl w:val="1"/>
          <w:numId w:val="8"/>
        </w:numPr>
        <w:rPr>
          <w:rFonts w:ascii="Calibri Light" w:hAnsi="Calibri Light" w:cs="Calibri Light"/>
          <w:sz w:val="22"/>
          <w:szCs w:val="22"/>
          <w:lang w:val="it-IT"/>
        </w:rPr>
      </w:pPr>
      <w:r w:rsidRPr="003918E9">
        <w:rPr>
          <w:rFonts w:ascii="Calibri Light" w:hAnsi="Calibri Light" w:cs="Calibri Light"/>
          <w:sz w:val="22"/>
          <w:szCs w:val="22"/>
          <w:lang w:val="it-IT"/>
        </w:rPr>
        <w:t>Giallo</w:t>
      </w:r>
      <w:r w:rsidR="00752894" w:rsidRPr="003918E9">
        <w:rPr>
          <w:rFonts w:ascii="Calibri Light" w:hAnsi="Calibri Light" w:cs="Calibri Light"/>
          <w:sz w:val="22"/>
          <w:szCs w:val="22"/>
          <w:lang w:val="it-IT"/>
        </w:rPr>
        <w:t xml:space="preserve"> (</w:t>
      </w:r>
      <w:r w:rsidR="00752894" w:rsidRPr="003918E9">
        <w:rPr>
          <w:rFonts w:ascii="Calibri Light" w:hAnsi="Calibri Light" w:cs="Calibri Light"/>
          <w:color w:val="FFC000"/>
          <w:sz w:val="22"/>
          <w:szCs w:val="22"/>
          <w:lang w:val="it-IT"/>
        </w:rPr>
        <w:t>●</w:t>
      </w:r>
      <w:r w:rsidR="00752894" w:rsidRPr="003918E9">
        <w:rPr>
          <w:rFonts w:ascii="Calibri Light" w:hAnsi="Calibri Light" w:cs="Calibri Light"/>
          <w:sz w:val="22"/>
          <w:szCs w:val="22"/>
          <w:lang w:val="it-IT"/>
        </w:rPr>
        <w:t xml:space="preserve">) = Monitoraggio </w:t>
      </w:r>
      <w:r w:rsidR="003918E9" w:rsidRPr="003918E9">
        <w:rPr>
          <w:rFonts w:ascii="Calibri Light" w:hAnsi="Calibri Light" w:cs="Calibri Light"/>
          <w:sz w:val="22"/>
          <w:szCs w:val="22"/>
          <w:lang w:val="it-IT"/>
        </w:rPr>
        <w:t>da attenzionare</w:t>
      </w:r>
    </w:p>
    <w:p w14:paraId="62A7E78B" w14:textId="77777777" w:rsidR="00A7116A" w:rsidRPr="008E01C5" w:rsidRDefault="00A7116A" w:rsidP="00DA6969">
      <w:pPr>
        <w:pStyle w:val="Compact"/>
        <w:numPr>
          <w:ilvl w:val="1"/>
          <w:numId w:val="8"/>
        </w:numPr>
        <w:rPr>
          <w:rFonts w:ascii="Calibri Light" w:hAnsi="Calibri Light" w:cs="Calibri Light"/>
          <w:sz w:val="22"/>
          <w:szCs w:val="22"/>
        </w:rPr>
      </w:pPr>
      <w:r w:rsidRPr="008E01C5">
        <w:rPr>
          <w:rFonts w:ascii="Calibri Light" w:hAnsi="Calibri Light" w:cs="Calibri Light"/>
          <w:sz w:val="22"/>
          <w:szCs w:val="22"/>
        </w:rPr>
        <w:t>Rosso (</w:t>
      </w:r>
      <w:r w:rsidRPr="008E01C5">
        <w:rPr>
          <w:rFonts w:ascii="Calibri Light" w:hAnsi="Calibri Light" w:cs="Calibri Light"/>
          <w:color w:val="C00000"/>
          <w:sz w:val="22"/>
          <w:szCs w:val="22"/>
        </w:rPr>
        <w:t>●</w:t>
      </w:r>
      <w:r w:rsidRPr="008E01C5">
        <w:rPr>
          <w:rFonts w:ascii="Calibri Light" w:hAnsi="Calibri Light" w:cs="Calibri Light"/>
          <w:sz w:val="22"/>
          <w:szCs w:val="22"/>
        </w:rPr>
        <w:t>) = Monitoraggio Scaduto</w:t>
      </w:r>
    </w:p>
    <w:p w14:paraId="0528FD7D" w14:textId="54FE1C44" w:rsidR="004F43F8" w:rsidRPr="008E01C5" w:rsidRDefault="004F43F8" w:rsidP="00DA6969">
      <w:pPr>
        <w:pStyle w:val="Compact"/>
        <w:numPr>
          <w:ilvl w:val="1"/>
          <w:numId w:val="8"/>
        </w:numPr>
        <w:rPr>
          <w:rFonts w:ascii="Calibri Light" w:hAnsi="Calibri Light" w:cs="Calibri Light"/>
          <w:sz w:val="22"/>
          <w:szCs w:val="22"/>
        </w:rPr>
      </w:pPr>
      <w:r>
        <w:rPr>
          <w:rFonts w:ascii="Calibri Light" w:hAnsi="Calibri Light" w:cs="Calibri Light"/>
          <w:sz w:val="22"/>
          <w:szCs w:val="22"/>
        </w:rPr>
        <w:t xml:space="preserve">Rosso </w:t>
      </w:r>
      <w:r w:rsidRPr="008E01C5">
        <w:rPr>
          <w:rFonts w:ascii="Calibri Light" w:hAnsi="Calibri Light" w:cs="Calibri Light"/>
          <w:sz w:val="22"/>
          <w:szCs w:val="22"/>
        </w:rPr>
        <w:t>(</w:t>
      </w:r>
      <w:r w:rsidRPr="008E01C5">
        <w:rPr>
          <w:rFonts w:ascii="Calibri Light" w:hAnsi="Calibri Light" w:cs="Calibri Light"/>
          <w:color w:val="C00000"/>
          <w:sz w:val="22"/>
          <w:szCs w:val="22"/>
        </w:rPr>
        <w:t>●</w:t>
      </w:r>
      <w:r w:rsidRPr="008E01C5">
        <w:rPr>
          <w:rFonts w:ascii="Calibri Light" w:hAnsi="Calibri Light" w:cs="Calibri Light"/>
          <w:sz w:val="22"/>
          <w:szCs w:val="22"/>
        </w:rPr>
        <w:t xml:space="preserve">) = Monitoraggio </w:t>
      </w:r>
      <w:r>
        <w:rPr>
          <w:rFonts w:ascii="Calibri Light" w:hAnsi="Calibri Light" w:cs="Calibri Light"/>
          <w:sz w:val="22"/>
          <w:szCs w:val="22"/>
        </w:rPr>
        <w:t>Fuori soglia</w:t>
      </w:r>
    </w:p>
    <w:p w14:paraId="6900A3C0" w14:textId="77777777" w:rsidR="00A7116A" w:rsidRPr="008E01C5" w:rsidRDefault="00A7116A" w:rsidP="00DA6969">
      <w:pPr>
        <w:pStyle w:val="Compact"/>
        <w:numPr>
          <w:ilvl w:val="1"/>
          <w:numId w:val="8"/>
        </w:numPr>
        <w:rPr>
          <w:rFonts w:ascii="Calibri Light" w:hAnsi="Calibri Light" w:cs="Calibri Light"/>
          <w:sz w:val="22"/>
          <w:szCs w:val="22"/>
          <w:lang w:val="it-IT"/>
        </w:rPr>
      </w:pPr>
      <w:r w:rsidRPr="008E01C5">
        <w:rPr>
          <w:rFonts w:ascii="Calibri Light" w:hAnsi="Calibri Light" w:cs="Calibri Light"/>
          <w:sz w:val="22"/>
          <w:szCs w:val="22"/>
        </w:rPr>
        <w:t>Grigio (</w:t>
      </w:r>
      <w:r w:rsidRPr="008E01C5">
        <w:rPr>
          <w:rFonts w:ascii="Calibri Light" w:hAnsi="Calibri Light" w:cs="Calibri Light"/>
          <w:color w:val="FFFFFF" w:themeColor="background1"/>
          <w:sz w:val="22"/>
          <w:szCs w:val="22"/>
        </w:rPr>
        <w:t>●</w:t>
      </w:r>
      <w:r w:rsidRPr="008E01C5">
        <w:rPr>
          <w:rFonts w:ascii="Calibri Light" w:hAnsi="Calibri Light" w:cs="Calibri Light"/>
          <w:sz w:val="22"/>
          <w:szCs w:val="22"/>
        </w:rPr>
        <w:t>) = Pratica Conclusa</w:t>
      </w:r>
    </w:p>
    <w:p w14:paraId="1394D156" w14:textId="77777777" w:rsidR="00A7116A" w:rsidRPr="008E01C5" w:rsidRDefault="00A7116A" w:rsidP="00DA6969">
      <w:pPr>
        <w:pStyle w:val="Compact"/>
        <w:numPr>
          <w:ilvl w:val="0"/>
          <w:numId w:val="8"/>
        </w:numPr>
        <w:rPr>
          <w:rFonts w:ascii="Calibri Light" w:hAnsi="Calibri Light" w:cs="Calibri Light"/>
          <w:sz w:val="22"/>
          <w:szCs w:val="22"/>
          <w:lang w:val="it-IT"/>
        </w:rPr>
      </w:pPr>
      <w:r w:rsidRPr="008E01C5">
        <w:rPr>
          <w:rFonts w:ascii="Calibri Light" w:hAnsi="Calibri Light" w:cs="Calibri Light"/>
          <w:b/>
          <w:sz w:val="22"/>
          <w:szCs w:val="22"/>
          <w:lang w:val="it-IT"/>
        </w:rPr>
        <w:t>Data creazione Pratica:</w:t>
      </w:r>
      <w:r w:rsidRPr="008E01C5">
        <w:rPr>
          <w:rFonts w:ascii="Calibri Light" w:hAnsi="Calibri Light" w:cs="Calibri Light"/>
          <w:sz w:val="22"/>
          <w:szCs w:val="22"/>
          <w:lang w:val="it-IT"/>
        </w:rPr>
        <w:t xml:space="preserve"> La data in cui la pratica è stata creata nel sistema (es. “15/03/2015”)</w:t>
      </w:r>
    </w:p>
    <w:p w14:paraId="48EB6F4A" w14:textId="758194A8" w:rsidR="00A7116A" w:rsidRPr="008E01C5" w:rsidRDefault="00A7116A" w:rsidP="00DA6969">
      <w:pPr>
        <w:pStyle w:val="Compact"/>
        <w:numPr>
          <w:ilvl w:val="0"/>
          <w:numId w:val="8"/>
        </w:numPr>
        <w:rPr>
          <w:rFonts w:ascii="Calibri Light" w:hAnsi="Calibri Light" w:cs="Calibri Light"/>
          <w:sz w:val="22"/>
          <w:szCs w:val="22"/>
          <w:lang w:val="it-IT"/>
        </w:rPr>
      </w:pPr>
      <w:r w:rsidRPr="008E01C5">
        <w:rPr>
          <w:rFonts w:ascii="Calibri Light" w:hAnsi="Calibri Light" w:cs="Calibri Light"/>
          <w:b/>
          <w:sz w:val="22"/>
          <w:szCs w:val="22"/>
          <w:lang w:val="it-IT"/>
        </w:rPr>
        <w:t>Data Fine monitoraggio:</w:t>
      </w:r>
      <w:r w:rsidRPr="008E01C5">
        <w:rPr>
          <w:rFonts w:ascii="Calibri Light" w:hAnsi="Calibri Light" w:cs="Calibri Light"/>
          <w:sz w:val="22"/>
          <w:szCs w:val="22"/>
          <w:lang w:val="it-IT"/>
        </w:rPr>
        <w:t xml:space="preserve"> La data in cui il periodo di monitoraggio termina (es. “22/11/2019”)</w:t>
      </w:r>
      <w:r w:rsidR="00032718" w:rsidRPr="008E01C5">
        <w:rPr>
          <w:rFonts w:ascii="Calibri Light" w:hAnsi="Calibri Light" w:cs="Calibri Light"/>
          <w:sz w:val="22"/>
          <w:szCs w:val="22"/>
          <w:lang w:val="it-IT"/>
        </w:rPr>
        <w:t xml:space="preserve">, corrispondente alla </w:t>
      </w:r>
      <w:del w:id="682" w:author="Boles, Giorgio" w:date="2026-04-23T17:02:00Z" w16du:dateUtc="2026-04-23T15:02:00Z">
        <w:r w:rsidR="00032718" w:rsidRPr="008E01C5">
          <w:rPr>
            <w:rFonts w:ascii="Calibri Light" w:hAnsi="Calibri Light" w:cs="Calibri Light"/>
            <w:sz w:val="22"/>
            <w:szCs w:val="22"/>
            <w:lang w:val="it-IT"/>
          </w:rPr>
          <w:delText>data di Closing</w:delText>
        </w:r>
      </w:del>
      <w:ins w:id="683" w:author="Boles, Giorgio" w:date="2026-04-23T17:02:00Z" w16du:dateUtc="2026-04-23T15:02:00Z">
        <w:r w:rsidR="005A7E88">
          <w:rPr>
            <w:rFonts w:ascii="Calibri Light" w:hAnsi="Calibri Light" w:cs="Calibri Light"/>
            <w:sz w:val="22"/>
            <w:szCs w:val="22"/>
            <w:lang w:val="it-IT"/>
          </w:rPr>
          <w:t>Termination date</w:t>
        </w:r>
      </w:ins>
      <w:r w:rsidR="00032718" w:rsidRPr="008E01C5">
        <w:rPr>
          <w:rFonts w:ascii="Calibri Light" w:hAnsi="Calibri Light" w:cs="Calibri Light"/>
          <w:sz w:val="22"/>
          <w:szCs w:val="22"/>
          <w:lang w:val="it-IT"/>
        </w:rPr>
        <w:t xml:space="preserve"> </w:t>
      </w:r>
      <w:r w:rsidR="00BD72C5" w:rsidRPr="008E01C5">
        <w:rPr>
          <w:rFonts w:ascii="Calibri Light" w:hAnsi="Calibri Light" w:cs="Calibri Light"/>
          <w:sz w:val="22"/>
          <w:szCs w:val="22"/>
          <w:lang w:val="it-IT"/>
        </w:rPr>
        <w:t>dell’operazione estratta dal Contratto di Finanziamento (all’interno della fase di Booking)</w:t>
      </w:r>
    </w:p>
    <w:p w14:paraId="5BFBE0B2" w14:textId="3B9BF564" w:rsidR="00812BE7" w:rsidRDefault="00812BE7" w:rsidP="00DA6969">
      <w:pPr>
        <w:pStyle w:val="Compact"/>
        <w:numPr>
          <w:ilvl w:val="0"/>
          <w:numId w:val="8"/>
        </w:numPr>
        <w:rPr>
          <w:rFonts w:ascii="Calibri Light" w:hAnsi="Calibri Light" w:cs="Calibri Light"/>
          <w:sz w:val="22"/>
          <w:szCs w:val="22"/>
          <w:lang w:val="it-IT"/>
        </w:rPr>
      </w:pPr>
      <w:r w:rsidRPr="008E01C5">
        <w:rPr>
          <w:rFonts w:ascii="Calibri Light" w:hAnsi="Calibri Light" w:cs="Calibri Light"/>
          <w:b/>
          <w:sz w:val="22"/>
          <w:szCs w:val="22"/>
          <w:lang w:val="it-IT"/>
        </w:rPr>
        <w:t>Azione:</w:t>
      </w:r>
      <w:r w:rsidRPr="008E01C5">
        <w:rPr>
          <w:rFonts w:ascii="Calibri Light" w:hAnsi="Calibri Light" w:cs="Calibri Light"/>
          <w:sz w:val="22"/>
          <w:szCs w:val="22"/>
          <w:lang w:val="it-IT"/>
        </w:rPr>
        <w:t xml:space="preserve"> colonna di azione contestuale in cui è possibile chiudere anticipatamente la pratica di monitoraggio (segue l’identico flusso per richiedere un</w:t>
      </w:r>
      <w:r w:rsidR="00D471DF" w:rsidRPr="008E01C5">
        <w:rPr>
          <w:rFonts w:ascii="Calibri Light" w:hAnsi="Calibri Light" w:cs="Calibri Light"/>
          <w:sz w:val="22"/>
          <w:szCs w:val="22"/>
          <w:lang w:val="it-IT"/>
        </w:rPr>
        <w:t>’</w:t>
      </w:r>
      <w:r w:rsidRPr="008E01C5">
        <w:rPr>
          <w:rFonts w:ascii="Calibri Light" w:hAnsi="Calibri Light" w:cs="Calibri Light"/>
          <w:sz w:val="22"/>
          <w:szCs w:val="22"/>
          <w:lang w:val="it-IT"/>
        </w:rPr>
        <w:t>eccezione a un monitoraggio singolo, solo che dopo aver richiesto la chiusura anticipata la pratica verrà considerata conclusa e non più interagibile)</w:t>
      </w:r>
    </w:p>
    <w:p w14:paraId="24704D6E" w14:textId="1AD77304" w:rsidR="00813449" w:rsidRDefault="007F6A53" w:rsidP="00E54D1B">
      <w:pPr>
        <w:pStyle w:val="Compact"/>
        <w:ind w:left="720"/>
        <w:rPr>
          <w:rFonts w:ascii="Calibri Light" w:hAnsi="Calibri Light" w:cs="Calibri Light"/>
          <w:sz w:val="22"/>
          <w:szCs w:val="22"/>
          <w:lang w:val="it-IT"/>
        </w:rPr>
      </w:pPr>
      <w:r>
        <w:rPr>
          <w:rFonts w:ascii="Calibri Light" w:hAnsi="Calibri Light" w:cs="Calibri Light"/>
          <w:b/>
          <w:bCs/>
          <w:sz w:val="22"/>
          <w:szCs w:val="22"/>
          <w:lang w:val="it-IT"/>
        </w:rPr>
        <w:t>*</w:t>
      </w:r>
      <w:r w:rsidRPr="007F6A53">
        <w:rPr>
          <w:rFonts w:ascii="Calibri Light" w:hAnsi="Calibri Light" w:cs="Calibri Light"/>
          <w:b/>
          <w:bCs/>
          <w:sz w:val="22"/>
          <w:szCs w:val="22"/>
          <w:lang w:val="it-IT"/>
        </w:rPr>
        <w:t>Estinzione anticipata</w:t>
      </w:r>
      <w:r>
        <w:rPr>
          <w:rFonts w:ascii="Calibri Light" w:hAnsi="Calibri Light" w:cs="Calibri Light"/>
          <w:sz w:val="22"/>
          <w:szCs w:val="22"/>
          <w:lang w:val="it-IT"/>
        </w:rPr>
        <w:t xml:space="preserve"> </w:t>
      </w:r>
      <w:r w:rsidRPr="007F6A53">
        <w:rPr>
          <w:rFonts w:ascii="Calibri Light" w:hAnsi="Calibri Light" w:cs="Calibri Light"/>
          <w:sz w:val="22"/>
          <w:szCs w:val="22"/>
          <w:lang w:val="it-IT"/>
        </w:rPr>
        <w:sym w:font="Wingdings" w:char="F0E0"/>
      </w:r>
      <w:r>
        <w:rPr>
          <w:rFonts w:ascii="Calibri Light" w:hAnsi="Calibri Light" w:cs="Calibri Light"/>
          <w:sz w:val="22"/>
          <w:szCs w:val="22"/>
          <w:lang w:val="it-IT"/>
        </w:rPr>
        <w:t xml:space="preserve"> </w:t>
      </w:r>
      <w:r w:rsidR="00FA4A6F">
        <w:rPr>
          <w:rFonts w:ascii="Calibri Light" w:hAnsi="Calibri Light" w:cs="Calibri Light"/>
          <w:sz w:val="22"/>
          <w:szCs w:val="22"/>
          <w:lang w:val="it-IT"/>
        </w:rPr>
        <w:t xml:space="preserve">Attraverso l’apposito pulsante l’Utente ISP (o alternativamente l’Utente Deloitte) </w:t>
      </w:r>
      <w:r w:rsidR="006A742C">
        <w:rPr>
          <w:rFonts w:ascii="Calibri Light" w:hAnsi="Calibri Light" w:cs="Calibri Light"/>
          <w:sz w:val="22"/>
          <w:szCs w:val="22"/>
          <w:lang w:val="it-IT"/>
        </w:rPr>
        <w:t xml:space="preserve">può segnalare l’avvenuta chiusura anticipata del finanziamento e della conseguente pratica di monitoraggio. All’utente verrà richiesto, attraverso un apposito pop-up indicazione della data di estinzione anticipata </w:t>
      </w:r>
      <w:r w:rsidR="00703326">
        <w:rPr>
          <w:rFonts w:ascii="Calibri Light" w:hAnsi="Calibri Light" w:cs="Calibri Light"/>
          <w:sz w:val="22"/>
          <w:szCs w:val="22"/>
          <w:lang w:val="it-IT"/>
        </w:rPr>
        <w:t>(= data fine monitoraggio nella tabella pratiche) e conferma dell’avvenuta chiusura dell’operazi</w:t>
      </w:r>
      <w:r w:rsidR="003918E9">
        <w:rPr>
          <w:rFonts w:ascii="Calibri Light" w:hAnsi="Calibri Light" w:cs="Calibri Light"/>
          <w:sz w:val="22"/>
          <w:szCs w:val="22"/>
          <w:lang w:val="it-IT"/>
        </w:rPr>
        <w:t>o</w:t>
      </w:r>
      <w:r w:rsidR="00703326">
        <w:rPr>
          <w:rFonts w:ascii="Calibri Light" w:hAnsi="Calibri Light" w:cs="Calibri Light"/>
          <w:sz w:val="22"/>
          <w:szCs w:val="22"/>
          <w:lang w:val="it-IT"/>
        </w:rPr>
        <w:t>ne.</w:t>
      </w:r>
    </w:p>
    <w:p w14:paraId="03D102A3" w14:textId="36E5398C" w:rsidR="00E54D1B" w:rsidRPr="008E01C5" w:rsidRDefault="006D2846" w:rsidP="00E54D1B">
      <w:pPr>
        <w:pStyle w:val="Compact"/>
        <w:ind w:left="720"/>
        <w:rPr>
          <w:rFonts w:ascii="Calibri Light" w:hAnsi="Calibri Light" w:cs="Calibri Light"/>
          <w:sz w:val="22"/>
          <w:szCs w:val="22"/>
          <w:lang w:val="it-IT"/>
        </w:rPr>
      </w:pPr>
      <w:r>
        <w:rPr>
          <w:rFonts w:ascii="Calibri Light" w:hAnsi="Calibri Light" w:cs="Calibri Light"/>
          <w:sz w:val="22"/>
          <w:szCs w:val="22"/>
          <w:lang w:val="it-IT"/>
        </w:rPr>
        <w:t xml:space="preserve">Tale pratica </w:t>
      </w:r>
      <w:r w:rsidR="00703326">
        <w:rPr>
          <w:rFonts w:ascii="Calibri Light" w:hAnsi="Calibri Light" w:cs="Calibri Light"/>
          <w:sz w:val="22"/>
          <w:szCs w:val="22"/>
          <w:lang w:val="it-IT"/>
        </w:rPr>
        <w:t>confluirà</w:t>
      </w:r>
      <w:r>
        <w:rPr>
          <w:rFonts w:ascii="Calibri Light" w:hAnsi="Calibri Light" w:cs="Calibri Light"/>
          <w:sz w:val="22"/>
          <w:szCs w:val="22"/>
          <w:lang w:val="it-IT"/>
        </w:rPr>
        <w:t xml:space="preserve"> quindi </w:t>
      </w:r>
      <w:r w:rsidR="00703326">
        <w:rPr>
          <w:rFonts w:ascii="Calibri Light" w:hAnsi="Calibri Light" w:cs="Calibri Light"/>
          <w:sz w:val="22"/>
          <w:szCs w:val="22"/>
          <w:lang w:val="it-IT"/>
        </w:rPr>
        <w:t>tra le</w:t>
      </w:r>
      <w:r>
        <w:rPr>
          <w:rFonts w:ascii="Calibri Light" w:hAnsi="Calibri Light" w:cs="Calibri Light"/>
          <w:sz w:val="22"/>
          <w:szCs w:val="22"/>
          <w:lang w:val="it-IT"/>
        </w:rPr>
        <w:t xml:space="preserve"> “Pratiche concluse” e </w:t>
      </w:r>
      <w:r w:rsidR="00C17B97">
        <w:rPr>
          <w:rFonts w:ascii="Calibri Light" w:hAnsi="Calibri Light" w:cs="Calibri Light"/>
          <w:sz w:val="22"/>
          <w:szCs w:val="22"/>
          <w:lang w:val="it-IT"/>
        </w:rPr>
        <w:t>i dati</w:t>
      </w:r>
      <w:r>
        <w:rPr>
          <w:rFonts w:ascii="Calibri Light" w:hAnsi="Calibri Light" w:cs="Calibri Light"/>
          <w:sz w:val="22"/>
          <w:szCs w:val="22"/>
          <w:lang w:val="it-IT"/>
        </w:rPr>
        <w:t xml:space="preserve"> di monitoraggio non dovranno essere </w:t>
      </w:r>
      <w:r w:rsidR="00C17B97">
        <w:rPr>
          <w:rFonts w:ascii="Calibri Light" w:hAnsi="Calibri Light" w:cs="Calibri Light"/>
          <w:sz w:val="22"/>
          <w:szCs w:val="22"/>
          <w:lang w:val="it-IT"/>
        </w:rPr>
        <w:t xml:space="preserve">più aggiornati. In caso di errore da parte dell’utente, sarà possibile forzare </w:t>
      </w:r>
      <w:r w:rsidR="007F6A53">
        <w:rPr>
          <w:rFonts w:ascii="Calibri Light" w:hAnsi="Calibri Light" w:cs="Calibri Light"/>
          <w:sz w:val="22"/>
          <w:szCs w:val="22"/>
          <w:lang w:val="it-IT"/>
        </w:rPr>
        <w:t>la riapertura della pratica che tornerà allo stato originale per poter essere ancora lavorato.</w:t>
      </w:r>
      <w:r>
        <w:rPr>
          <w:rFonts w:ascii="Calibri Light" w:hAnsi="Calibri Light" w:cs="Calibri Light"/>
          <w:sz w:val="22"/>
          <w:szCs w:val="22"/>
          <w:lang w:val="it-IT"/>
        </w:rPr>
        <w:t xml:space="preserve"> </w:t>
      </w:r>
    </w:p>
    <w:p w14:paraId="31EDB838" w14:textId="3E128A61" w:rsidR="00350E69" w:rsidRPr="008E01C5" w:rsidRDefault="00350E69" w:rsidP="00350E69">
      <w:pPr>
        <w:pStyle w:val="Compact"/>
        <w:rPr>
          <w:rFonts w:ascii="Calibri Light" w:hAnsi="Calibri Light" w:cs="Calibri Light"/>
          <w:sz w:val="22"/>
          <w:szCs w:val="22"/>
          <w:lang w:val="it-IT"/>
        </w:rPr>
      </w:pPr>
    </w:p>
    <w:p w14:paraId="63F1E6CB" w14:textId="7F971DA7" w:rsidR="00350E69" w:rsidRPr="008E01C5" w:rsidRDefault="00350E69" w:rsidP="00350E69">
      <w:pPr>
        <w:pStyle w:val="Compact"/>
        <w:rPr>
          <w:rFonts w:ascii="Calibri Light" w:hAnsi="Calibri Light" w:cs="Calibri Light"/>
          <w:sz w:val="22"/>
          <w:szCs w:val="22"/>
          <w:lang w:val="it-IT"/>
        </w:rPr>
      </w:pPr>
      <w:r w:rsidRPr="008E01C5">
        <w:rPr>
          <w:rFonts w:ascii="Calibri Light" w:hAnsi="Calibri Light" w:cs="Calibri Light"/>
          <w:sz w:val="22"/>
          <w:szCs w:val="22"/>
          <w:lang w:val="it-IT"/>
        </w:rPr>
        <w:t xml:space="preserve">Cliccando sul link “Vedi tutte” l’utente atterrerà sulla </w:t>
      </w:r>
      <w:r w:rsidR="007B0DB9" w:rsidRPr="008E01C5">
        <w:rPr>
          <w:rFonts w:ascii="Calibri Light" w:hAnsi="Calibri Light" w:cs="Calibri Light"/>
          <w:sz w:val="22"/>
          <w:szCs w:val="22"/>
          <w:lang w:val="it-IT"/>
        </w:rPr>
        <w:t>vista “Tabella Pratiche Monitoraggio” come se avesse cliccato sulla sezione relativa della spalla a sinistra</w:t>
      </w:r>
    </w:p>
    <w:bookmarkEnd w:id="4"/>
    <w:bookmarkEnd w:id="637"/>
    <w:bookmarkEnd w:id="662"/>
    <w:bookmarkEnd w:id="665"/>
    <w:bookmarkEnd w:id="674"/>
    <w:bookmarkEnd w:id="677"/>
    <w:p w14:paraId="42889F41" w14:textId="77777777" w:rsidR="008671AB" w:rsidRPr="008E01C5" w:rsidRDefault="008671AB" w:rsidP="00EB7B3B">
      <w:pPr>
        <w:pStyle w:val="BodyText"/>
        <w:rPr>
          <w:rFonts w:ascii="Calibri Light" w:hAnsi="Calibri Light" w:cs="Calibri Light"/>
          <w:sz w:val="22"/>
          <w:szCs w:val="22"/>
          <w:lang w:val="it-IT"/>
        </w:rPr>
      </w:pPr>
    </w:p>
    <w:sectPr w:rsidR="008671AB" w:rsidRPr="008E01C5">
      <w:footerReference w:type="default" r:id="rId20"/>
      <w:pgSz w:w="12240" w:h="15840"/>
      <w:pgMar w:top="1417" w:right="1134" w:bottom="1134" w:left="1134"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44" w:author="Vittorio Miaja" w:date="2026-04-02T15:12:00Z" w:initials="D">
    <w:p w14:paraId="1E39DF10" w14:textId="3F2D13AD" w:rsidR="009F0C07" w:rsidRDefault="009F0C07" w:rsidP="009F0C07">
      <w:pPr>
        <w:pStyle w:val="CommentText"/>
      </w:pPr>
      <w:r>
        <w:rPr>
          <w:rStyle w:val="CommentReference"/>
        </w:rPr>
        <w:annotationRef/>
      </w:r>
      <w:r>
        <w:rPr>
          <w:lang w:val="it-IT"/>
        </w:rPr>
        <w:t>Da valutare modalità di gestione</w:t>
      </w:r>
    </w:p>
  </w:comment>
  <w:comment w:id="527" w:author="Melorio, Giulio Gabriele" w:date="2026-04-01T17:14:00Z" w:initials="GM">
    <w:p w14:paraId="3D03C029" w14:textId="77777777" w:rsidR="004453E1" w:rsidRDefault="004453E1" w:rsidP="004453E1">
      <w:pPr>
        <w:pStyle w:val="CommentText"/>
      </w:pPr>
      <w:r>
        <w:rPr>
          <w:rStyle w:val="CommentReference"/>
        </w:rPr>
        <w:annotationRef/>
      </w:r>
      <w:r>
        <w:rPr>
          <w:lang w:val="it-IT"/>
        </w:rPr>
        <w:t>Nella soluzione iniziale prevediamo il Caricamento manuale del Report, non prevedendo l’utilizzo dei sottostati relativi alla GenAI</w:t>
      </w:r>
    </w:p>
  </w:comment>
  <w:comment w:id="528" w:author="Lequio, Giacomo" w:date="2026-04-02T11:48:00Z" w:initials="GL">
    <w:p w14:paraId="1B22DD15" w14:textId="77777777" w:rsidR="00657FDD" w:rsidRDefault="00657FDD" w:rsidP="00657FDD">
      <w:pPr>
        <w:pStyle w:val="CommentText"/>
      </w:pPr>
      <w:r>
        <w:rPr>
          <w:rStyle w:val="CommentReference"/>
        </w:rPr>
        <w:annotationRef/>
      </w:r>
      <w:r>
        <w:t>Per il momento oscurato e fuori Out of Scope</w:t>
      </w:r>
    </w:p>
  </w:comment>
  <w:comment w:id="548" w:author="Lequio, Giacomo" w:date="2026-04-02T11:25:00Z" w:initials="GL">
    <w:p w14:paraId="186214F5" w14:textId="0DB62E6E" w:rsidR="00C149AC" w:rsidRDefault="00C149AC" w:rsidP="00C149AC">
      <w:pPr>
        <w:pStyle w:val="CommentText"/>
      </w:pPr>
      <w:r>
        <w:rPr>
          <w:rStyle w:val="CommentReference"/>
        </w:rPr>
        <w:annotationRef/>
      </w:r>
      <w:r>
        <w:t>Per il momento Out Of Scope</w:t>
      </w:r>
    </w:p>
  </w:comment>
  <w:comment w:id="567" w:author="Vittorio Miaja" w:date="2026-04-02T22:39:00Z" w:initials="D">
    <w:p w14:paraId="2F6D6760" w14:textId="77777777" w:rsidR="00CA1A5E" w:rsidRDefault="00CA1A5E" w:rsidP="00CA1A5E">
      <w:pPr>
        <w:pStyle w:val="CommentText"/>
      </w:pPr>
      <w:r>
        <w:rPr>
          <w:rStyle w:val="CommentReference"/>
        </w:rPr>
        <w:annotationRef/>
      </w:r>
      <w:r>
        <w:rPr>
          <w:lang w:val="it-IT"/>
        </w:rPr>
        <w:t>Out of scope per il momento</w:t>
      </w:r>
    </w:p>
  </w:comment>
  <w:comment w:id="606" w:author="Vittorio Miaja" w:date="2026-04-02T22:56:00Z" w:initials="D">
    <w:p w14:paraId="2A108FEE" w14:textId="77777777" w:rsidR="00164CD0" w:rsidRDefault="00164CD0" w:rsidP="00164CD0">
      <w:pPr>
        <w:pStyle w:val="CommentText"/>
      </w:pPr>
      <w:r>
        <w:rPr>
          <w:rStyle w:val="CommentReference"/>
        </w:rPr>
        <w:annotationRef/>
      </w:r>
      <w:r>
        <w:rPr>
          <w:lang w:val="it-IT"/>
        </w:rPr>
        <w:t>TBD - Prevedere anche mail</w:t>
      </w:r>
    </w:p>
  </w:comment>
  <w:comment w:id="635" w:author="Vittorio Miaja" w:date="2026-04-02T23:08:00Z" w:initials="D">
    <w:p w14:paraId="5F9F544A" w14:textId="77777777" w:rsidR="00336DA7" w:rsidRDefault="00336DA7" w:rsidP="00336DA7">
      <w:pPr>
        <w:pStyle w:val="CommentText"/>
      </w:pPr>
      <w:r>
        <w:rPr>
          <w:rStyle w:val="CommentReference"/>
        </w:rPr>
        <w:annotationRef/>
      </w:r>
      <w:r>
        <w:rPr>
          <w:lang w:val="it-IT"/>
        </w:rPr>
        <w:t>TBD - Valutare Invio anche di una Mail a Utente Banca</w:t>
      </w:r>
    </w:p>
  </w:comment>
  <w:comment w:id="648" w:author="Melorio, Giulio Gabriele" w:date="2026-03-31T17:14:00Z" w:initials="GM">
    <w:p w14:paraId="7D65AB23" w14:textId="77777777" w:rsidR="00FD321B" w:rsidRDefault="00E63D25" w:rsidP="00FD321B">
      <w:pPr>
        <w:pStyle w:val="CommentText"/>
      </w:pPr>
      <w:r>
        <w:rPr>
          <w:rStyle w:val="CommentReference"/>
        </w:rPr>
        <w:annotationRef/>
      </w:r>
      <w:r w:rsidR="00FD321B">
        <w:rPr>
          <w:lang w:val="it-IT"/>
        </w:rPr>
        <w:t>Da definire logiche di aggiornamento dei dati in piattaforma. Per ora prevedere solo funzionalità di caricamento dei file provenienti dai sistemi ISP senza action in piattaforma se non la raccolta del documento</w:t>
      </w:r>
    </w:p>
  </w:comment>
  <w:comment w:id="649" w:author="Vittorio Miaja" w:date="2026-04-02T23:13:00Z" w:initials="D">
    <w:p w14:paraId="1DF5AC4A" w14:textId="77777777" w:rsidR="00DE7E0D" w:rsidRDefault="00DE7E0D" w:rsidP="00DE7E0D">
      <w:pPr>
        <w:pStyle w:val="CommentText"/>
      </w:pPr>
      <w:r>
        <w:rPr>
          <w:rStyle w:val="CommentReference"/>
        </w:rPr>
        <w:annotationRef/>
      </w:r>
      <w:r>
        <w:rPr>
          <w:lang w:val="it-IT"/>
        </w:rPr>
        <w:t>Per il momento Out of Scope</w:t>
      </w:r>
    </w:p>
  </w:comment>
  <w:comment w:id="679" w:author="Vittorio Miaja" w:date="2026-03-30T23:16:00Z" w:initials="D">
    <w:p w14:paraId="58A412AE" w14:textId="77777777" w:rsidR="004C3CD8" w:rsidRDefault="004C3CD8" w:rsidP="004C3CD8">
      <w:pPr>
        <w:pStyle w:val="CommentText"/>
      </w:pPr>
      <w:r>
        <w:rPr>
          <w:rStyle w:val="CommentReference"/>
        </w:rPr>
        <w:annotationRef/>
      </w:r>
      <w:r>
        <w:rPr>
          <w:lang w:val="it-IT"/>
        </w:rPr>
        <w:t>Da identificare regola di assegnazione di tale ID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39DF10" w15:done="0"/>
  <w15:commentEx w15:paraId="3D03C029" w15:done="0"/>
  <w15:commentEx w15:paraId="1B22DD15" w15:done="0"/>
  <w15:commentEx w15:paraId="186214F5" w15:done="0"/>
  <w15:commentEx w15:paraId="2F6D6760" w15:done="0"/>
  <w15:commentEx w15:paraId="2A108FEE" w15:done="0"/>
  <w15:commentEx w15:paraId="5F9F544A" w15:done="0"/>
  <w15:commentEx w15:paraId="7D65AB23" w15:done="0"/>
  <w15:commentEx w15:paraId="1DF5AC4A" w15:paraIdParent="7D65AB23" w15:done="0"/>
  <w15:commentEx w15:paraId="58A412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EE76CD" w16cex:dateUtc="2026-04-02T13:12:00Z"/>
  <w16cex:commentExtensible w16cex:durableId="600177C0" w16cex:dateUtc="2026-04-01T15:14:00Z"/>
  <w16cex:commentExtensible w16cex:durableId="4EFBE1D5" w16cex:dateUtc="2026-04-02T09:48:00Z"/>
  <w16cex:commentExtensible w16cex:durableId="2C895A3C" w16cex:dateUtc="2026-04-02T09:25:00Z"/>
  <w16cex:commentExtensible w16cex:durableId="0AC7FC74" w16cex:dateUtc="2026-04-02T20:39:00Z"/>
  <w16cex:commentExtensible w16cex:durableId="21E0A208" w16cex:dateUtc="2026-04-02T20:56:00Z"/>
  <w16cex:commentExtensible w16cex:durableId="6E90FB71" w16cex:dateUtc="2026-04-02T21:08:00Z"/>
  <w16cex:commentExtensible w16cex:durableId="2C8A9ACC" w16cex:dateUtc="2026-03-31T15:14:00Z"/>
  <w16cex:commentExtensible w16cex:durableId="30AC388E" w16cex:dateUtc="2026-04-02T21:13:00Z"/>
  <w16cex:commentExtensible w16cex:durableId="2DBF9A14" w16cex:dateUtc="2026-03-30T21: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39DF10" w16cid:durableId="29EE76CD"/>
  <w16cid:commentId w16cid:paraId="3D03C029" w16cid:durableId="600177C0"/>
  <w16cid:commentId w16cid:paraId="1B22DD15" w16cid:durableId="4EFBE1D5"/>
  <w16cid:commentId w16cid:paraId="186214F5" w16cid:durableId="2C895A3C"/>
  <w16cid:commentId w16cid:paraId="2F6D6760" w16cid:durableId="0AC7FC74"/>
  <w16cid:commentId w16cid:paraId="2A108FEE" w16cid:durableId="21E0A208"/>
  <w16cid:commentId w16cid:paraId="5F9F544A" w16cid:durableId="6E90FB71"/>
  <w16cid:commentId w16cid:paraId="7D65AB23" w16cid:durableId="2C8A9ACC"/>
  <w16cid:commentId w16cid:paraId="1DF5AC4A" w16cid:durableId="30AC388E"/>
  <w16cid:commentId w16cid:paraId="58A412AE" w16cid:durableId="2DBF9A1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E1A84" w14:textId="77777777" w:rsidR="0036685E" w:rsidRDefault="0036685E">
      <w:pPr>
        <w:spacing w:after="0"/>
      </w:pPr>
      <w:r>
        <w:separator/>
      </w:r>
    </w:p>
  </w:endnote>
  <w:endnote w:type="continuationSeparator" w:id="0">
    <w:p w14:paraId="329D190A" w14:textId="77777777" w:rsidR="0036685E" w:rsidRDefault="0036685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684" w:author="Boles, Giorgio" w:date="2026-04-23T15:16:00Z"/>
  <w:sdt>
    <w:sdtPr>
      <w:id w:val="2023202931"/>
      <w:docPartObj>
        <w:docPartGallery w:val="Page Numbers (Bottom of Page)"/>
        <w:docPartUnique/>
      </w:docPartObj>
    </w:sdtPr>
    <w:sdtEndPr>
      <w:rPr>
        <w:noProof/>
      </w:rPr>
    </w:sdtEndPr>
    <w:sdtContent>
      <w:customXmlInsRangeEnd w:id="684"/>
      <w:p w14:paraId="5C546A89" w14:textId="6D965BC9" w:rsidR="00A31752" w:rsidRDefault="00A31752">
        <w:pPr>
          <w:pStyle w:val="Footer"/>
          <w:jc w:val="right"/>
          <w:rPr>
            <w:ins w:id="685" w:author="Boles, Giorgio" w:date="2026-04-23T15:16:00Z" w16du:dateUtc="2026-04-23T13:16:00Z"/>
          </w:rPr>
        </w:pPr>
        <w:ins w:id="686" w:author="Boles, Giorgio" w:date="2026-04-23T15:16:00Z" w16du:dateUtc="2026-04-23T13:16:00Z">
          <w:r>
            <w:fldChar w:fldCharType="begin"/>
          </w:r>
          <w:r>
            <w:instrText xml:space="preserve"> PAGE   \* MERGEFORMAT </w:instrText>
          </w:r>
          <w:r>
            <w:fldChar w:fldCharType="separate"/>
          </w:r>
          <w:r>
            <w:rPr>
              <w:noProof/>
            </w:rPr>
            <w:t>2</w:t>
          </w:r>
          <w:r>
            <w:rPr>
              <w:noProof/>
            </w:rPr>
            <w:fldChar w:fldCharType="end"/>
          </w:r>
        </w:ins>
      </w:p>
      <w:customXmlInsRangeStart w:id="687" w:author="Boles, Giorgio" w:date="2026-04-23T15:16:00Z"/>
    </w:sdtContent>
  </w:sdt>
  <w:customXmlInsRangeEnd w:id="687"/>
  <w:p w14:paraId="0699327E" w14:textId="77777777" w:rsidR="00955479" w:rsidRDefault="009554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6DB56" w14:textId="77777777" w:rsidR="0036685E" w:rsidRDefault="0036685E">
      <w:r>
        <w:separator/>
      </w:r>
    </w:p>
  </w:footnote>
  <w:footnote w:type="continuationSeparator" w:id="0">
    <w:p w14:paraId="475E69BF" w14:textId="77777777" w:rsidR="0036685E" w:rsidRDefault="003668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E5C081B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0714DAE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1925D8E"/>
    <w:multiLevelType w:val="hybridMultilevel"/>
    <w:tmpl w:val="947E35DC"/>
    <w:lvl w:ilvl="0" w:tplc="FFFFFFFF">
      <w:start w:val="1"/>
      <w:numFmt w:val="decimal"/>
      <w:lvlText w:val="%1."/>
      <w:lvlJc w:val="left"/>
      <w:pPr>
        <w:ind w:left="960" w:hanging="360"/>
      </w:pPr>
    </w:lvl>
    <w:lvl w:ilvl="1" w:tplc="04100019" w:tentative="1">
      <w:start w:val="1"/>
      <w:numFmt w:val="lowerLetter"/>
      <w:lvlText w:val="%2."/>
      <w:lvlJc w:val="left"/>
      <w:pPr>
        <w:ind w:left="1680" w:hanging="360"/>
      </w:pPr>
    </w:lvl>
    <w:lvl w:ilvl="2" w:tplc="0410001B" w:tentative="1">
      <w:start w:val="1"/>
      <w:numFmt w:val="lowerRoman"/>
      <w:lvlText w:val="%3."/>
      <w:lvlJc w:val="right"/>
      <w:pPr>
        <w:ind w:left="2400" w:hanging="180"/>
      </w:pPr>
    </w:lvl>
    <w:lvl w:ilvl="3" w:tplc="0410000F" w:tentative="1">
      <w:start w:val="1"/>
      <w:numFmt w:val="decimal"/>
      <w:lvlText w:val="%4."/>
      <w:lvlJc w:val="left"/>
      <w:pPr>
        <w:ind w:left="3120" w:hanging="360"/>
      </w:pPr>
    </w:lvl>
    <w:lvl w:ilvl="4" w:tplc="04100019" w:tentative="1">
      <w:start w:val="1"/>
      <w:numFmt w:val="lowerLetter"/>
      <w:lvlText w:val="%5."/>
      <w:lvlJc w:val="left"/>
      <w:pPr>
        <w:ind w:left="3840" w:hanging="360"/>
      </w:pPr>
    </w:lvl>
    <w:lvl w:ilvl="5" w:tplc="0410001B" w:tentative="1">
      <w:start w:val="1"/>
      <w:numFmt w:val="lowerRoman"/>
      <w:lvlText w:val="%6."/>
      <w:lvlJc w:val="right"/>
      <w:pPr>
        <w:ind w:left="4560" w:hanging="180"/>
      </w:pPr>
    </w:lvl>
    <w:lvl w:ilvl="6" w:tplc="0410000F" w:tentative="1">
      <w:start w:val="1"/>
      <w:numFmt w:val="decimal"/>
      <w:lvlText w:val="%7."/>
      <w:lvlJc w:val="left"/>
      <w:pPr>
        <w:ind w:left="5280" w:hanging="360"/>
      </w:pPr>
    </w:lvl>
    <w:lvl w:ilvl="7" w:tplc="04100019" w:tentative="1">
      <w:start w:val="1"/>
      <w:numFmt w:val="lowerLetter"/>
      <w:lvlText w:val="%8."/>
      <w:lvlJc w:val="left"/>
      <w:pPr>
        <w:ind w:left="6000" w:hanging="360"/>
      </w:pPr>
    </w:lvl>
    <w:lvl w:ilvl="8" w:tplc="0410001B" w:tentative="1">
      <w:start w:val="1"/>
      <w:numFmt w:val="lowerRoman"/>
      <w:lvlText w:val="%9."/>
      <w:lvlJc w:val="right"/>
      <w:pPr>
        <w:ind w:left="6720" w:hanging="180"/>
      </w:pPr>
    </w:lvl>
  </w:abstractNum>
  <w:abstractNum w:abstractNumId="3" w15:restartNumberingAfterBreak="0">
    <w:nsid w:val="040D27B3"/>
    <w:multiLevelType w:val="multilevel"/>
    <w:tmpl w:val="0714DAE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04461B7F"/>
    <w:multiLevelType w:val="hybridMultilevel"/>
    <w:tmpl w:val="0840BFCA"/>
    <w:lvl w:ilvl="0" w:tplc="FFFFFFFF">
      <w:start w:val="1"/>
      <w:numFmt w:val="decimal"/>
      <w:lvlText w:val="%1."/>
      <w:lvlJc w:val="left"/>
      <w:pPr>
        <w:ind w:left="720" w:hanging="360"/>
      </w:pPr>
    </w:lvl>
    <w:lvl w:ilvl="1" w:tplc="0410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4EF6988"/>
    <w:multiLevelType w:val="multilevel"/>
    <w:tmpl w:val="0714DAE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 w15:restartNumberingAfterBreak="0">
    <w:nsid w:val="07893B47"/>
    <w:multiLevelType w:val="hybridMultilevel"/>
    <w:tmpl w:val="A8B8458A"/>
    <w:lvl w:ilvl="0" w:tplc="04100001">
      <w:start w:val="1"/>
      <w:numFmt w:val="bullet"/>
      <w:lvlText w:val=""/>
      <w:lvlJc w:val="left"/>
      <w:pPr>
        <w:ind w:left="72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8C64211"/>
    <w:multiLevelType w:val="hybridMultilevel"/>
    <w:tmpl w:val="D8143154"/>
    <w:lvl w:ilvl="0" w:tplc="D13EB7E4">
      <w:numFmt w:val="bullet"/>
      <w:lvlText w:val="-"/>
      <w:lvlJc w:val="left"/>
      <w:pPr>
        <w:ind w:left="650" w:hanging="360"/>
      </w:pPr>
      <w:rPr>
        <w:rFonts w:ascii="Cambria" w:eastAsiaTheme="minorHAnsi" w:hAnsi="Cambria" w:cstheme="minorBidi" w:hint="default"/>
      </w:rPr>
    </w:lvl>
    <w:lvl w:ilvl="1" w:tplc="04100003">
      <w:start w:val="1"/>
      <w:numFmt w:val="bullet"/>
      <w:lvlText w:val="o"/>
      <w:lvlJc w:val="left"/>
      <w:pPr>
        <w:ind w:left="1680" w:hanging="360"/>
      </w:pPr>
      <w:rPr>
        <w:rFonts w:ascii="Courier New" w:hAnsi="Courier New" w:cs="Courier New" w:hint="default"/>
      </w:rPr>
    </w:lvl>
    <w:lvl w:ilvl="2" w:tplc="04100005" w:tentative="1">
      <w:start w:val="1"/>
      <w:numFmt w:val="bullet"/>
      <w:lvlText w:val=""/>
      <w:lvlJc w:val="left"/>
      <w:pPr>
        <w:ind w:left="2400" w:hanging="360"/>
      </w:pPr>
      <w:rPr>
        <w:rFonts w:ascii="Wingdings" w:hAnsi="Wingdings" w:hint="default"/>
      </w:rPr>
    </w:lvl>
    <w:lvl w:ilvl="3" w:tplc="04100001" w:tentative="1">
      <w:start w:val="1"/>
      <w:numFmt w:val="bullet"/>
      <w:lvlText w:val=""/>
      <w:lvlJc w:val="left"/>
      <w:pPr>
        <w:ind w:left="3120" w:hanging="360"/>
      </w:pPr>
      <w:rPr>
        <w:rFonts w:ascii="Symbol" w:hAnsi="Symbol" w:hint="default"/>
      </w:rPr>
    </w:lvl>
    <w:lvl w:ilvl="4" w:tplc="04100003" w:tentative="1">
      <w:start w:val="1"/>
      <w:numFmt w:val="bullet"/>
      <w:lvlText w:val="o"/>
      <w:lvlJc w:val="left"/>
      <w:pPr>
        <w:ind w:left="3840" w:hanging="360"/>
      </w:pPr>
      <w:rPr>
        <w:rFonts w:ascii="Courier New" w:hAnsi="Courier New" w:cs="Courier New" w:hint="default"/>
      </w:rPr>
    </w:lvl>
    <w:lvl w:ilvl="5" w:tplc="04100005" w:tentative="1">
      <w:start w:val="1"/>
      <w:numFmt w:val="bullet"/>
      <w:lvlText w:val=""/>
      <w:lvlJc w:val="left"/>
      <w:pPr>
        <w:ind w:left="4560" w:hanging="360"/>
      </w:pPr>
      <w:rPr>
        <w:rFonts w:ascii="Wingdings" w:hAnsi="Wingdings" w:hint="default"/>
      </w:rPr>
    </w:lvl>
    <w:lvl w:ilvl="6" w:tplc="04100001" w:tentative="1">
      <w:start w:val="1"/>
      <w:numFmt w:val="bullet"/>
      <w:lvlText w:val=""/>
      <w:lvlJc w:val="left"/>
      <w:pPr>
        <w:ind w:left="5280" w:hanging="360"/>
      </w:pPr>
      <w:rPr>
        <w:rFonts w:ascii="Symbol" w:hAnsi="Symbol" w:hint="default"/>
      </w:rPr>
    </w:lvl>
    <w:lvl w:ilvl="7" w:tplc="04100003" w:tentative="1">
      <w:start w:val="1"/>
      <w:numFmt w:val="bullet"/>
      <w:lvlText w:val="o"/>
      <w:lvlJc w:val="left"/>
      <w:pPr>
        <w:ind w:left="6000" w:hanging="360"/>
      </w:pPr>
      <w:rPr>
        <w:rFonts w:ascii="Courier New" w:hAnsi="Courier New" w:cs="Courier New" w:hint="default"/>
      </w:rPr>
    </w:lvl>
    <w:lvl w:ilvl="8" w:tplc="04100005" w:tentative="1">
      <w:start w:val="1"/>
      <w:numFmt w:val="bullet"/>
      <w:lvlText w:val=""/>
      <w:lvlJc w:val="left"/>
      <w:pPr>
        <w:ind w:left="6720" w:hanging="360"/>
      </w:pPr>
      <w:rPr>
        <w:rFonts w:ascii="Wingdings" w:hAnsi="Wingdings" w:hint="default"/>
      </w:rPr>
    </w:lvl>
  </w:abstractNum>
  <w:abstractNum w:abstractNumId="8" w15:restartNumberingAfterBreak="0">
    <w:nsid w:val="09F05FAA"/>
    <w:multiLevelType w:val="multilevel"/>
    <w:tmpl w:val="0714DAE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 w15:restartNumberingAfterBreak="0">
    <w:nsid w:val="0C106CAA"/>
    <w:multiLevelType w:val="hybridMultilevel"/>
    <w:tmpl w:val="F6A82E5C"/>
    <w:lvl w:ilvl="0" w:tplc="D13EB7E4">
      <w:numFmt w:val="bullet"/>
      <w:lvlText w:val="-"/>
      <w:lvlJc w:val="left"/>
      <w:pPr>
        <w:ind w:left="650" w:hanging="360"/>
      </w:pPr>
      <w:rPr>
        <w:rFonts w:ascii="Cambria" w:eastAsiaTheme="minorHAnsi" w:hAnsi="Cambria"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0827B45"/>
    <w:multiLevelType w:val="hybridMultilevel"/>
    <w:tmpl w:val="9EBC213E"/>
    <w:lvl w:ilvl="0" w:tplc="0410000F">
      <w:start w:val="1"/>
      <w:numFmt w:val="decimal"/>
      <w:lvlText w:val="%1."/>
      <w:lvlJc w:val="left"/>
      <w:pPr>
        <w:ind w:left="960" w:hanging="360"/>
      </w:pPr>
    </w:lvl>
    <w:lvl w:ilvl="1" w:tplc="04100019" w:tentative="1">
      <w:start w:val="1"/>
      <w:numFmt w:val="lowerLetter"/>
      <w:lvlText w:val="%2."/>
      <w:lvlJc w:val="left"/>
      <w:pPr>
        <w:ind w:left="1680" w:hanging="360"/>
      </w:pPr>
    </w:lvl>
    <w:lvl w:ilvl="2" w:tplc="0410001B" w:tentative="1">
      <w:start w:val="1"/>
      <w:numFmt w:val="lowerRoman"/>
      <w:lvlText w:val="%3."/>
      <w:lvlJc w:val="right"/>
      <w:pPr>
        <w:ind w:left="2400" w:hanging="180"/>
      </w:pPr>
    </w:lvl>
    <w:lvl w:ilvl="3" w:tplc="0410000F" w:tentative="1">
      <w:start w:val="1"/>
      <w:numFmt w:val="decimal"/>
      <w:lvlText w:val="%4."/>
      <w:lvlJc w:val="left"/>
      <w:pPr>
        <w:ind w:left="3120" w:hanging="360"/>
      </w:pPr>
    </w:lvl>
    <w:lvl w:ilvl="4" w:tplc="04100019" w:tentative="1">
      <w:start w:val="1"/>
      <w:numFmt w:val="lowerLetter"/>
      <w:lvlText w:val="%5."/>
      <w:lvlJc w:val="left"/>
      <w:pPr>
        <w:ind w:left="3840" w:hanging="360"/>
      </w:pPr>
    </w:lvl>
    <w:lvl w:ilvl="5" w:tplc="0410001B" w:tentative="1">
      <w:start w:val="1"/>
      <w:numFmt w:val="lowerRoman"/>
      <w:lvlText w:val="%6."/>
      <w:lvlJc w:val="right"/>
      <w:pPr>
        <w:ind w:left="4560" w:hanging="180"/>
      </w:pPr>
    </w:lvl>
    <w:lvl w:ilvl="6" w:tplc="0410000F" w:tentative="1">
      <w:start w:val="1"/>
      <w:numFmt w:val="decimal"/>
      <w:lvlText w:val="%7."/>
      <w:lvlJc w:val="left"/>
      <w:pPr>
        <w:ind w:left="5280" w:hanging="360"/>
      </w:pPr>
    </w:lvl>
    <w:lvl w:ilvl="7" w:tplc="04100019" w:tentative="1">
      <w:start w:val="1"/>
      <w:numFmt w:val="lowerLetter"/>
      <w:lvlText w:val="%8."/>
      <w:lvlJc w:val="left"/>
      <w:pPr>
        <w:ind w:left="6000" w:hanging="360"/>
      </w:pPr>
    </w:lvl>
    <w:lvl w:ilvl="8" w:tplc="0410001B" w:tentative="1">
      <w:start w:val="1"/>
      <w:numFmt w:val="lowerRoman"/>
      <w:lvlText w:val="%9."/>
      <w:lvlJc w:val="right"/>
      <w:pPr>
        <w:ind w:left="6720" w:hanging="180"/>
      </w:pPr>
    </w:lvl>
  </w:abstractNum>
  <w:abstractNum w:abstractNumId="11" w15:restartNumberingAfterBreak="0">
    <w:nsid w:val="151B4EE6"/>
    <w:multiLevelType w:val="hybridMultilevel"/>
    <w:tmpl w:val="4B520B68"/>
    <w:lvl w:ilvl="0" w:tplc="D13EB7E4">
      <w:numFmt w:val="bullet"/>
      <w:lvlText w:val="-"/>
      <w:lvlJc w:val="left"/>
      <w:pPr>
        <w:ind w:left="940" w:hanging="360"/>
      </w:pPr>
      <w:rPr>
        <w:rFonts w:ascii="Cambria" w:eastAsiaTheme="minorHAnsi" w:hAnsi="Cambria" w:cstheme="minorBidi" w:hint="default"/>
      </w:rPr>
    </w:lvl>
    <w:lvl w:ilvl="1" w:tplc="04100003">
      <w:start w:val="1"/>
      <w:numFmt w:val="bullet"/>
      <w:lvlText w:val="o"/>
      <w:lvlJc w:val="left"/>
      <w:pPr>
        <w:ind w:left="1730" w:hanging="360"/>
      </w:pPr>
      <w:rPr>
        <w:rFonts w:ascii="Courier New" w:hAnsi="Courier New" w:cs="Courier New" w:hint="default"/>
      </w:rPr>
    </w:lvl>
    <w:lvl w:ilvl="2" w:tplc="04100005" w:tentative="1">
      <w:start w:val="1"/>
      <w:numFmt w:val="bullet"/>
      <w:lvlText w:val=""/>
      <w:lvlJc w:val="left"/>
      <w:pPr>
        <w:ind w:left="2450" w:hanging="360"/>
      </w:pPr>
      <w:rPr>
        <w:rFonts w:ascii="Wingdings" w:hAnsi="Wingdings" w:hint="default"/>
      </w:rPr>
    </w:lvl>
    <w:lvl w:ilvl="3" w:tplc="04100001" w:tentative="1">
      <w:start w:val="1"/>
      <w:numFmt w:val="bullet"/>
      <w:lvlText w:val=""/>
      <w:lvlJc w:val="left"/>
      <w:pPr>
        <w:ind w:left="3170" w:hanging="360"/>
      </w:pPr>
      <w:rPr>
        <w:rFonts w:ascii="Symbol" w:hAnsi="Symbol" w:hint="default"/>
      </w:rPr>
    </w:lvl>
    <w:lvl w:ilvl="4" w:tplc="04100003" w:tentative="1">
      <w:start w:val="1"/>
      <w:numFmt w:val="bullet"/>
      <w:lvlText w:val="o"/>
      <w:lvlJc w:val="left"/>
      <w:pPr>
        <w:ind w:left="3890" w:hanging="360"/>
      </w:pPr>
      <w:rPr>
        <w:rFonts w:ascii="Courier New" w:hAnsi="Courier New" w:cs="Courier New" w:hint="default"/>
      </w:rPr>
    </w:lvl>
    <w:lvl w:ilvl="5" w:tplc="04100005" w:tentative="1">
      <w:start w:val="1"/>
      <w:numFmt w:val="bullet"/>
      <w:lvlText w:val=""/>
      <w:lvlJc w:val="left"/>
      <w:pPr>
        <w:ind w:left="4610" w:hanging="360"/>
      </w:pPr>
      <w:rPr>
        <w:rFonts w:ascii="Wingdings" w:hAnsi="Wingdings" w:hint="default"/>
      </w:rPr>
    </w:lvl>
    <w:lvl w:ilvl="6" w:tplc="04100001" w:tentative="1">
      <w:start w:val="1"/>
      <w:numFmt w:val="bullet"/>
      <w:lvlText w:val=""/>
      <w:lvlJc w:val="left"/>
      <w:pPr>
        <w:ind w:left="5330" w:hanging="360"/>
      </w:pPr>
      <w:rPr>
        <w:rFonts w:ascii="Symbol" w:hAnsi="Symbol" w:hint="default"/>
      </w:rPr>
    </w:lvl>
    <w:lvl w:ilvl="7" w:tplc="04100003" w:tentative="1">
      <w:start w:val="1"/>
      <w:numFmt w:val="bullet"/>
      <w:lvlText w:val="o"/>
      <w:lvlJc w:val="left"/>
      <w:pPr>
        <w:ind w:left="6050" w:hanging="360"/>
      </w:pPr>
      <w:rPr>
        <w:rFonts w:ascii="Courier New" w:hAnsi="Courier New" w:cs="Courier New" w:hint="default"/>
      </w:rPr>
    </w:lvl>
    <w:lvl w:ilvl="8" w:tplc="04100005" w:tentative="1">
      <w:start w:val="1"/>
      <w:numFmt w:val="bullet"/>
      <w:lvlText w:val=""/>
      <w:lvlJc w:val="left"/>
      <w:pPr>
        <w:ind w:left="6770" w:hanging="360"/>
      </w:pPr>
      <w:rPr>
        <w:rFonts w:ascii="Wingdings" w:hAnsi="Wingdings" w:hint="default"/>
      </w:rPr>
    </w:lvl>
  </w:abstractNum>
  <w:abstractNum w:abstractNumId="12" w15:restartNumberingAfterBreak="0">
    <w:nsid w:val="197B35BB"/>
    <w:multiLevelType w:val="hybridMultilevel"/>
    <w:tmpl w:val="14428438"/>
    <w:lvl w:ilvl="0" w:tplc="0410000F">
      <w:start w:val="1"/>
      <w:numFmt w:val="decimal"/>
      <w:lvlText w:val="%1."/>
      <w:lvlJc w:val="left"/>
      <w:pPr>
        <w:ind w:left="960" w:hanging="360"/>
      </w:pPr>
    </w:lvl>
    <w:lvl w:ilvl="1" w:tplc="04100019" w:tentative="1">
      <w:start w:val="1"/>
      <w:numFmt w:val="lowerLetter"/>
      <w:lvlText w:val="%2."/>
      <w:lvlJc w:val="left"/>
      <w:pPr>
        <w:ind w:left="1680" w:hanging="360"/>
      </w:pPr>
    </w:lvl>
    <w:lvl w:ilvl="2" w:tplc="0410001B" w:tentative="1">
      <w:start w:val="1"/>
      <w:numFmt w:val="lowerRoman"/>
      <w:lvlText w:val="%3."/>
      <w:lvlJc w:val="right"/>
      <w:pPr>
        <w:ind w:left="2400" w:hanging="180"/>
      </w:pPr>
    </w:lvl>
    <w:lvl w:ilvl="3" w:tplc="0410000F" w:tentative="1">
      <w:start w:val="1"/>
      <w:numFmt w:val="decimal"/>
      <w:lvlText w:val="%4."/>
      <w:lvlJc w:val="left"/>
      <w:pPr>
        <w:ind w:left="3120" w:hanging="360"/>
      </w:pPr>
    </w:lvl>
    <w:lvl w:ilvl="4" w:tplc="04100019" w:tentative="1">
      <w:start w:val="1"/>
      <w:numFmt w:val="lowerLetter"/>
      <w:lvlText w:val="%5."/>
      <w:lvlJc w:val="left"/>
      <w:pPr>
        <w:ind w:left="3840" w:hanging="360"/>
      </w:pPr>
    </w:lvl>
    <w:lvl w:ilvl="5" w:tplc="0410001B" w:tentative="1">
      <w:start w:val="1"/>
      <w:numFmt w:val="lowerRoman"/>
      <w:lvlText w:val="%6."/>
      <w:lvlJc w:val="right"/>
      <w:pPr>
        <w:ind w:left="4560" w:hanging="180"/>
      </w:pPr>
    </w:lvl>
    <w:lvl w:ilvl="6" w:tplc="0410000F" w:tentative="1">
      <w:start w:val="1"/>
      <w:numFmt w:val="decimal"/>
      <w:lvlText w:val="%7."/>
      <w:lvlJc w:val="left"/>
      <w:pPr>
        <w:ind w:left="5280" w:hanging="360"/>
      </w:pPr>
    </w:lvl>
    <w:lvl w:ilvl="7" w:tplc="04100019" w:tentative="1">
      <w:start w:val="1"/>
      <w:numFmt w:val="lowerLetter"/>
      <w:lvlText w:val="%8."/>
      <w:lvlJc w:val="left"/>
      <w:pPr>
        <w:ind w:left="6000" w:hanging="360"/>
      </w:pPr>
    </w:lvl>
    <w:lvl w:ilvl="8" w:tplc="0410001B" w:tentative="1">
      <w:start w:val="1"/>
      <w:numFmt w:val="lowerRoman"/>
      <w:lvlText w:val="%9."/>
      <w:lvlJc w:val="right"/>
      <w:pPr>
        <w:ind w:left="6720" w:hanging="180"/>
      </w:pPr>
    </w:lvl>
  </w:abstractNum>
  <w:abstractNum w:abstractNumId="13" w15:restartNumberingAfterBreak="0">
    <w:nsid w:val="19DE0AB3"/>
    <w:multiLevelType w:val="hybridMultilevel"/>
    <w:tmpl w:val="79CCFDE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1A9B55C9"/>
    <w:multiLevelType w:val="multilevel"/>
    <w:tmpl w:val="0714DAE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5" w15:restartNumberingAfterBreak="0">
    <w:nsid w:val="23EE20E9"/>
    <w:multiLevelType w:val="multilevel"/>
    <w:tmpl w:val="BBDC8D82"/>
    <w:lvl w:ilvl="0">
      <w:start w:val="1"/>
      <w:numFmt w:val="decimal"/>
      <w:lvlText w:val="%1."/>
      <w:lvlJc w:val="left"/>
      <w:pPr>
        <w:ind w:left="720" w:hanging="480"/>
      </w:pPr>
    </w:lvl>
    <w:lvl w:ilvl="1">
      <w:start w:val="3"/>
      <w:numFmt w:val="bullet"/>
      <w:lvlText w:val="-"/>
      <w:lvlJc w:val="left"/>
      <w:pPr>
        <w:ind w:left="1320" w:hanging="360"/>
      </w:pPr>
      <w:rPr>
        <w:rFonts w:ascii="Calibri Light" w:eastAsiaTheme="minorHAnsi" w:hAnsi="Calibri Light" w:cs="Calibri Light"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6" w15:restartNumberingAfterBreak="0">
    <w:nsid w:val="31B517CE"/>
    <w:multiLevelType w:val="hybridMultilevel"/>
    <w:tmpl w:val="EF5EAEBC"/>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89D19C7"/>
    <w:multiLevelType w:val="hybridMultilevel"/>
    <w:tmpl w:val="4C5E0EA2"/>
    <w:lvl w:ilvl="0" w:tplc="C1C43062">
      <w:numFmt w:val="bullet"/>
      <w:lvlText w:val="-"/>
      <w:lvlJc w:val="left"/>
      <w:pPr>
        <w:ind w:left="720" w:hanging="360"/>
      </w:pPr>
      <w:rPr>
        <w:rFonts w:ascii="Cambria" w:eastAsiaTheme="minorHAnsi" w:hAnsi="Cambria"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D4C4FFF"/>
    <w:multiLevelType w:val="hybridMultilevel"/>
    <w:tmpl w:val="E988C67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46AD1D67"/>
    <w:multiLevelType w:val="hybridMultilevel"/>
    <w:tmpl w:val="A34ADAAC"/>
    <w:lvl w:ilvl="0" w:tplc="C1C43062">
      <w:numFmt w:val="bullet"/>
      <w:lvlText w:val="-"/>
      <w:lvlJc w:val="left"/>
      <w:pPr>
        <w:ind w:left="720" w:hanging="360"/>
      </w:pPr>
      <w:rPr>
        <w:rFonts w:ascii="Cambria" w:eastAsiaTheme="minorHAnsi" w:hAnsi="Cambria"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4BE43943"/>
    <w:multiLevelType w:val="hybridMultilevel"/>
    <w:tmpl w:val="E57A3924"/>
    <w:lvl w:ilvl="0" w:tplc="0410000F">
      <w:start w:val="1"/>
      <w:numFmt w:val="decimal"/>
      <w:lvlText w:val="%1."/>
      <w:lvlJc w:val="left"/>
      <w:pPr>
        <w:ind w:left="960" w:hanging="360"/>
      </w:pPr>
    </w:lvl>
    <w:lvl w:ilvl="1" w:tplc="04100019" w:tentative="1">
      <w:start w:val="1"/>
      <w:numFmt w:val="lowerLetter"/>
      <w:lvlText w:val="%2."/>
      <w:lvlJc w:val="left"/>
      <w:pPr>
        <w:ind w:left="1680" w:hanging="360"/>
      </w:pPr>
    </w:lvl>
    <w:lvl w:ilvl="2" w:tplc="0410001B" w:tentative="1">
      <w:start w:val="1"/>
      <w:numFmt w:val="lowerRoman"/>
      <w:lvlText w:val="%3."/>
      <w:lvlJc w:val="right"/>
      <w:pPr>
        <w:ind w:left="2400" w:hanging="180"/>
      </w:pPr>
    </w:lvl>
    <w:lvl w:ilvl="3" w:tplc="0410000F" w:tentative="1">
      <w:start w:val="1"/>
      <w:numFmt w:val="decimal"/>
      <w:lvlText w:val="%4."/>
      <w:lvlJc w:val="left"/>
      <w:pPr>
        <w:ind w:left="3120" w:hanging="360"/>
      </w:pPr>
    </w:lvl>
    <w:lvl w:ilvl="4" w:tplc="04100019" w:tentative="1">
      <w:start w:val="1"/>
      <w:numFmt w:val="lowerLetter"/>
      <w:lvlText w:val="%5."/>
      <w:lvlJc w:val="left"/>
      <w:pPr>
        <w:ind w:left="3840" w:hanging="360"/>
      </w:pPr>
    </w:lvl>
    <w:lvl w:ilvl="5" w:tplc="0410001B" w:tentative="1">
      <w:start w:val="1"/>
      <w:numFmt w:val="lowerRoman"/>
      <w:lvlText w:val="%6."/>
      <w:lvlJc w:val="right"/>
      <w:pPr>
        <w:ind w:left="4560" w:hanging="180"/>
      </w:pPr>
    </w:lvl>
    <w:lvl w:ilvl="6" w:tplc="0410000F" w:tentative="1">
      <w:start w:val="1"/>
      <w:numFmt w:val="decimal"/>
      <w:lvlText w:val="%7."/>
      <w:lvlJc w:val="left"/>
      <w:pPr>
        <w:ind w:left="5280" w:hanging="360"/>
      </w:pPr>
    </w:lvl>
    <w:lvl w:ilvl="7" w:tplc="04100019" w:tentative="1">
      <w:start w:val="1"/>
      <w:numFmt w:val="lowerLetter"/>
      <w:lvlText w:val="%8."/>
      <w:lvlJc w:val="left"/>
      <w:pPr>
        <w:ind w:left="6000" w:hanging="360"/>
      </w:pPr>
    </w:lvl>
    <w:lvl w:ilvl="8" w:tplc="0410001B" w:tentative="1">
      <w:start w:val="1"/>
      <w:numFmt w:val="lowerRoman"/>
      <w:lvlText w:val="%9."/>
      <w:lvlJc w:val="right"/>
      <w:pPr>
        <w:ind w:left="6720" w:hanging="180"/>
      </w:pPr>
    </w:lvl>
  </w:abstractNum>
  <w:abstractNum w:abstractNumId="21" w15:restartNumberingAfterBreak="0">
    <w:nsid w:val="4C760ABC"/>
    <w:multiLevelType w:val="multilevel"/>
    <w:tmpl w:val="0714DAE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2" w15:restartNumberingAfterBreak="0">
    <w:nsid w:val="4EFF60B8"/>
    <w:multiLevelType w:val="hybridMultilevel"/>
    <w:tmpl w:val="6F50CF3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23E6DFB"/>
    <w:multiLevelType w:val="hybridMultilevel"/>
    <w:tmpl w:val="48B6D806"/>
    <w:lvl w:ilvl="0" w:tplc="04100001">
      <w:start w:val="1"/>
      <w:numFmt w:val="bullet"/>
      <w:lvlText w:val=""/>
      <w:lvlJc w:val="left"/>
      <w:pPr>
        <w:ind w:left="72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4DB16D0"/>
    <w:multiLevelType w:val="multilevel"/>
    <w:tmpl w:val="C996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8C6A81"/>
    <w:multiLevelType w:val="hybridMultilevel"/>
    <w:tmpl w:val="4BE2813A"/>
    <w:lvl w:ilvl="0" w:tplc="D13EB7E4">
      <w:numFmt w:val="bullet"/>
      <w:lvlText w:val="-"/>
      <w:lvlJc w:val="left"/>
      <w:pPr>
        <w:ind w:left="940" w:hanging="360"/>
      </w:pPr>
      <w:rPr>
        <w:rFonts w:ascii="Cambria" w:eastAsiaTheme="minorHAnsi" w:hAnsi="Cambria" w:cstheme="minorBidi" w:hint="default"/>
      </w:rPr>
    </w:lvl>
    <w:lvl w:ilvl="1" w:tplc="04100003" w:tentative="1">
      <w:start w:val="1"/>
      <w:numFmt w:val="bullet"/>
      <w:lvlText w:val="o"/>
      <w:lvlJc w:val="left"/>
      <w:pPr>
        <w:ind w:left="1730" w:hanging="360"/>
      </w:pPr>
      <w:rPr>
        <w:rFonts w:ascii="Courier New" w:hAnsi="Courier New" w:cs="Courier New" w:hint="default"/>
      </w:rPr>
    </w:lvl>
    <w:lvl w:ilvl="2" w:tplc="04100005" w:tentative="1">
      <w:start w:val="1"/>
      <w:numFmt w:val="bullet"/>
      <w:lvlText w:val=""/>
      <w:lvlJc w:val="left"/>
      <w:pPr>
        <w:ind w:left="2450" w:hanging="360"/>
      </w:pPr>
      <w:rPr>
        <w:rFonts w:ascii="Wingdings" w:hAnsi="Wingdings" w:hint="default"/>
      </w:rPr>
    </w:lvl>
    <w:lvl w:ilvl="3" w:tplc="04100001" w:tentative="1">
      <w:start w:val="1"/>
      <w:numFmt w:val="bullet"/>
      <w:lvlText w:val=""/>
      <w:lvlJc w:val="left"/>
      <w:pPr>
        <w:ind w:left="3170" w:hanging="360"/>
      </w:pPr>
      <w:rPr>
        <w:rFonts w:ascii="Symbol" w:hAnsi="Symbol" w:hint="default"/>
      </w:rPr>
    </w:lvl>
    <w:lvl w:ilvl="4" w:tplc="04100003" w:tentative="1">
      <w:start w:val="1"/>
      <w:numFmt w:val="bullet"/>
      <w:lvlText w:val="o"/>
      <w:lvlJc w:val="left"/>
      <w:pPr>
        <w:ind w:left="3890" w:hanging="360"/>
      </w:pPr>
      <w:rPr>
        <w:rFonts w:ascii="Courier New" w:hAnsi="Courier New" w:cs="Courier New" w:hint="default"/>
      </w:rPr>
    </w:lvl>
    <w:lvl w:ilvl="5" w:tplc="04100005" w:tentative="1">
      <w:start w:val="1"/>
      <w:numFmt w:val="bullet"/>
      <w:lvlText w:val=""/>
      <w:lvlJc w:val="left"/>
      <w:pPr>
        <w:ind w:left="4610" w:hanging="360"/>
      </w:pPr>
      <w:rPr>
        <w:rFonts w:ascii="Wingdings" w:hAnsi="Wingdings" w:hint="default"/>
      </w:rPr>
    </w:lvl>
    <w:lvl w:ilvl="6" w:tplc="04100001" w:tentative="1">
      <w:start w:val="1"/>
      <w:numFmt w:val="bullet"/>
      <w:lvlText w:val=""/>
      <w:lvlJc w:val="left"/>
      <w:pPr>
        <w:ind w:left="5330" w:hanging="360"/>
      </w:pPr>
      <w:rPr>
        <w:rFonts w:ascii="Symbol" w:hAnsi="Symbol" w:hint="default"/>
      </w:rPr>
    </w:lvl>
    <w:lvl w:ilvl="7" w:tplc="04100003" w:tentative="1">
      <w:start w:val="1"/>
      <w:numFmt w:val="bullet"/>
      <w:lvlText w:val="o"/>
      <w:lvlJc w:val="left"/>
      <w:pPr>
        <w:ind w:left="6050" w:hanging="360"/>
      </w:pPr>
      <w:rPr>
        <w:rFonts w:ascii="Courier New" w:hAnsi="Courier New" w:cs="Courier New" w:hint="default"/>
      </w:rPr>
    </w:lvl>
    <w:lvl w:ilvl="8" w:tplc="04100005" w:tentative="1">
      <w:start w:val="1"/>
      <w:numFmt w:val="bullet"/>
      <w:lvlText w:val=""/>
      <w:lvlJc w:val="left"/>
      <w:pPr>
        <w:ind w:left="6770" w:hanging="360"/>
      </w:pPr>
      <w:rPr>
        <w:rFonts w:ascii="Wingdings" w:hAnsi="Wingdings" w:hint="default"/>
      </w:rPr>
    </w:lvl>
  </w:abstractNum>
  <w:abstractNum w:abstractNumId="26" w15:restartNumberingAfterBreak="0">
    <w:nsid w:val="5F1205C5"/>
    <w:multiLevelType w:val="hybridMultilevel"/>
    <w:tmpl w:val="438814A6"/>
    <w:lvl w:ilvl="0" w:tplc="9188B63A">
      <w:start w:val="3"/>
      <w:numFmt w:val="bullet"/>
      <w:lvlText w:val="-"/>
      <w:lvlJc w:val="left"/>
      <w:pPr>
        <w:ind w:left="1080" w:hanging="360"/>
      </w:pPr>
      <w:rPr>
        <w:rFonts w:ascii="Calibri Light" w:eastAsiaTheme="minorHAnsi" w:hAnsi="Calibri Light" w:cs="Calibri Light" w:hint="default"/>
      </w:rPr>
    </w:lvl>
    <w:lvl w:ilvl="1" w:tplc="04100003">
      <w:start w:val="1"/>
      <w:numFmt w:val="bullet"/>
      <w:lvlText w:val="o"/>
      <w:lvlJc w:val="left"/>
      <w:pPr>
        <w:ind w:left="1800" w:hanging="360"/>
      </w:pPr>
      <w:rPr>
        <w:rFonts w:ascii="Courier New" w:hAnsi="Courier New" w:cs="Courier New" w:hint="default"/>
      </w:rPr>
    </w:lvl>
    <w:lvl w:ilvl="2" w:tplc="04100005">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7" w15:restartNumberingAfterBreak="0">
    <w:nsid w:val="670A4513"/>
    <w:multiLevelType w:val="multilevel"/>
    <w:tmpl w:val="BBDC8D82"/>
    <w:lvl w:ilvl="0">
      <w:start w:val="1"/>
      <w:numFmt w:val="decimal"/>
      <w:lvlText w:val="%1."/>
      <w:lvlJc w:val="left"/>
      <w:pPr>
        <w:ind w:left="720" w:hanging="480"/>
      </w:pPr>
    </w:lvl>
    <w:lvl w:ilvl="1">
      <w:start w:val="3"/>
      <w:numFmt w:val="bullet"/>
      <w:lvlText w:val="-"/>
      <w:lvlJc w:val="left"/>
      <w:pPr>
        <w:ind w:left="1320" w:hanging="360"/>
      </w:pPr>
      <w:rPr>
        <w:rFonts w:ascii="Calibri Light" w:eastAsiaTheme="minorHAnsi" w:hAnsi="Calibri Light" w:cs="Calibri Light"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8" w15:restartNumberingAfterBreak="0">
    <w:nsid w:val="6E021792"/>
    <w:multiLevelType w:val="multilevel"/>
    <w:tmpl w:val="0714DAE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9" w15:restartNumberingAfterBreak="0">
    <w:nsid w:val="726564DC"/>
    <w:multiLevelType w:val="hybridMultilevel"/>
    <w:tmpl w:val="4C62DF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7C895C40"/>
    <w:multiLevelType w:val="hybridMultilevel"/>
    <w:tmpl w:val="A59E1B7A"/>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num w:numId="1" w16cid:durableId="17576766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19651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44463435">
    <w:abstractNumId w:val="0"/>
  </w:num>
  <w:num w:numId="4" w16cid:durableId="655378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846385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83650638">
    <w:abstractNumId w:val="28"/>
  </w:num>
  <w:num w:numId="7" w16cid:durableId="954486497">
    <w:abstractNumId w:val="8"/>
  </w:num>
  <w:num w:numId="8" w16cid:durableId="522137032">
    <w:abstractNumId w:val="5"/>
  </w:num>
  <w:num w:numId="9" w16cid:durableId="2052529196">
    <w:abstractNumId w:val="3"/>
  </w:num>
  <w:num w:numId="10" w16cid:durableId="3479478">
    <w:abstractNumId w:val="27"/>
  </w:num>
  <w:num w:numId="11" w16cid:durableId="1840844707">
    <w:abstractNumId w:val="10"/>
  </w:num>
  <w:num w:numId="12" w16cid:durableId="1989359654">
    <w:abstractNumId w:val="20"/>
  </w:num>
  <w:num w:numId="13" w16cid:durableId="110710118">
    <w:abstractNumId w:val="4"/>
  </w:num>
  <w:num w:numId="14" w16cid:durableId="1887792405">
    <w:abstractNumId w:val="2"/>
  </w:num>
  <w:num w:numId="15" w16cid:durableId="133521963">
    <w:abstractNumId w:val="21"/>
  </w:num>
  <w:num w:numId="16" w16cid:durableId="255017833">
    <w:abstractNumId w:val="19"/>
  </w:num>
  <w:num w:numId="17" w16cid:durableId="974531647">
    <w:abstractNumId w:val="17"/>
  </w:num>
  <w:num w:numId="18" w16cid:durableId="744686645">
    <w:abstractNumId w:val="7"/>
  </w:num>
  <w:num w:numId="19" w16cid:durableId="772432875">
    <w:abstractNumId w:val="29"/>
  </w:num>
  <w:num w:numId="20" w16cid:durableId="985819889">
    <w:abstractNumId w:val="30"/>
  </w:num>
  <w:num w:numId="21" w16cid:durableId="2146964642">
    <w:abstractNumId w:val="13"/>
  </w:num>
  <w:num w:numId="22" w16cid:durableId="1404568653">
    <w:abstractNumId w:val="18"/>
  </w:num>
  <w:num w:numId="23" w16cid:durableId="1074352168">
    <w:abstractNumId w:val="22"/>
  </w:num>
  <w:num w:numId="24" w16cid:durableId="2068723158">
    <w:abstractNumId w:val="12"/>
  </w:num>
  <w:num w:numId="25" w16cid:durableId="217254299">
    <w:abstractNumId w:val="23"/>
  </w:num>
  <w:num w:numId="26" w16cid:durableId="1365593995">
    <w:abstractNumId w:val="6"/>
  </w:num>
  <w:num w:numId="27" w16cid:durableId="531842418">
    <w:abstractNumId w:val="25"/>
  </w:num>
  <w:num w:numId="28" w16cid:durableId="248975404">
    <w:abstractNumId w:val="11"/>
  </w:num>
  <w:num w:numId="29" w16cid:durableId="1043674630">
    <w:abstractNumId w:val="14"/>
  </w:num>
  <w:num w:numId="30" w16cid:durableId="174736298">
    <w:abstractNumId w:val="9"/>
  </w:num>
  <w:num w:numId="31" w16cid:durableId="1199783998">
    <w:abstractNumId w:val="26"/>
  </w:num>
  <w:num w:numId="32" w16cid:durableId="550848419">
    <w:abstractNumId w:val="24"/>
  </w:num>
  <w:num w:numId="33" w16cid:durableId="1160122275">
    <w:abstractNumId w:val="15"/>
  </w:num>
  <w:num w:numId="34" w16cid:durableId="640380936">
    <w:abstractNumId w:val="16"/>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ttorio Miaja">
    <w15:presenceInfo w15:providerId="None" w15:userId="Vittorio Miaja"/>
  </w15:person>
  <w15:person w15:author="Lequio, Giacomo">
    <w15:presenceInfo w15:providerId="AD" w15:userId="S::glequio@deloitte.it::1fb58766-645b-4d75-8656-0ac9c3a926ff"/>
  </w15:person>
  <w15:person w15:author="Melorio, Giulio Gabriele">
    <w15:presenceInfo w15:providerId="AD" w15:userId="S::gmelorio@deloitte.it::557e887b-f3c8-4623-9557-77e8716ec7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hyphenationZone w:val="283"/>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8090D"/>
    <w:rsid w:val="00000297"/>
    <w:rsid w:val="000015E1"/>
    <w:rsid w:val="000023B1"/>
    <w:rsid w:val="000027D5"/>
    <w:rsid w:val="00002B84"/>
    <w:rsid w:val="0000614D"/>
    <w:rsid w:val="000063BE"/>
    <w:rsid w:val="00006F02"/>
    <w:rsid w:val="00007E2A"/>
    <w:rsid w:val="00010029"/>
    <w:rsid w:val="000102C2"/>
    <w:rsid w:val="0001094A"/>
    <w:rsid w:val="000109C8"/>
    <w:rsid w:val="000110F7"/>
    <w:rsid w:val="000111BB"/>
    <w:rsid w:val="0001139B"/>
    <w:rsid w:val="00011EB3"/>
    <w:rsid w:val="00012C9E"/>
    <w:rsid w:val="00013191"/>
    <w:rsid w:val="00013405"/>
    <w:rsid w:val="0001399E"/>
    <w:rsid w:val="000140D1"/>
    <w:rsid w:val="00014985"/>
    <w:rsid w:val="00015A0F"/>
    <w:rsid w:val="00016D22"/>
    <w:rsid w:val="00017C13"/>
    <w:rsid w:val="0002230D"/>
    <w:rsid w:val="00022A22"/>
    <w:rsid w:val="00025424"/>
    <w:rsid w:val="000255A0"/>
    <w:rsid w:val="00026862"/>
    <w:rsid w:val="00027547"/>
    <w:rsid w:val="00027EB2"/>
    <w:rsid w:val="000306EB"/>
    <w:rsid w:val="00030749"/>
    <w:rsid w:val="00030BC7"/>
    <w:rsid w:val="00030E97"/>
    <w:rsid w:val="00032718"/>
    <w:rsid w:val="00032AAE"/>
    <w:rsid w:val="00033442"/>
    <w:rsid w:val="00033496"/>
    <w:rsid w:val="00033B24"/>
    <w:rsid w:val="000341FC"/>
    <w:rsid w:val="0003448E"/>
    <w:rsid w:val="000344A2"/>
    <w:rsid w:val="0003473C"/>
    <w:rsid w:val="00035E87"/>
    <w:rsid w:val="00036CA2"/>
    <w:rsid w:val="000403CD"/>
    <w:rsid w:val="000411A9"/>
    <w:rsid w:val="00041A51"/>
    <w:rsid w:val="00041B9C"/>
    <w:rsid w:val="00041C18"/>
    <w:rsid w:val="00041DFB"/>
    <w:rsid w:val="000427A9"/>
    <w:rsid w:val="000427E8"/>
    <w:rsid w:val="00042914"/>
    <w:rsid w:val="00042BEE"/>
    <w:rsid w:val="00043188"/>
    <w:rsid w:val="00043F2A"/>
    <w:rsid w:val="000440FD"/>
    <w:rsid w:val="000447BD"/>
    <w:rsid w:val="00044C9C"/>
    <w:rsid w:val="00045078"/>
    <w:rsid w:val="000457D2"/>
    <w:rsid w:val="00045958"/>
    <w:rsid w:val="000465E6"/>
    <w:rsid w:val="000466C3"/>
    <w:rsid w:val="0004697D"/>
    <w:rsid w:val="00050B15"/>
    <w:rsid w:val="00050DDF"/>
    <w:rsid w:val="0005158D"/>
    <w:rsid w:val="000518F8"/>
    <w:rsid w:val="00054497"/>
    <w:rsid w:val="00054B41"/>
    <w:rsid w:val="000555A5"/>
    <w:rsid w:val="00056C42"/>
    <w:rsid w:val="0006051A"/>
    <w:rsid w:val="00060F0B"/>
    <w:rsid w:val="00061375"/>
    <w:rsid w:val="000620B9"/>
    <w:rsid w:val="00062702"/>
    <w:rsid w:val="000629BE"/>
    <w:rsid w:val="000643B3"/>
    <w:rsid w:val="00064807"/>
    <w:rsid w:val="0006491C"/>
    <w:rsid w:val="0007006F"/>
    <w:rsid w:val="000701D2"/>
    <w:rsid w:val="00070E96"/>
    <w:rsid w:val="00072B2D"/>
    <w:rsid w:val="0007432E"/>
    <w:rsid w:val="0007506C"/>
    <w:rsid w:val="000758D3"/>
    <w:rsid w:val="00075A5E"/>
    <w:rsid w:val="00076BB9"/>
    <w:rsid w:val="00077125"/>
    <w:rsid w:val="0007760A"/>
    <w:rsid w:val="0008034F"/>
    <w:rsid w:val="00080C7C"/>
    <w:rsid w:val="0008210A"/>
    <w:rsid w:val="00082390"/>
    <w:rsid w:val="000824BA"/>
    <w:rsid w:val="00082B73"/>
    <w:rsid w:val="00082EEA"/>
    <w:rsid w:val="0008317D"/>
    <w:rsid w:val="000833D8"/>
    <w:rsid w:val="0008346C"/>
    <w:rsid w:val="00083849"/>
    <w:rsid w:val="00083CBA"/>
    <w:rsid w:val="0008411D"/>
    <w:rsid w:val="00084DE9"/>
    <w:rsid w:val="000857A7"/>
    <w:rsid w:val="000858FF"/>
    <w:rsid w:val="00085987"/>
    <w:rsid w:val="000869ED"/>
    <w:rsid w:val="00086E1D"/>
    <w:rsid w:val="00086ED7"/>
    <w:rsid w:val="00087124"/>
    <w:rsid w:val="000872E1"/>
    <w:rsid w:val="0008751F"/>
    <w:rsid w:val="00090E11"/>
    <w:rsid w:val="00090EB1"/>
    <w:rsid w:val="0009398A"/>
    <w:rsid w:val="0009549B"/>
    <w:rsid w:val="00095B1A"/>
    <w:rsid w:val="00096659"/>
    <w:rsid w:val="00097105"/>
    <w:rsid w:val="00097143"/>
    <w:rsid w:val="00097570"/>
    <w:rsid w:val="000A0E15"/>
    <w:rsid w:val="000A104A"/>
    <w:rsid w:val="000A15D2"/>
    <w:rsid w:val="000A1A8F"/>
    <w:rsid w:val="000A2160"/>
    <w:rsid w:val="000A2438"/>
    <w:rsid w:val="000A27B7"/>
    <w:rsid w:val="000A28A6"/>
    <w:rsid w:val="000A35D8"/>
    <w:rsid w:val="000A3CBB"/>
    <w:rsid w:val="000A3E40"/>
    <w:rsid w:val="000A4B3F"/>
    <w:rsid w:val="000A5EA9"/>
    <w:rsid w:val="000A6811"/>
    <w:rsid w:val="000A6E1F"/>
    <w:rsid w:val="000A7BFE"/>
    <w:rsid w:val="000B008D"/>
    <w:rsid w:val="000B07E2"/>
    <w:rsid w:val="000B0926"/>
    <w:rsid w:val="000B0A13"/>
    <w:rsid w:val="000B3459"/>
    <w:rsid w:val="000B454C"/>
    <w:rsid w:val="000B4B87"/>
    <w:rsid w:val="000B5588"/>
    <w:rsid w:val="000B56B7"/>
    <w:rsid w:val="000B6032"/>
    <w:rsid w:val="000B6335"/>
    <w:rsid w:val="000B70AB"/>
    <w:rsid w:val="000B7560"/>
    <w:rsid w:val="000B78F1"/>
    <w:rsid w:val="000C017F"/>
    <w:rsid w:val="000C0CEB"/>
    <w:rsid w:val="000C123E"/>
    <w:rsid w:val="000C19F1"/>
    <w:rsid w:val="000C19F8"/>
    <w:rsid w:val="000C1B9E"/>
    <w:rsid w:val="000C1C51"/>
    <w:rsid w:val="000C24A1"/>
    <w:rsid w:val="000C24E5"/>
    <w:rsid w:val="000C2F4D"/>
    <w:rsid w:val="000C2F55"/>
    <w:rsid w:val="000C317B"/>
    <w:rsid w:val="000C34C8"/>
    <w:rsid w:val="000C3F96"/>
    <w:rsid w:val="000C479E"/>
    <w:rsid w:val="000C5231"/>
    <w:rsid w:val="000C5C1E"/>
    <w:rsid w:val="000C6372"/>
    <w:rsid w:val="000C7107"/>
    <w:rsid w:val="000C712F"/>
    <w:rsid w:val="000D0B4B"/>
    <w:rsid w:val="000D1091"/>
    <w:rsid w:val="000D2044"/>
    <w:rsid w:val="000D24DB"/>
    <w:rsid w:val="000D2627"/>
    <w:rsid w:val="000D2908"/>
    <w:rsid w:val="000D366C"/>
    <w:rsid w:val="000D3C0B"/>
    <w:rsid w:val="000D3CA0"/>
    <w:rsid w:val="000D3D84"/>
    <w:rsid w:val="000D4498"/>
    <w:rsid w:val="000D475C"/>
    <w:rsid w:val="000D509E"/>
    <w:rsid w:val="000D5FB4"/>
    <w:rsid w:val="000D6069"/>
    <w:rsid w:val="000D69CA"/>
    <w:rsid w:val="000D6B79"/>
    <w:rsid w:val="000E0E1C"/>
    <w:rsid w:val="000E12F4"/>
    <w:rsid w:val="000E2078"/>
    <w:rsid w:val="000E3193"/>
    <w:rsid w:val="000E3C84"/>
    <w:rsid w:val="000E40A4"/>
    <w:rsid w:val="000E48F4"/>
    <w:rsid w:val="000E7597"/>
    <w:rsid w:val="000F0303"/>
    <w:rsid w:val="000F0F3E"/>
    <w:rsid w:val="000F0F70"/>
    <w:rsid w:val="000F1689"/>
    <w:rsid w:val="000F2A2D"/>
    <w:rsid w:val="000F2E86"/>
    <w:rsid w:val="000F54A5"/>
    <w:rsid w:val="000F6DCA"/>
    <w:rsid w:val="000F75AE"/>
    <w:rsid w:val="001006FA"/>
    <w:rsid w:val="00100D2B"/>
    <w:rsid w:val="00101B25"/>
    <w:rsid w:val="00102503"/>
    <w:rsid w:val="00102993"/>
    <w:rsid w:val="00102D94"/>
    <w:rsid w:val="001039DF"/>
    <w:rsid w:val="0010407C"/>
    <w:rsid w:val="001045C5"/>
    <w:rsid w:val="00104BC4"/>
    <w:rsid w:val="00104E77"/>
    <w:rsid w:val="00104F99"/>
    <w:rsid w:val="00105C74"/>
    <w:rsid w:val="001066C2"/>
    <w:rsid w:val="001104FA"/>
    <w:rsid w:val="00110B19"/>
    <w:rsid w:val="00111E32"/>
    <w:rsid w:val="00112BA1"/>
    <w:rsid w:val="001143C2"/>
    <w:rsid w:val="00114A1B"/>
    <w:rsid w:val="00115275"/>
    <w:rsid w:val="001171F8"/>
    <w:rsid w:val="00117EEA"/>
    <w:rsid w:val="001208C1"/>
    <w:rsid w:val="00120A97"/>
    <w:rsid w:val="00120C88"/>
    <w:rsid w:val="0012173B"/>
    <w:rsid w:val="00121812"/>
    <w:rsid w:val="00121B9B"/>
    <w:rsid w:val="00121E0F"/>
    <w:rsid w:val="0012236C"/>
    <w:rsid w:val="0012276A"/>
    <w:rsid w:val="00122E1F"/>
    <w:rsid w:val="00122FAE"/>
    <w:rsid w:val="00123DE8"/>
    <w:rsid w:val="00124411"/>
    <w:rsid w:val="00126CFE"/>
    <w:rsid w:val="00127E19"/>
    <w:rsid w:val="00127FC4"/>
    <w:rsid w:val="001301F0"/>
    <w:rsid w:val="001304B9"/>
    <w:rsid w:val="00130864"/>
    <w:rsid w:val="00130EA3"/>
    <w:rsid w:val="00130F48"/>
    <w:rsid w:val="0013195F"/>
    <w:rsid w:val="0013211B"/>
    <w:rsid w:val="00133010"/>
    <w:rsid w:val="0013332E"/>
    <w:rsid w:val="001335A0"/>
    <w:rsid w:val="00133601"/>
    <w:rsid w:val="00133DB6"/>
    <w:rsid w:val="0013408E"/>
    <w:rsid w:val="00134DE2"/>
    <w:rsid w:val="0013556A"/>
    <w:rsid w:val="00136261"/>
    <w:rsid w:val="00136AAE"/>
    <w:rsid w:val="00136CA7"/>
    <w:rsid w:val="00136F4B"/>
    <w:rsid w:val="0013765E"/>
    <w:rsid w:val="00140602"/>
    <w:rsid w:val="001414E2"/>
    <w:rsid w:val="00141A4B"/>
    <w:rsid w:val="00142589"/>
    <w:rsid w:val="00142A0E"/>
    <w:rsid w:val="00143F9E"/>
    <w:rsid w:val="0014504A"/>
    <w:rsid w:val="00145AC0"/>
    <w:rsid w:val="00147C51"/>
    <w:rsid w:val="00147DD9"/>
    <w:rsid w:val="00147EE8"/>
    <w:rsid w:val="00150749"/>
    <w:rsid w:val="001507EC"/>
    <w:rsid w:val="00150BF1"/>
    <w:rsid w:val="00150CFC"/>
    <w:rsid w:val="00151968"/>
    <w:rsid w:val="00151A8A"/>
    <w:rsid w:val="00152C4F"/>
    <w:rsid w:val="00153A39"/>
    <w:rsid w:val="00153AA5"/>
    <w:rsid w:val="00153C6B"/>
    <w:rsid w:val="00153E77"/>
    <w:rsid w:val="001541F3"/>
    <w:rsid w:val="001544E0"/>
    <w:rsid w:val="00154784"/>
    <w:rsid w:val="00154960"/>
    <w:rsid w:val="00155187"/>
    <w:rsid w:val="0015536F"/>
    <w:rsid w:val="00156BEE"/>
    <w:rsid w:val="00156D5D"/>
    <w:rsid w:val="00157205"/>
    <w:rsid w:val="00160952"/>
    <w:rsid w:val="00161696"/>
    <w:rsid w:val="00162071"/>
    <w:rsid w:val="001646A5"/>
    <w:rsid w:val="00164CD0"/>
    <w:rsid w:val="0016528E"/>
    <w:rsid w:val="0016578C"/>
    <w:rsid w:val="001659BF"/>
    <w:rsid w:val="001659D9"/>
    <w:rsid w:val="0016619B"/>
    <w:rsid w:val="001669B6"/>
    <w:rsid w:val="0016769E"/>
    <w:rsid w:val="00170345"/>
    <w:rsid w:val="001709C9"/>
    <w:rsid w:val="00171D6A"/>
    <w:rsid w:val="00172603"/>
    <w:rsid w:val="00172F87"/>
    <w:rsid w:val="0017304D"/>
    <w:rsid w:val="00173638"/>
    <w:rsid w:val="00173F10"/>
    <w:rsid w:val="00175599"/>
    <w:rsid w:val="00175989"/>
    <w:rsid w:val="001766B8"/>
    <w:rsid w:val="001768C2"/>
    <w:rsid w:val="00176B0D"/>
    <w:rsid w:val="00176D8D"/>
    <w:rsid w:val="001774CB"/>
    <w:rsid w:val="0017760A"/>
    <w:rsid w:val="00177B95"/>
    <w:rsid w:val="00180AFC"/>
    <w:rsid w:val="00180FA5"/>
    <w:rsid w:val="00181493"/>
    <w:rsid w:val="0018199C"/>
    <w:rsid w:val="0018369D"/>
    <w:rsid w:val="00183A12"/>
    <w:rsid w:val="00184D1A"/>
    <w:rsid w:val="001853A2"/>
    <w:rsid w:val="00185F21"/>
    <w:rsid w:val="0018677A"/>
    <w:rsid w:val="0018776B"/>
    <w:rsid w:val="00187A59"/>
    <w:rsid w:val="001906AE"/>
    <w:rsid w:val="00190DA8"/>
    <w:rsid w:val="00190F03"/>
    <w:rsid w:val="00191153"/>
    <w:rsid w:val="001916A6"/>
    <w:rsid w:val="00191BB5"/>
    <w:rsid w:val="0019263C"/>
    <w:rsid w:val="001928FC"/>
    <w:rsid w:val="00195B4C"/>
    <w:rsid w:val="001960AF"/>
    <w:rsid w:val="001A0914"/>
    <w:rsid w:val="001A0CCE"/>
    <w:rsid w:val="001A2040"/>
    <w:rsid w:val="001A220D"/>
    <w:rsid w:val="001A250B"/>
    <w:rsid w:val="001A33D5"/>
    <w:rsid w:val="001A3A08"/>
    <w:rsid w:val="001A3B3A"/>
    <w:rsid w:val="001A5257"/>
    <w:rsid w:val="001A61E9"/>
    <w:rsid w:val="001A6C73"/>
    <w:rsid w:val="001A762C"/>
    <w:rsid w:val="001A793A"/>
    <w:rsid w:val="001A7C8F"/>
    <w:rsid w:val="001B1014"/>
    <w:rsid w:val="001B196D"/>
    <w:rsid w:val="001B2317"/>
    <w:rsid w:val="001B2DB7"/>
    <w:rsid w:val="001B326C"/>
    <w:rsid w:val="001B3AA0"/>
    <w:rsid w:val="001B3D6E"/>
    <w:rsid w:val="001B4657"/>
    <w:rsid w:val="001B730D"/>
    <w:rsid w:val="001B7A00"/>
    <w:rsid w:val="001C073A"/>
    <w:rsid w:val="001C094E"/>
    <w:rsid w:val="001C0CC2"/>
    <w:rsid w:val="001C0D15"/>
    <w:rsid w:val="001C0E83"/>
    <w:rsid w:val="001C19E8"/>
    <w:rsid w:val="001C2048"/>
    <w:rsid w:val="001C2B11"/>
    <w:rsid w:val="001C331F"/>
    <w:rsid w:val="001C3466"/>
    <w:rsid w:val="001C3814"/>
    <w:rsid w:val="001C43DA"/>
    <w:rsid w:val="001C475E"/>
    <w:rsid w:val="001C4C26"/>
    <w:rsid w:val="001C5354"/>
    <w:rsid w:val="001C54F6"/>
    <w:rsid w:val="001C5742"/>
    <w:rsid w:val="001C5F29"/>
    <w:rsid w:val="001C7268"/>
    <w:rsid w:val="001D09D2"/>
    <w:rsid w:val="001D1464"/>
    <w:rsid w:val="001D266F"/>
    <w:rsid w:val="001D2CB1"/>
    <w:rsid w:val="001D3CBF"/>
    <w:rsid w:val="001D4135"/>
    <w:rsid w:val="001D4857"/>
    <w:rsid w:val="001D4F3A"/>
    <w:rsid w:val="001D6D78"/>
    <w:rsid w:val="001D72AA"/>
    <w:rsid w:val="001D7424"/>
    <w:rsid w:val="001D77C7"/>
    <w:rsid w:val="001D7C91"/>
    <w:rsid w:val="001E13C5"/>
    <w:rsid w:val="001E1629"/>
    <w:rsid w:val="001E1C00"/>
    <w:rsid w:val="001E2282"/>
    <w:rsid w:val="001E33EA"/>
    <w:rsid w:val="001E393D"/>
    <w:rsid w:val="001E3CAC"/>
    <w:rsid w:val="001E3EE0"/>
    <w:rsid w:val="001E4165"/>
    <w:rsid w:val="001E4D67"/>
    <w:rsid w:val="001E57A6"/>
    <w:rsid w:val="001E5E1D"/>
    <w:rsid w:val="001E5E9A"/>
    <w:rsid w:val="001E6239"/>
    <w:rsid w:val="001E6415"/>
    <w:rsid w:val="001E6A7D"/>
    <w:rsid w:val="001E70A9"/>
    <w:rsid w:val="001E778B"/>
    <w:rsid w:val="001F0A04"/>
    <w:rsid w:val="001F1DB8"/>
    <w:rsid w:val="001F1E31"/>
    <w:rsid w:val="001F1FE0"/>
    <w:rsid w:val="001F260C"/>
    <w:rsid w:val="001F2617"/>
    <w:rsid w:val="001F28D1"/>
    <w:rsid w:val="001F3679"/>
    <w:rsid w:val="001F3B88"/>
    <w:rsid w:val="001F509E"/>
    <w:rsid w:val="001F52D8"/>
    <w:rsid w:val="001F583A"/>
    <w:rsid w:val="001F7CAC"/>
    <w:rsid w:val="001F7E52"/>
    <w:rsid w:val="00200391"/>
    <w:rsid w:val="00200445"/>
    <w:rsid w:val="00200BCF"/>
    <w:rsid w:val="0020231A"/>
    <w:rsid w:val="00202A39"/>
    <w:rsid w:val="00202F70"/>
    <w:rsid w:val="00203107"/>
    <w:rsid w:val="002033D6"/>
    <w:rsid w:val="002039A1"/>
    <w:rsid w:val="00203E9F"/>
    <w:rsid w:val="00204409"/>
    <w:rsid w:val="002045DD"/>
    <w:rsid w:val="00204DC1"/>
    <w:rsid w:val="0020545C"/>
    <w:rsid w:val="00205799"/>
    <w:rsid w:val="002060D1"/>
    <w:rsid w:val="0020625F"/>
    <w:rsid w:val="00206F3F"/>
    <w:rsid w:val="00207145"/>
    <w:rsid w:val="00207252"/>
    <w:rsid w:val="00207992"/>
    <w:rsid w:val="00210797"/>
    <w:rsid w:val="00212361"/>
    <w:rsid w:val="00212E44"/>
    <w:rsid w:val="002145C1"/>
    <w:rsid w:val="0021765B"/>
    <w:rsid w:val="0022003A"/>
    <w:rsid w:val="002208FD"/>
    <w:rsid w:val="00220B0C"/>
    <w:rsid w:val="00220D88"/>
    <w:rsid w:val="00220EB8"/>
    <w:rsid w:val="00221432"/>
    <w:rsid w:val="002217CE"/>
    <w:rsid w:val="00223B4E"/>
    <w:rsid w:val="00224308"/>
    <w:rsid w:val="00224F5C"/>
    <w:rsid w:val="002253A5"/>
    <w:rsid w:val="0022680C"/>
    <w:rsid w:val="00226CFF"/>
    <w:rsid w:val="002303F0"/>
    <w:rsid w:val="00230C7C"/>
    <w:rsid w:val="00231173"/>
    <w:rsid w:val="00231E9C"/>
    <w:rsid w:val="002324EF"/>
    <w:rsid w:val="0023269A"/>
    <w:rsid w:val="00232BDA"/>
    <w:rsid w:val="00232DF7"/>
    <w:rsid w:val="00232F35"/>
    <w:rsid w:val="00233140"/>
    <w:rsid w:val="0023376D"/>
    <w:rsid w:val="00235CA2"/>
    <w:rsid w:val="00236CC5"/>
    <w:rsid w:val="00242A34"/>
    <w:rsid w:val="00242E72"/>
    <w:rsid w:val="00242E8D"/>
    <w:rsid w:val="0024426A"/>
    <w:rsid w:val="00244461"/>
    <w:rsid w:val="002458F0"/>
    <w:rsid w:val="00247A69"/>
    <w:rsid w:val="002500F1"/>
    <w:rsid w:val="00250513"/>
    <w:rsid w:val="00250945"/>
    <w:rsid w:val="00250F15"/>
    <w:rsid w:val="002512C6"/>
    <w:rsid w:val="0025143F"/>
    <w:rsid w:val="0025284A"/>
    <w:rsid w:val="00253009"/>
    <w:rsid w:val="0025300B"/>
    <w:rsid w:val="00253118"/>
    <w:rsid w:val="0025311B"/>
    <w:rsid w:val="00256F31"/>
    <w:rsid w:val="00260217"/>
    <w:rsid w:val="002602A9"/>
    <w:rsid w:val="00261229"/>
    <w:rsid w:val="00261B2F"/>
    <w:rsid w:val="0026218A"/>
    <w:rsid w:val="00262492"/>
    <w:rsid w:val="002635D1"/>
    <w:rsid w:val="00263671"/>
    <w:rsid w:val="0026405F"/>
    <w:rsid w:val="0026466A"/>
    <w:rsid w:val="00264741"/>
    <w:rsid w:val="00264C03"/>
    <w:rsid w:val="00265AE0"/>
    <w:rsid w:val="00265F4F"/>
    <w:rsid w:val="00266D4F"/>
    <w:rsid w:val="00266E0D"/>
    <w:rsid w:val="00266F71"/>
    <w:rsid w:val="00267B46"/>
    <w:rsid w:val="0027039C"/>
    <w:rsid w:val="00270A72"/>
    <w:rsid w:val="00270FD4"/>
    <w:rsid w:val="002719EB"/>
    <w:rsid w:val="00273FF1"/>
    <w:rsid w:val="00274156"/>
    <w:rsid w:val="00275E00"/>
    <w:rsid w:val="00276C86"/>
    <w:rsid w:val="00276E17"/>
    <w:rsid w:val="0027781E"/>
    <w:rsid w:val="00277925"/>
    <w:rsid w:val="00277FF8"/>
    <w:rsid w:val="002803B7"/>
    <w:rsid w:val="00280B01"/>
    <w:rsid w:val="00280CE2"/>
    <w:rsid w:val="002811F1"/>
    <w:rsid w:val="00281561"/>
    <w:rsid w:val="002819EE"/>
    <w:rsid w:val="00281DB3"/>
    <w:rsid w:val="0028202F"/>
    <w:rsid w:val="002825B5"/>
    <w:rsid w:val="0028281A"/>
    <w:rsid w:val="00282C91"/>
    <w:rsid w:val="00282CD1"/>
    <w:rsid w:val="00282D16"/>
    <w:rsid w:val="002830ED"/>
    <w:rsid w:val="002855D5"/>
    <w:rsid w:val="00285FA5"/>
    <w:rsid w:val="0028635E"/>
    <w:rsid w:val="002864FC"/>
    <w:rsid w:val="002869C8"/>
    <w:rsid w:val="002904CC"/>
    <w:rsid w:val="00290829"/>
    <w:rsid w:val="00291350"/>
    <w:rsid w:val="0029169D"/>
    <w:rsid w:val="002921F1"/>
    <w:rsid w:val="002925E0"/>
    <w:rsid w:val="0029262C"/>
    <w:rsid w:val="0029324D"/>
    <w:rsid w:val="00293E18"/>
    <w:rsid w:val="00294352"/>
    <w:rsid w:val="0029461B"/>
    <w:rsid w:val="002948FF"/>
    <w:rsid w:val="00295168"/>
    <w:rsid w:val="002956A6"/>
    <w:rsid w:val="00296406"/>
    <w:rsid w:val="00296C38"/>
    <w:rsid w:val="00297DEF"/>
    <w:rsid w:val="00297E18"/>
    <w:rsid w:val="002A0BF0"/>
    <w:rsid w:val="002A0D95"/>
    <w:rsid w:val="002A1003"/>
    <w:rsid w:val="002A1085"/>
    <w:rsid w:val="002A30B6"/>
    <w:rsid w:val="002A3810"/>
    <w:rsid w:val="002A4406"/>
    <w:rsid w:val="002A4587"/>
    <w:rsid w:val="002A4BDF"/>
    <w:rsid w:val="002A5CAF"/>
    <w:rsid w:val="002A6ACA"/>
    <w:rsid w:val="002A7BBF"/>
    <w:rsid w:val="002A7C52"/>
    <w:rsid w:val="002B05E1"/>
    <w:rsid w:val="002B0D96"/>
    <w:rsid w:val="002B18D6"/>
    <w:rsid w:val="002B21FB"/>
    <w:rsid w:val="002B2802"/>
    <w:rsid w:val="002B2D37"/>
    <w:rsid w:val="002B39B2"/>
    <w:rsid w:val="002B3BB7"/>
    <w:rsid w:val="002B3C20"/>
    <w:rsid w:val="002B4AD8"/>
    <w:rsid w:val="002B557F"/>
    <w:rsid w:val="002B5ECF"/>
    <w:rsid w:val="002B67E2"/>
    <w:rsid w:val="002B75A4"/>
    <w:rsid w:val="002B7A53"/>
    <w:rsid w:val="002C0013"/>
    <w:rsid w:val="002C0440"/>
    <w:rsid w:val="002C05DE"/>
    <w:rsid w:val="002C1FCD"/>
    <w:rsid w:val="002C28BB"/>
    <w:rsid w:val="002C2F8A"/>
    <w:rsid w:val="002C34E1"/>
    <w:rsid w:val="002C41AA"/>
    <w:rsid w:val="002C4200"/>
    <w:rsid w:val="002C4679"/>
    <w:rsid w:val="002C54D1"/>
    <w:rsid w:val="002C5746"/>
    <w:rsid w:val="002C587A"/>
    <w:rsid w:val="002C5C43"/>
    <w:rsid w:val="002C5EC4"/>
    <w:rsid w:val="002C6110"/>
    <w:rsid w:val="002C74C2"/>
    <w:rsid w:val="002C7509"/>
    <w:rsid w:val="002C7C2E"/>
    <w:rsid w:val="002D0696"/>
    <w:rsid w:val="002D10EF"/>
    <w:rsid w:val="002D17DF"/>
    <w:rsid w:val="002D28F4"/>
    <w:rsid w:val="002D29B5"/>
    <w:rsid w:val="002D2B2C"/>
    <w:rsid w:val="002D2F18"/>
    <w:rsid w:val="002D3435"/>
    <w:rsid w:val="002D46B1"/>
    <w:rsid w:val="002D4EC7"/>
    <w:rsid w:val="002D5521"/>
    <w:rsid w:val="002D6ECF"/>
    <w:rsid w:val="002D70D7"/>
    <w:rsid w:val="002D7BBA"/>
    <w:rsid w:val="002E1446"/>
    <w:rsid w:val="002E1BD2"/>
    <w:rsid w:val="002E1E60"/>
    <w:rsid w:val="002E355E"/>
    <w:rsid w:val="002E3884"/>
    <w:rsid w:val="002E4ACF"/>
    <w:rsid w:val="002E50A5"/>
    <w:rsid w:val="002E518B"/>
    <w:rsid w:val="002E56DF"/>
    <w:rsid w:val="002E614C"/>
    <w:rsid w:val="002E690D"/>
    <w:rsid w:val="002E6D36"/>
    <w:rsid w:val="002F0E5E"/>
    <w:rsid w:val="002F2916"/>
    <w:rsid w:val="002F2BEE"/>
    <w:rsid w:val="002F2F03"/>
    <w:rsid w:val="002F3633"/>
    <w:rsid w:val="002F36D8"/>
    <w:rsid w:val="002F4325"/>
    <w:rsid w:val="002F4C0C"/>
    <w:rsid w:val="002F4D34"/>
    <w:rsid w:val="002F576F"/>
    <w:rsid w:val="002F61E8"/>
    <w:rsid w:val="002F781D"/>
    <w:rsid w:val="002F7EFA"/>
    <w:rsid w:val="00300499"/>
    <w:rsid w:val="0030049B"/>
    <w:rsid w:val="003005C9"/>
    <w:rsid w:val="00300711"/>
    <w:rsid w:val="003008F1"/>
    <w:rsid w:val="00300EC1"/>
    <w:rsid w:val="0030196E"/>
    <w:rsid w:val="0030212F"/>
    <w:rsid w:val="00303099"/>
    <w:rsid w:val="00303215"/>
    <w:rsid w:val="0030565A"/>
    <w:rsid w:val="00306549"/>
    <w:rsid w:val="003065C7"/>
    <w:rsid w:val="00306748"/>
    <w:rsid w:val="00306BEE"/>
    <w:rsid w:val="00307D26"/>
    <w:rsid w:val="003101DE"/>
    <w:rsid w:val="0031077D"/>
    <w:rsid w:val="00311B95"/>
    <w:rsid w:val="00312834"/>
    <w:rsid w:val="00313181"/>
    <w:rsid w:val="0031462D"/>
    <w:rsid w:val="003146B6"/>
    <w:rsid w:val="0031608D"/>
    <w:rsid w:val="003171F7"/>
    <w:rsid w:val="003174AB"/>
    <w:rsid w:val="003176BC"/>
    <w:rsid w:val="003179DA"/>
    <w:rsid w:val="00317AC6"/>
    <w:rsid w:val="00317C2C"/>
    <w:rsid w:val="00317F18"/>
    <w:rsid w:val="00320A9E"/>
    <w:rsid w:val="00320F17"/>
    <w:rsid w:val="00322065"/>
    <w:rsid w:val="003227AA"/>
    <w:rsid w:val="00323000"/>
    <w:rsid w:val="00325B14"/>
    <w:rsid w:val="00325DFC"/>
    <w:rsid w:val="00326D04"/>
    <w:rsid w:val="003302EA"/>
    <w:rsid w:val="00330370"/>
    <w:rsid w:val="00330656"/>
    <w:rsid w:val="00331BD8"/>
    <w:rsid w:val="00332942"/>
    <w:rsid w:val="00333831"/>
    <w:rsid w:val="00334838"/>
    <w:rsid w:val="00334DAC"/>
    <w:rsid w:val="00335086"/>
    <w:rsid w:val="0033658F"/>
    <w:rsid w:val="00336DA7"/>
    <w:rsid w:val="003371F8"/>
    <w:rsid w:val="00337256"/>
    <w:rsid w:val="00337982"/>
    <w:rsid w:val="003379A4"/>
    <w:rsid w:val="0034121A"/>
    <w:rsid w:val="003423BC"/>
    <w:rsid w:val="00342879"/>
    <w:rsid w:val="00343613"/>
    <w:rsid w:val="0034384F"/>
    <w:rsid w:val="00345D9F"/>
    <w:rsid w:val="00345F30"/>
    <w:rsid w:val="00345FEB"/>
    <w:rsid w:val="0034628E"/>
    <w:rsid w:val="003464DF"/>
    <w:rsid w:val="0034683D"/>
    <w:rsid w:val="003472E1"/>
    <w:rsid w:val="003475B7"/>
    <w:rsid w:val="003505D7"/>
    <w:rsid w:val="00350E69"/>
    <w:rsid w:val="00351DF8"/>
    <w:rsid w:val="00352334"/>
    <w:rsid w:val="00352D53"/>
    <w:rsid w:val="00353370"/>
    <w:rsid w:val="00353C81"/>
    <w:rsid w:val="00353E20"/>
    <w:rsid w:val="00353E8E"/>
    <w:rsid w:val="00354A09"/>
    <w:rsid w:val="00355111"/>
    <w:rsid w:val="00356076"/>
    <w:rsid w:val="00356A6D"/>
    <w:rsid w:val="00356B44"/>
    <w:rsid w:val="00356DB9"/>
    <w:rsid w:val="003577D3"/>
    <w:rsid w:val="00360383"/>
    <w:rsid w:val="00360C2E"/>
    <w:rsid w:val="00361197"/>
    <w:rsid w:val="00361C83"/>
    <w:rsid w:val="00365A82"/>
    <w:rsid w:val="0036685E"/>
    <w:rsid w:val="003669D7"/>
    <w:rsid w:val="00367BFB"/>
    <w:rsid w:val="00367DC0"/>
    <w:rsid w:val="00367F37"/>
    <w:rsid w:val="00371F22"/>
    <w:rsid w:val="00372012"/>
    <w:rsid w:val="003724DE"/>
    <w:rsid w:val="00372525"/>
    <w:rsid w:val="0037254C"/>
    <w:rsid w:val="00372715"/>
    <w:rsid w:val="00372AB8"/>
    <w:rsid w:val="00373095"/>
    <w:rsid w:val="003732A4"/>
    <w:rsid w:val="00373DAB"/>
    <w:rsid w:val="00374370"/>
    <w:rsid w:val="0037438F"/>
    <w:rsid w:val="00374AE3"/>
    <w:rsid w:val="00375130"/>
    <w:rsid w:val="00375A0A"/>
    <w:rsid w:val="00375B67"/>
    <w:rsid w:val="00377477"/>
    <w:rsid w:val="00377F16"/>
    <w:rsid w:val="0038023A"/>
    <w:rsid w:val="00380297"/>
    <w:rsid w:val="003808EE"/>
    <w:rsid w:val="00381C83"/>
    <w:rsid w:val="003820B2"/>
    <w:rsid w:val="00382321"/>
    <w:rsid w:val="0038264C"/>
    <w:rsid w:val="00383679"/>
    <w:rsid w:val="00383778"/>
    <w:rsid w:val="00383AAD"/>
    <w:rsid w:val="00385590"/>
    <w:rsid w:val="003857BB"/>
    <w:rsid w:val="00385D51"/>
    <w:rsid w:val="00386193"/>
    <w:rsid w:val="003863FA"/>
    <w:rsid w:val="00386743"/>
    <w:rsid w:val="00386F2D"/>
    <w:rsid w:val="00387424"/>
    <w:rsid w:val="0038754B"/>
    <w:rsid w:val="00387B4C"/>
    <w:rsid w:val="003902CA"/>
    <w:rsid w:val="00390B68"/>
    <w:rsid w:val="00390E31"/>
    <w:rsid w:val="00390E32"/>
    <w:rsid w:val="003918E9"/>
    <w:rsid w:val="00391AC3"/>
    <w:rsid w:val="00392A57"/>
    <w:rsid w:val="00393CA0"/>
    <w:rsid w:val="00394F4A"/>
    <w:rsid w:val="00396987"/>
    <w:rsid w:val="003A0DD7"/>
    <w:rsid w:val="003A2841"/>
    <w:rsid w:val="003A47EC"/>
    <w:rsid w:val="003A5404"/>
    <w:rsid w:val="003A5E24"/>
    <w:rsid w:val="003A5ED9"/>
    <w:rsid w:val="003A61AA"/>
    <w:rsid w:val="003A63CD"/>
    <w:rsid w:val="003A66F7"/>
    <w:rsid w:val="003A696E"/>
    <w:rsid w:val="003A6E74"/>
    <w:rsid w:val="003A70F8"/>
    <w:rsid w:val="003B01A1"/>
    <w:rsid w:val="003B0380"/>
    <w:rsid w:val="003B0987"/>
    <w:rsid w:val="003B09A7"/>
    <w:rsid w:val="003B0C61"/>
    <w:rsid w:val="003B1509"/>
    <w:rsid w:val="003B1946"/>
    <w:rsid w:val="003B1979"/>
    <w:rsid w:val="003B1A1F"/>
    <w:rsid w:val="003B2061"/>
    <w:rsid w:val="003B2F9E"/>
    <w:rsid w:val="003B3312"/>
    <w:rsid w:val="003B435F"/>
    <w:rsid w:val="003B4A1A"/>
    <w:rsid w:val="003B4CB0"/>
    <w:rsid w:val="003B5581"/>
    <w:rsid w:val="003B6FFA"/>
    <w:rsid w:val="003C13A9"/>
    <w:rsid w:val="003C3D88"/>
    <w:rsid w:val="003C4012"/>
    <w:rsid w:val="003C458F"/>
    <w:rsid w:val="003C4751"/>
    <w:rsid w:val="003C48F3"/>
    <w:rsid w:val="003C4ECB"/>
    <w:rsid w:val="003C58FE"/>
    <w:rsid w:val="003C7A25"/>
    <w:rsid w:val="003D0789"/>
    <w:rsid w:val="003D080B"/>
    <w:rsid w:val="003D1A06"/>
    <w:rsid w:val="003D2467"/>
    <w:rsid w:val="003D2BCC"/>
    <w:rsid w:val="003D3433"/>
    <w:rsid w:val="003D3B9C"/>
    <w:rsid w:val="003D4C09"/>
    <w:rsid w:val="003D5832"/>
    <w:rsid w:val="003D5D89"/>
    <w:rsid w:val="003D5F82"/>
    <w:rsid w:val="003D64E4"/>
    <w:rsid w:val="003D6894"/>
    <w:rsid w:val="003D6EF7"/>
    <w:rsid w:val="003D774C"/>
    <w:rsid w:val="003D7B44"/>
    <w:rsid w:val="003E2BE9"/>
    <w:rsid w:val="003E38AB"/>
    <w:rsid w:val="003E4386"/>
    <w:rsid w:val="003E45AC"/>
    <w:rsid w:val="003E46B7"/>
    <w:rsid w:val="003E4D14"/>
    <w:rsid w:val="003E5830"/>
    <w:rsid w:val="003E5B23"/>
    <w:rsid w:val="003E5C82"/>
    <w:rsid w:val="003E635A"/>
    <w:rsid w:val="003E649D"/>
    <w:rsid w:val="003E7680"/>
    <w:rsid w:val="003F04AF"/>
    <w:rsid w:val="003F11C0"/>
    <w:rsid w:val="003F2A14"/>
    <w:rsid w:val="003F2C06"/>
    <w:rsid w:val="003F30B5"/>
    <w:rsid w:val="003F3656"/>
    <w:rsid w:val="003F38BD"/>
    <w:rsid w:val="003F3C3B"/>
    <w:rsid w:val="003F3D6D"/>
    <w:rsid w:val="003F3F0E"/>
    <w:rsid w:val="003F42F0"/>
    <w:rsid w:val="003F4A5F"/>
    <w:rsid w:val="003F5485"/>
    <w:rsid w:val="003F5FAA"/>
    <w:rsid w:val="003F6046"/>
    <w:rsid w:val="003F6C57"/>
    <w:rsid w:val="003F729E"/>
    <w:rsid w:val="00401B11"/>
    <w:rsid w:val="00402A2A"/>
    <w:rsid w:val="00403092"/>
    <w:rsid w:val="00403C25"/>
    <w:rsid w:val="00404040"/>
    <w:rsid w:val="00405333"/>
    <w:rsid w:val="00406573"/>
    <w:rsid w:val="004066C1"/>
    <w:rsid w:val="004067BE"/>
    <w:rsid w:val="00406B4D"/>
    <w:rsid w:val="004073F0"/>
    <w:rsid w:val="004074A8"/>
    <w:rsid w:val="00407783"/>
    <w:rsid w:val="00410A69"/>
    <w:rsid w:val="00410ECE"/>
    <w:rsid w:val="0041114F"/>
    <w:rsid w:val="004114AF"/>
    <w:rsid w:val="0041189C"/>
    <w:rsid w:val="004126AD"/>
    <w:rsid w:val="00412743"/>
    <w:rsid w:val="004128A9"/>
    <w:rsid w:val="00412ECC"/>
    <w:rsid w:val="00413254"/>
    <w:rsid w:val="00413951"/>
    <w:rsid w:val="00413D78"/>
    <w:rsid w:val="0041472B"/>
    <w:rsid w:val="00414EA6"/>
    <w:rsid w:val="00414FA2"/>
    <w:rsid w:val="0041565D"/>
    <w:rsid w:val="004157D6"/>
    <w:rsid w:val="0041624A"/>
    <w:rsid w:val="00416DAF"/>
    <w:rsid w:val="00420065"/>
    <w:rsid w:val="00420240"/>
    <w:rsid w:val="004205EE"/>
    <w:rsid w:val="00420F0D"/>
    <w:rsid w:val="00424B93"/>
    <w:rsid w:val="00424C0A"/>
    <w:rsid w:val="00424D19"/>
    <w:rsid w:val="004255A3"/>
    <w:rsid w:val="004257F1"/>
    <w:rsid w:val="004258DD"/>
    <w:rsid w:val="00425EAD"/>
    <w:rsid w:val="004262D2"/>
    <w:rsid w:val="00426FE6"/>
    <w:rsid w:val="004279C9"/>
    <w:rsid w:val="00430038"/>
    <w:rsid w:val="00430F7B"/>
    <w:rsid w:val="004313C1"/>
    <w:rsid w:val="004317BA"/>
    <w:rsid w:val="00431B97"/>
    <w:rsid w:val="00432410"/>
    <w:rsid w:val="00432AAA"/>
    <w:rsid w:val="00432B78"/>
    <w:rsid w:val="0043491D"/>
    <w:rsid w:val="0043505B"/>
    <w:rsid w:val="00435893"/>
    <w:rsid w:val="00435BCF"/>
    <w:rsid w:val="00436A7E"/>
    <w:rsid w:val="00437540"/>
    <w:rsid w:val="00437986"/>
    <w:rsid w:val="00440F91"/>
    <w:rsid w:val="00441B7E"/>
    <w:rsid w:val="004421E4"/>
    <w:rsid w:val="004422F2"/>
    <w:rsid w:val="00442964"/>
    <w:rsid w:val="0044303F"/>
    <w:rsid w:val="004438B0"/>
    <w:rsid w:val="00443E25"/>
    <w:rsid w:val="0044462B"/>
    <w:rsid w:val="004450DA"/>
    <w:rsid w:val="00445133"/>
    <w:rsid w:val="004453E1"/>
    <w:rsid w:val="00451B23"/>
    <w:rsid w:val="004523EC"/>
    <w:rsid w:val="00452DF1"/>
    <w:rsid w:val="00453229"/>
    <w:rsid w:val="0045330D"/>
    <w:rsid w:val="0045347F"/>
    <w:rsid w:val="00453D77"/>
    <w:rsid w:val="00453FB5"/>
    <w:rsid w:val="00454E6A"/>
    <w:rsid w:val="00455949"/>
    <w:rsid w:val="00455AF6"/>
    <w:rsid w:val="00455CED"/>
    <w:rsid w:val="00456409"/>
    <w:rsid w:val="0045657F"/>
    <w:rsid w:val="00456D5C"/>
    <w:rsid w:val="00456E3D"/>
    <w:rsid w:val="00457AF9"/>
    <w:rsid w:val="0046083E"/>
    <w:rsid w:val="00460B6A"/>
    <w:rsid w:val="00460FD3"/>
    <w:rsid w:val="004613AF"/>
    <w:rsid w:val="00461640"/>
    <w:rsid w:val="0046166B"/>
    <w:rsid w:val="00462019"/>
    <w:rsid w:val="00462151"/>
    <w:rsid w:val="00466153"/>
    <w:rsid w:val="00466383"/>
    <w:rsid w:val="00466FA1"/>
    <w:rsid w:val="0046785C"/>
    <w:rsid w:val="0046799E"/>
    <w:rsid w:val="00467DCC"/>
    <w:rsid w:val="00470179"/>
    <w:rsid w:val="00472031"/>
    <w:rsid w:val="004737DD"/>
    <w:rsid w:val="00473BAE"/>
    <w:rsid w:val="00474DDF"/>
    <w:rsid w:val="00475132"/>
    <w:rsid w:val="00475A16"/>
    <w:rsid w:val="00477FEB"/>
    <w:rsid w:val="00480298"/>
    <w:rsid w:val="00480857"/>
    <w:rsid w:val="00481067"/>
    <w:rsid w:val="00481A01"/>
    <w:rsid w:val="00481CDD"/>
    <w:rsid w:val="00481FDA"/>
    <w:rsid w:val="00482011"/>
    <w:rsid w:val="004838F4"/>
    <w:rsid w:val="00483AB1"/>
    <w:rsid w:val="00484244"/>
    <w:rsid w:val="0048533F"/>
    <w:rsid w:val="0048753A"/>
    <w:rsid w:val="00490170"/>
    <w:rsid w:val="00491048"/>
    <w:rsid w:val="00492171"/>
    <w:rsid w:val="00492C73"/>
    <w:rsid w:val="00492F8F"/>
    <w:rsid w:val="00493991"/>
    <w:rsid w:val="00494147"/>
    <w:rsid w:val="00494189"/>
    <w:rsid w:val="004955C4"/>
    <w:rsid w:val="004960A6"/>
    <w:rsid w:val="00496639"/>
    <w:rsid w:val="004968E5"/>
    <w:rsid w:val="00496E2E"/>
    <w:rsid w:val="00497A73"/>
    <w:rsid w:val="004A012E"/>
    <w:rsid w:val="004A067B"/>
    <w:rsid w:val="004A08F8"/>
    <w:rsid w:val="004A1665"/>
    <w:rsid w:val="004A16CD"/>
    <w:rsid w:val="004A17B6"/>
    <w:rsid w:val="004A1B60"/>
    <w:rsid w:val="004A1FEE"/>
    <w:rsid w:val="004A24C7"/>
    <w:rsid w:val="004A2ED6"/>
    <w:rsid w:val="004A330E"/>
    <w:rsid w:val="004A38B7"/>
    <w:rsid w:val="004A3FB9"/>
    <w:rsid w:val="004A4B22"/>
    <w:rsid w:val="004A5BE3"/>
    <w:rsid w:val="004A6001"/>
    <w:rsid w:val="004A650A"/>
    <w:rsid w:val="004A695E"/>
    <w:rsid w:val="004A6AB1"/>
    <w:rsid w:val="004A6D06"/>
    <w:rsid w:val="004A753A"/>
    <w:rsid w:val="004A7940"/>
    <w:rsid w:val="004A79A8"/>
    <w:rsid w:val="004A7FA6"/>
    <w:rsid w:val="004B05DA"/>
    <w:rsid w:val="004B0745"/>
    <w:rsid w:val="004B15CB"/>
    <w:rsid w:val="004B1BF5"/>
    <w:rsid w:val="004B2A51"/>
    <w:rsid w:val="004B3885"/>
    <w:rsid w:val="004B3AFB"/>
    <w:rsid w:val="004B43D7"/>
    <w:rsid w:val="004B4B5C"/>
    <w:rsid w:val="004B633E"/>
    <w:rsid w:val="004B6985"/>
    <w:rsid w:val="004B7B69"/>
    <w:rsid w:val="004B7D16"/>
    <w:rsid w:val="004B7F0F"/>
    <w:rsid w:val="004C0B58"/>
    <w:rsid w:val="004C0D93"/>
    <w:rsid w:val="004C1EE7"/>
    <w:rsid w:val="004C2EB1"/>
    <w:rsid w:val="004C3CD8"/>
    <w:rsid w:val="004C40CF"/>
    <w:rsid w:val="004C4295"/>
    <w:rsid w:val="004C4F0E"/>
    <w:rsid w:val="004C62C3"/>
    <w:rsid w:val="004C7006"/>
    <w:rsid w:val="004D07C2"/>
    <w:rsid w:val="004D0A11"/>
    <w:rsid w:val="004D140A"/>
    <w:rsid w:val="004D17B1"/>
    <w:rsid w:val="004D1897"/>
    <w:rsid w:val="004D18A5"/>
    <w:rsid w:val="004D28F2"/>
    <w:rsid w:val="004D303A"/>
    <w:rsid w:val="004D38F7"/>
    <w:rsid w:val="004D40AA"/>
    <w:rsid w:val="004D4F7C"/>
    <w:rsid w:val="004D522A"/>
    <w:rsid w:val="004D6537"/>
    <w:rsid w:val="004D7083"/>
    <w:rsid w:val="004E0275"/>
    <w:rsid w:val="004E05E9"/>
    <w:rsid w:val="004E25DC"/>
    <w:rsid w:val="004E279D"/>
    <w:rsid w:val="004E31D9"/>
    <w:rsid w:val="004E3F2E"/>
    <w:rsid w:val="004E43AE"/>
    <w:rsid w:val="004E5D97"/>
    <w:rsid w:val="004E60A7"/>
    <w:rsid w:val="004F19A9"/>
    <w:rsid w:val="004F2BB7"/>
    <w:rsid w:val="004F33BC"/>
    <w:rsid w:val="004F3C90"/>
    <w:rsid w:val="004F43F8"/>
    <w:rsid w:val="004F51F9"/>
    <w:rsid w:val="004F538F"/>
    <w:rsid w:val="004F617A"/>
    <w:rsid w:val="004F6291"/>
    <w:rsid w:val="004F69FC"/>
    <w:rsid w:val="004F6F96"/>
    <w:rsid w:val="004F731D"/>
    <w:rsid w:val="004F7507"/>
    <w:rsid w:val="004F771E"/>
    <w:rsid w:val="004F777E"/>
    <w:rsid w:val="004F78B2"/>
    <w:rsid w:val="004F7AA7"/>
    <w:rsid w:val="0050112B"/>
    <w:rsid w:val="0050117B"/>
    <w:rsid w:val="00501744"/>
    <w:rsid w:val="00501D17"/>
    <w:rsid w:val="00501F34"/>
    <w:rsid w:val="0050370A"/>
    <w:rsid w:val="0050379C"/>
    <w:rsid w:val="00503B38"/>
    <w:rsid w:val="00503FE7"/>
    <w:rsid w:val="005049FF"/>
    <w:rsid w:val="00505222"/>
    <w:rsid w:val="00505EA9"/>
    <w:rsid w:val="00506319"/>
    <w:rsid w:val="00506394"/>
    <w:rsid w:val="00507B8E"/>
    <w:rsid w:val="00507F6E"/>
    <w:rsid w:val="005101D0"/>
    <w:rsid w:val="005107C0"/>
    <w:rsid w:val="00510E1A"/>
    <w:rsid w:val="00510E33"/>
    <w:rsid w:val="0051163B"/>
    <w:rsid w:val="00512DDE"/>
    <w:rsid w:val="00513F34"/>
    <w:rsid w:val="00514AB8"/>
    <w:rsid w:val="00515C29"/>
    <w:rsid w:val="00515C79"/>
    <w:rsid w:val="00515F5B"/>
    <w:rsid w:val="00516CF7"/>
    <w:rsid w:val="00517860"/>
    <w:rsid w:val="00517AB4"/>
    <w:rsid w:val="005201C7"/>
    <w:rsid w:val="00521315"/>
    <w:rsid w:val="00521494"/>
    <w:rsid w:val="00521BEA"/>
    <w:rsid w:val="00521CE0"/>
    <w:rsid w:val="00521D70"/>
    <w:rsid w:val="00522F6F"/>
    <w:rsid w:val="0052319C"/>
    <w:rsid w:val="00523A07"/>
    <w:rsid w:val="00523B90"/>
    <w:rsid w:val="00525096"/>
    <w:rsid w:val="00526754"/>
    <w:rsid w:val="00526ECC"/>
    <w:rsid w:val="005309E2"/>
    <w:rsid w:val="00532008"/>
    <w:rsid w:val="00532AE2"/>
    <w:rsid w:val="005333B9"/>
    <w:rsid w:val="005335E8"/>
    <w:rsid w:val="00533B72"/>
    <w:rsid w:val="00534534"/>
    <w:rsid w:val="00534CF5"/>
    <w:rsid w:val="00534D86"/>
    <w:rsid w:val="00535AE4"/>
    <w:rsid w:val="005365C0"/>
    <w:rsid w:val="00537D6B"/>
    <w:rsid w:val="00540665"/>
    <w:rsid w:val="00540AE4"/>
    <w:rsid w:val="005426BD"/>
    <w:rsid w:val="0054371B"/>
    <w:rsid w:val="00543ADA"/>
    <w:rsid w:val="00544649"/>
    <w:rsid w:val="005455D7"/>
    <w:rsid w:val="0054586B"/>
    <w:rsid w:val="005463A4"/>
    <w:rsid w:val="005468F2"/>
    <w:rsid w:val="00546B3B"/>
    <w:rsid w:val="00546C3C"/>
    <w:rsid w:val="00546CA0"/>
    <w:rsid w:val="005502B6"/>
    <w:rsid w:val="00550649"/>
    <w:rsid w:val="00550C03"/>
    <w:rsid w:val="00551605"/>
    <w:rsid w:val="005519DE"/>
    <w:rsid w:val="00551CE7"/>
    <w:rsid w:val="0055201A"/>
    <w:rsid w:val="00552212"/>
    <w:rsid w:val="00553089"/>
    <w:rsid w:val="00555200"/>
    <w:rsid w:val="00555312"/>
    <w:rsid w:val="00556642"/>
    <w:rsid w:val="00560183"/>
    <w:rsid w:val="00560306"/>
    <w:rsid w:val="00561A9E"/>
    <w:rsid w:val="005625F1"/>
    <w:rsid w:val="00562B0C"/>
    <w:rsid w:val="00564A32"/>
    <w:rsid w:val="00564BD0"/>
    <w:rsid w:val="00565B04"/>
    <w:rsid w:val="00565BCA"/>
    <w:rsid w:val="00565CCB"/>
    <w:rsid w:val="00566B14"/>
    <w:rsid w:val="00566D50"/>
    <w:rsid w:val="00570439"/>
    <w:rsid w:val="00570B0A"/>
    <w:rsid w:val="00570CC6"/>
    <w:rsid w:val="00572636"/>
    <w:rsid w:val="00572BF6"/>
    <w:rsid w:val="00572C56"/>
    <w:rsid w:val="00573A6B"/>
    <w:rsid w:val="00573AEB"/>
    <w:rsid w:val="00574098"/>
    <w:rsid w:val="005744B1"/>
    <w:rsid w:val="00576899"/>
    <w:rsid w:val="00576A9B"/>
    <w:rsid w:val="005772F7"/>
    <w:rsid w:val="00577C9D"/>
    <w:rsid w:val="00580A94"/>
    <w:rsid w:val="00580E98"/>
    <w:rsid w:val="00581972"/>
    <w:rsid w:val="0058216A"/>
    <w:rsid w:val="00582916"/>
    <w:rsid w:val="00582F86"/>
    <w:rsid w:val="0058305C"/>
    <w:rsid w:val="0058378B"/>
    <w:rsid w:val="0058399B"/>
    <w:rsid w:val="00583DC1"/>
    <w:rsid w:val="00584E0A"/>
    <w:rsid w:val="0058519B"/>
    <w:rsid w:val="00585CB8"/>
    <w:rsid w:val="00586A4E"/>
    <w:rsid w:val="00586DB8"/>
    <w:rsid w:val="00590ADA"/>
    <w:rsid w:val="00590E2A"/>
    <w:rsid w:val="0059124F"/>
    <w:rsid w:val="005912D8"/>
    <w:rsid w:val="00591428"/>
    <w:rsid w:val="00591DF3"/>
    <w:rsid w:val="005921F3"/>
    <w:rsid w:val="005922A9"/>
    <w:rsid w:val="00592789"/>
    <w:rsid w:val="00593323"/>
    <w:rsid w:val="00593519"/>
    <w:rsid w:val="005946D3"/>
    <w:rsid w:val="00594AF2"/>
    <w:rsid w:val="005953FB"/>
    <w:rsid w:val="00595D0B"/>
    <w:rsid w:val="0059660F"/>
    <w:rsid w:val="0059771E"/>
    <w:rsid w:val="00597B4E"/>
    <w:rsid w:val="00597B63"/>
    <w:rsid w:val="005A05C7"/>
    <w:rsid w:val="005A0713"/>
    <w:rsid w:val="005A0B65"/>
    <w:rsid w:val="005A11E8"/>
    <w:rsid w:val="005A1868"/>
    <w:rsid w:val="005A1B48"/>
    <w:rsid w:val="005A1BEF"/>
    <w:rsid w:val="005A2059"/>
    <w:rsid w:val="005A2DB1"/>
    <w:rsid w:val="005A2F40"/>
    <w:rsid w:val="005A3148"/>
    <w:rsid w:val="005A5814"/>
    <w:rsid w:val="005A5DD9"/>
    <w:rsid w:val="005A65EA"/>
    <w:rsid w:val="005A65F8"/>
    <w:rsid w:val="005A6BFB"/>
    <w:rsid w:val="005A745D"/>
    <w:rsid w:val="005A7E88"/>
    <w:rsid w:val="005B0192"/>
    <w:rsid w:val="005B032B"/>
    <w:rsid w:val="005B07D3"/>
    <w:rsid w:val="005B0C50"/>
    <w:rsid w:val="005B102E"/>
    <w:rsid w:val="005B1342"/>
    <w:rsid w:val="005B2F1D"/>
    <w:rsid w:val="005B4C96"/>
    <w:rsid w:val="005B4C9A"/>
    <w:rsid w:val="005B4FFD"/>
    <w:rsid w:val="005B517E"/>
    <w:rsid w:val="005B5FA9"/>
    <w:rsid w:val="005B606E"/>
    <w:rsid w:val="005B6D78"/>
    <w:rsid w:val="005B7B2B"/>
    <w:rsid w:val="005C02F8"/>
    <w:rsid w:val="005C0C33"/>
    <w:rsid w:val="005C0E12"/>
    <w:rsid w:val="005C2D0A"/>
    <w:rsid w:val="005C31A7"/>
    <w:rsid w:val="005C31D7"/>
    <w:rsid w:val="005C354B"/>
    <w:rsid w:val="005C38AC"/>
    <w:rsid w:val="005C3E12"/>
    <w:rsid w:val="005C3ED7"/>
    <w:rsid w:val="005C457B"/>
    <w:rsid w:val="005C493D"/>
    <w:rsid w:val="005C4B12"/>
    <w:rsid w:val="005C4C6D"/>
    <w:rsid w:val="005C4EEC"/>
    <w:rsid w:val="005C5658"/>
    <w:rsid w:val="005C58E1"/>
    <w:rsid w:val="005C608F"/>
    <w:rsid w:val="005C62EE"/>
    <w:rsid w:val="005C64F0"/>
    <w:rsid w:val="005C6D01"/>
    <w:rsid w:val="005C7224"/>
    <w:rsid w:val="005C79D0"/>
    <w:rsid w:val="005D02E4"/>
    <w:rsid w:val="005D0882"/>
    <w:rsid w:val="005D09D4"/>
    <w:rsid w:val="005D17E7"/>
    <w:rsid w:val="005D200C"/>
    <w:rsid w:val="005D2581"/>
    <w:rsid w:val="005D270F"/>
    <w:rsid w:val="005D2BF7"/>
    <w:rsid w:val="005D2C8B"/>
    <w:rsid w:val="005D2E5F"/>
    <w:rsid w:val="005D30B6"/>
    <w:rsid w:val="005D3B85"/>
    <w:rsid w:val="005D446A"/>
    <w:rsid w:val="005D4872"/>
    <w:rsid w:val="005D6061"/>
    <w:rsid w:val="005D6C6A"/>
    <w:rsid w:val="005D721E"/>
    <w:rsid w:val="005D73CA"/>
    <w:rsid w:val="005E0071"/>
    <w:rsid w:val="005E06DC"/>
    <w:rsid w:val="005E0C9D"/>
    <w:rsid w:val="005E1A68"/>
    <w:rsid w:val="005E1FA2"/>
    <w:rsid w:val="005E3970"/>
    <w:rsid w:val="005E3A9B"/>
    <w:rsid w:val="005E4FA2"/>
    <w:rsid w:val="005E53CD"/>
    <w:rsid w:val="005E67FD"/>
    <w:rsid w:val="005E74C9"/>
    <w:rsid w:val="005E77AE"/>
    <w:rsid w:val="005F0001"/>
    <w:rsid w:val="005F0A4C"/>
    <w:rsid w:val="005F12F7"/>
    <w:rsid w:val="005F1826"/>
    <w:rsid w:val="005F3182"/>
    <w:rsid w:val="005F3DAF"/>
    <w:rsid w:val="005F473A"/>
    <w:rsid w:val="005F4A79"/>
    <w:rsid w:val="005F510F"/>
    <w:rsid w:val="005F5DCD"/>
    <w:rsid w:val="005F6B46"/>
    <w:rsid w:val="005F77EF"/>
    <w:rsid w:val="0060005E"/>
    <w:rsid w:val="006007B2"/>
    <w:rsid w:val="00600AB4"/>
    <w:rsid w:val="00600B21"/>
    <w:rsid w:val="00600DE3"/>
    <w:rsid w:val="00600FA2"/>
    <w:rsid w:val="00600FE8"/>
    <w:rsid w:val="00601BD7"/>
    <w:rsid w:val="00601C4E"/>
    <w:rsid w:val="00601F0C"/>
    <w:rsid w:val="00602227"/>
    <w:rsid w:val="006025F3"/>
    <w:rsid w:val="00603750"/>
    <w:rsid w:val="00603B8B"/>
    <w:rsid w:val="00603BFB"/>
    <w:rsid w:val="006044B7"/>
    <w:rsid w:val="00604619"/>
    <w:rsid w:val="00604B4C"/>
    <w:rsid w:val="00605865"/>
    <w:rsid w:val="00605CB5"/>
    <w:rsid w:val="00605E18"/>
    <w:rsid w:val="00605E92"/>
    <w:rsid w:val="006061F7"/>
    <w:rsid w:val="00607B8B"/>
    <w:rsid w:val="00607C63"/>
    <w:rsid w:val="00610F99"/>
    <w:rsid w:val="0061122A"/>
    <w:rsid w:val="006115D2"/>
    <w:rsid w:val="00611D0A"/>
    <w:rsid w:val="006123C1"/>
    <w:rsid w:val="0061337B"/>
    <w:rsid w:val="0061394D"/>
    <w:rsid w:val="0061409F"/>
    <w:rsid w:val="006161F8"/>
    <w:rsid w:val="006168F9"/>
    <w:rsid w:val="006176BA"/>
    <w:rsid w:val="00617766"/>
    <w:rsid w:val="006204AB"/>
    <w:rsid w:val="006215E5"/>
    <w:rsid w:val="00621CF2"/>
    <w:rsid w:val="00622073"/>
    <w:rsid w:val="00622C3D"/>
    <w:rsid w:val="006236F6"/>
    <w:rsid w:val="00623E2C"/>
    <w:rsid w:val="00625225"/>
    <w:rsid w:val="0062575B"/>
    <w:rsid w:val="00626160"/>
    <w:rsid w:val="0062767B"/>
    <w:rsid w:val="00627AD9"/>
    <w:rsid w:val="00627E9D"/>
    <w:rsid w:val="00630C01"/>
    <w:rsid w:val="00631430"/>
    <w:rsid w:val="00631452"/>
    <w:rsid w:val="0063191C"/>
    <w:rsid w:val="00631F70"/>
    <w:rsid w:val="00632399"/>
    <w:rsid w:val="00632A32"/>
    <w:rsid w:val="00632A96"/>
    <w:rsid w:val="006331B2"/>
    <w:rsid w:val="00634460"/>
    <w:rsid w:val="00634EF0"/>
    <w:rsid w:val="0063528F"/>
    <w:rsid w:val="006355D5"/>
    <w:rsid w:val="006355D8"/>
    <w:rsid w:val="00635A73"/>
    <w:rsid w:val="00635EC7"/>
    <w:rsid w:val="006379B1"/>
    <w:rsid w:val="00640AC4"/>
    <w:rsid w:val="00640E3A"/>
    <w:rsid w:val="00640F98"/>
    <w:rsid w:val="00641536"/>
    <w:rsid w:val="0064242B"/>
    <w:rsid w:val="006430AB"/>
    <w:rsid w:val="006434AE"/>
    <w:rsid w:val="006447DB"/>
    <w:rsid w:val="0064502D"/>
    <w:rsid w:val="006456BA"/>
    <w:rsid w:val="00645706"/>
    <w:rsid w:val="00645CCB"/>
    <w:rsid w:val="0064618A"/>
    <w:rsid w:val="00646409"/>
    <w:rsid w:val="00646EAF"/>
    <w:rsid w:val="00647B5C"/>
    <w:rsid w:val="006500C6"/>
    <w:rsid w:val="00650652"/>
    <w:rsid w:val="00650AA1"/>
    <w:rsid w:val="00650E28"/>
    <w:rsid w:val="0065112E"/>
    <w:rsid w:val="0065282B"/>
    <w:rsid w:val="006546D8"/>
    <w:rsid w:val="00654AB8"/>
    <w:rsid w:val="00654C5F"/>
    <w:rsid w:val="00655104"/>
    <w:rsid w:val="00655DD8"/>
    <w:rsid w:val="00657208"/>
    <w:rsid w:val="00657B96"/>
    <w:rsid w:val="00657C89"/>
    <w:rsid w:val="00657FDD"/>
    <w:rsid w:val="006608E1"/>
    <w:rsid w:val="00661E6D"/>
    <w:rsid w:val="00662C3A"/>
    <w:rsid w:val="00662EC4"/>
    <w:rsid w:val="00662F0B"/>
    <w:rsid w:val="0066372E"/>
    <w:rsid w:val="00663B1E"/>
    <w:rsid w:val="00665FB3"/>
    <w:rsid w:val="006673EC"/>
    <w:rsid w:val="00667C86"/>
    <w:rsid w:val="00670174"/>
    <w:rsid w:val="00670560"/>
    <w:rsid w:val="00670A62"/>
    <w:rsid w:val="00670E4D"/>
    <w:rsid w:val="006712BD"/>
    <w:rsid w:val="0067147E"/>
    <w:rsid w:val="006714C0"/>
    <w:rsid w:val="00671FCA"/>
    <w:rsid w:val="006725B5"/>
    <w:rsid w:val="00673060"/>
    <w:rsid w:val="0067315B"/>
    <w:rsid w:val="00673D7D"/>
    <w:rsid w:val="006755E0"/>
    <w:rsid w:val="00675B32"/>
    <w:rsid w:val="00676A20"/>
    <w:rsid w:val="00677FAB"/>
    <w:rsid w:val="00680400"/>
    <w:rsid w:val="00681DF2"/>
    <w:rsid w:val="00682AFF"/>
    <w:rsid w:val="00682EA1"/>
    <w:rsid w:val="00683BD7"/>
    <w:rsid w:val="00683D4B"/>
    <w:rsid w:val="00684940"/>
    <w:rsid w:val="00686DA8"/>
    <w:rsid w:val="00686FC9"/>
    <w:rsid w:val="0068734B"/>
    <w:rsid w:val="00687419"/>
    <w:rsid w:val="00687A1C"/>
    <w:rsid w:val="00690CED"/>
    <w:rsid w:val="0069134E"/>
    <w:rsid w:val="00694130"/>
    <w:rsid w:val="00694E5F"/>
    <w:rsid w:val="006959F7"/>
    <w:rsid w:val="00696683"/>
    <w:rsid w:val="00696E07"/>
    <w:rsid w:val="00697ED5"/>
    <w:rsid w:val="00697EF4"/>
    <w:rsid w:val="006A0675"/>
    <w:rsid w:val="006A127F"/>
    <w:rsid w:val="006A12CD"/>
    <w:rsid w:val="006A13DC"/>
    <w:rsid w:val="006A1533"/>
    <w:rsid w:val="006A1566"/>
    <w:rsid w:val="006A1CB2"/>
    <w:rsid w:val="006A1EAF"/>
    <w:rsid w:val="006A2421"/>
    <w:rsid w:val="006A2851"/>
    <w:rsid w:val="006A2F4A"/>
    <w:rsid w:val="006A3424"/>
    <w:rsid w:val="006A4047"/>
    <w:rsid w:val="006A41BE"/>
    <w:rsid w:val="006A5561"/>
    <w:rsid w:val="006A650D"/>
    <w:rsid w:val="006A6951"/>
    <w:rsid w:val="006A6AF2"/>
    <w:rsid w:val="006A7347"/>
    <w:rsid w:val="006A742C"/>
    <w:rsid w:val="006A79E5"/>
    <w:rsid w:val="006B081A"/>
    <w:rsid w:val="006B242D"/>
    <w:rsid w:val="006B28E4"/>
    <w:rsid w:val="006B2D1C"/>
    <w:rsid w:val="006B33D7"/>
    <w:rsid w:val="006B3E04"/>
    <w:rsid w:val="006B4167"/>
    <w:rsid w:val="006B47C8"/>
    <w:rsid w:val="006B4AD2"/>
    <w:rsid w:val="006B67B0"/>
    <w:rsid w:val="006B708B"/>
    <w:rsid w:val="006B785D"/>
    <w:rsid w:val="006B7B2D"/>
    <w:rsid w:val="006C06E9"/>
    <w:rsid w:val="006C25C1"/>
    <w:rsid w:val="006C2860"/>
    <w:rsid w:val="006C2BA0"/>
    <w:rsid w:val="006C323F"/>
    <w:rsid w:val="006C33A9"/>
    <w:rsid w:val="006C364A"/>
    <w:rsid w:val="006C3F24"/>
    <w:rsid w:val="006C5569"/>
    <w:rsid w:val="006C56FC"/>
    <w:rsid w:val="006C5954"/>
    <w:rsid w:val="006C595E"/>
    <w:rsid w:val="006C69FC"/>
    <w:rsid w:val="006C7134"/>
    <w:rsid w:val="006C71AE"/>
    <w:rsid w:val="006D0354"/>
    <w:rsid w:val="006D0905"/>
    <w:rsid w:val="006D1185"/>
    <w:rsid w:val="006D162E"/>
    <w:rsid w:val="006D1733"/>
    <w:rsid w:val="006D1CEE"/>
    <w:rsid w:val="006D2846"/>
    <w:rsid w:val="006D354E"/>
    <w:rsid w:val="006D4432"/>
    <w:rsid w:val="006D4622"/>
    <w:rsid w:val="006D4B03"/>
    <w:rsid w:val="006D50DF"/>
    <w:rsid w:val="006D5CD0"/>
    <w:rsid w:val="006D61B8"/>
    <w:rsid w:val="006E027D"/>
    <w:rsid w:val="006E0A51"/>
    <w:rsid w:val="006E2649"/>
    <w:rsid w:val="006E28DE"/>
    <w:rsid w:val="006E307A"/>
    <w:rsid w:val="006E310A"/>
    <w:rsid w:val="006E31E1"/>
    <w:rsid w:val="006E32C7"/>
    <w:rsid w:val="006E3387"/>
    <w:rsid w:val="006E33A5"/>
    <w:rsid w:val="006E3488"/>
    <w:rsid w:val="006E3D2E"/>
    <w:rsid w:val="006E40A2"/>
    <w:rsid w:val="006E4FCF"/>
    <w:rsid w:val="006E5564"/>
    <w:rsid w:val="006E5C23"/>
    <w:rsid w:val="006E5CA0"/>
    <w:rsid w:val="006E69D7"/>
    <w:rsid w:val="006E6CA0"/>
    <w:rsid w:val="006E6DC0"/>
    <w:rsid w:val="006E6E5D"/>
    <w:rsid w:val="006F0883"/>
    <w:rsid w:val="006F1833"/>
    <w:rsid w:val="006F1DCE"/>
    <w:rsid w:val="006F1F62"/>
    <w:rsid w:val="006F1F84"/>
    <w:rsid w:val="006F3806"/>
    <w:rsid w:val="006F46D0"/>
    <w:rsid w:val="006F6059"/>
    <w:rsid w:val="006F61AB"/>
    <w:rsid w:val="006F6C0E"/>
    <w:rsid w:val="00701B82"/>
    <w:rsid w:val="00702E70"/>
    <w:rsid w:val="00702EFA"/>
    <w:rsid w:val="00703326"/>
    <w:rsid w:val="00703449"/>
    <w:rsid w:val="007045B9"/>
    <w:rsid w:val="00705C6A"/>
    <w:rsid w:val="00705E8F"/>
    <w:rsid w:val="00710497"/>
    <w:rsid w:val="007105BF"/>
    <w:rsid w:val="00710FB6"/>
    <w:rsid w:val="007110E9"/>
    <w:rsid w:val="0071125D"/>
    <w:rsid w:val="007118D0"/>
    <w:rsid w:val="00711DAA"/>
    <w:rsid w:val="00713FA2"/>
    <w:rsid w:val="0071407F"/>
    <w:rsid w:val="00714136"/>
    <w:rsid w:val="00716BFA"/>
    <w:rsid w:val="00717271"/>
    <w:rsid w:val="007204A1"/>
    <w:rsid w:val="007204DB"/>
    <w:rsid w:val="007207CA"/>
    <w:rsid w:val="00720ABB"/>
    <w:rsid w:val="00720AD7"/>
    <w:rsid w:val="00720E59"/>
    <w:rsid w:val="007210D2"/>
    <w:rsid w:val="007210D8"/>
    <w:rsid w:val="00721CB0"/>
    <w:rsid w:val="00722D18"/>
    <w:rsid w:val="00724B38"/>
    <w:rsid w:val="00725813"/>
    <w:rsid w:val="00725E11"/>
    <w:rsid w:val="00725E1B"/>
    <w:rsid w:val="00726272"/>
    <w:rsid w:val="007276F2"/>
    <w:rsid w:val="00727B37"/>
    <w:rsid w:val="00731C40"/>
    <w:rsid w:val="007322A7"/>
    <w:rsid w:val="00733C41"/>
    <w:rsid w:val="007347AD"/>
    <w:rsid w:val="00734C13"/>
    <w:rsid w:val="0073559E"/>
    <w:rsid w:val="007360F3"/>
    <w:rsid w:val="007361BB"/>
    <w:rsid w:val="007373ED"/>
    <w:rsid w:val="007408FA"/>
    <w:rsid w:val="00740C60"/>
    <w:rsid w:val="00740D04"/>
    <w:rsid w:val="00741F41"/>
    <w:rsid w:val="00742F45"/>
    <w:rsid w:val="0074388D"/>
    <w:rsid w:val="00743E8A"/>
    <w:rsid w:val="00744EE3"/>
    <w:rsid w:val="00745906"/>
    <w:rsid w:val="00745C7D"/>
    <w:rsid w:val="00745D9A"/>
    <w:rsid w:val="00746A52"/>
    <w:rsid w:val="00746DD9"/>
    <w:rsid w:val="00746FE8"/>
    <w:rsid w:val="007472B5"/>
    <w:rsid w:val="00747695"/>
    <w:rsid w:val="00747A21"/>
    <w:rsid w:val="00747BF3"/>
    <w:rsid w:val="007508F9"/>
    <w:rsid w:val="00750CF1"/>
    <w:rsid w:val="00750D6E"/>
    <w:rsid w:val="0075144C"/>
    <w:rsid w:val="007517A6"/>
    <w:rsid w:val="0075183D"/>
    <w:rsid w:val="007518C8"/>
    <w:rsid w:val="00752281"/>
    <w:rsid w:val="007522EF"/>
    <w:rsid w:val="00752894"/>
    <w:rsid w:val="007534E3"/>
    <w:rsid w:val="007536F0"/>
    <w:rsid w:val="00753765"/>
    <w:rsid w:val="0075488E"/>
    <w:rsid w:val="00754D5C"/>
    <w:rsid w:val="0075513C"/>
    <w:rsid w:val="0075660B"/>
    <w:rsid w:val="0075744E"/>
    <w:rsid w:val="00757771"/>
    <w:rsid w:val="00757C2F"/>
    <w:rsid w:val="00760C21"/>
    <w:rsid w:val="00760F6F"/>
    <w:rsid w:val="0076220A"/>
    <w:rsid w:val="00762A4C"/>
    <w:rsid w:val="00762EB5"/>
    <w:rsid w:val="00763E97"/>
    <w:rsid w:val="00764F9C"/>
    <w:rsid w:val="00765468"/>
    <w:rsid w:val="0076617E"/>
    <w:rsid w:val="00766286"/>
    <w:rsid w:val="007669FD"/>
    <w:rsid w:val="00766ED6"/>
    <w:rsid w:val="00767E90"/>
    <w:rsid w:val="00767F57"/>
    <w:rsid w:val="00770562"/>
    <w:rsid w:val="0077067F"/>
    <w:rsid w:val="0077089C"/>
    <w:rsid w:val="00770903"/>
    <w:rsid w:val="007711AB"/>
    <w:rsid w:val="00772775"/>
    <w:rsid w:val="007728DB"/>
    <w:rsid w:val="007734BD"/>
    <w:rsid w:val="00773902"/>
    <w:rsid w:val="00773B72"/>
    <w:rsid w:val="00774304"/>
    <w:rsid w:val="00774615"/>
    <w:rsid w:val="00776E23"/>
    <w:rsid w:val="007809FA"/>
    <w:rsid w:val="00781E38"/>
    <w:rsid w:val="007833DB"/>
    <w:rsid w:val="007837AD"/>
    <w:rsid w:val="00783B0F"/>
    <w:rsid w:val="007844D7"/>
    <w:rsid w:val="00784626"/>
    <w:rsid w:val="00785C77"/>
    <w:rsid w:val="00785E5A"/>
    <w:rsid w:val="0078608A"/>
    <w:rsid w:val="00786241"/>
    <w:rsid w:val="00786C49"/>
    <w:rsid w:val="00786F3E"/>
    <w:rsid w:val="007878A8"/>
    <w:rsid w:val="007918A1"/>
    <w:rsid w:val="007919FB"/>
    <w:rsid w:val="00792493"/>
    <w:rsid w:val="00792CBC"/>
    <w:rsid w:val="00794D13"/>
    <w:rsid w:val="00794FBA"/>
    <w:rsid w:val="00795940"/>
    <w:rsid w:val="007967EC"/>
    <w:rsid w:val="00796DC1"/>
    <w:rsid w:val="007A1611"/>
    <w:rsid w:val="007A181D"/>
    <w:rsid w:val="007A1F06"/>
    <w:rsid w:val="007A3253"/>
    <w:rsid w:val="007A4218"/>
    <w:rsid w:val="007A4357"/>
    <w:rsid w:val="007A44D9"/>
    <w:rsid w:val="007A711C"/>
    <w:rsid w:val="007A79C0"/>
    <w:rsid w:val="007B04CA"/>
    <w:rsid w:val="007B0B23"/>
    <w:rsid w:val="007B0D7B"/>
    <w:rsid w:val="007B0DB9"/>
    <w:rsid w:val="007B104A"/>
    <w:rsid w:val="007B1608"/>
    <w:rsid w:val="007B1691"/>
    <w:rsid w:val="007B1FEF"/>
    <w:rsid w:val="007B2B27"/>
    <w:rsid w:val="007B2FF6"/>
    <w:rsid w:val="007B35E3"/>
    <w:rsid w:val="007B4967"/>
    <w:rsid w:val="007B4CA7"/>
    <w:rsid w:val="007C0F6E"/>
    <w:rsid w:val="007C1191"/>
    <w:rsid w:val="007C146D"/>
    <w:rsid w:val="007C32FC"/>
    <w:rsid w:val="007C4030"/>
    <w:rsid w:val="007C476C"/>
    <w:rsid w:val="007C4CC5"/>
    <w:rsid w:val="007C4ECA"/>
    <w:rsid w:val="007C554E"/>
    <w:rsid w:val="007C5567"/>
    <w:rsid w:val="007C5ACF"/>
    <w:rsid w:val="007C600D"/>
    <w:rsid w:val="007C622C"/>
    <w:rsid w:val="007C6720"/>
    <w:rsid w:val="007C689A"/>
    <w:rsid w:val="007C758A"/>
    <w:rsid w:val="007D0BB1"/>
    <w:rsid w:val="007D0F63"/>
    <w:rsid w:val="007D102B"/>
    <w:rsid w:val="007D2B0E"/>
    <w:rsid w:val="007D2C5C"/>
    <w:rsid w:val="007D4297"/>
    <w:rsid w:val="007D4E2C"/>
    <w:rsid w:val="007D5445"/>
    <w:rsid w:val="007E01D9"/>
    <w:rsid w:val="007E09F6"/>
    <w:rsid w:val="007E0CBE"/>
    <w:rsid w:val="007E1C97"/>
    <w:rsid w:val="007E2D03"/>
    <w:rsid w:val="007E2D9C"/>
    <w:rsid w:val="007E31E6"/>
    <w:rsid w:val="007E325B"/>
    <w:rsid w:val="007E3353"/>
    <w:rsid w:val="007E3520"/>
    <w:rsid w:val="007E474D"/>
    <w:rsid w:val="007E4C5F"/>
    <w:rsid w:val="007E4CFB"/>
    <w:rsid w:val="007E52F2"/>
    <w:rsid w:val="007E5348"/>
    <w:rsid w:val="007E5595"/>
    <w:rsid w:val="007E77E7"/>
    <w:rsid w:val="007E7E9B"/>
    <w:rsid w:val="007E7FE7"/>
    <w:rsid w:val="007F06DB"/>
    <w:rsid w:val="007F0869"/>
    <w:rsid w:val="007F0FF1"/>
    <w:rsid w:val="007F1CF8"/>
    <w:rsid w:val="007F2E48"/>
    <w:rsid w:val="007F30A8"/>
    <w:rsid w:val="007F34C7"/>
    <w:rsid w:val="007F3DA0"/>
    <w:rsid w:val="007F4958"/>
    <w:rsid w:val="007F5753"/>
    <w:rsid w:val="007F57FA"/>
    <w:rsid w:val="007F6754"/>
    <w:rsid w:val="007F6A53"/>
    <w:rsid w:val="007F6B26"/>
    <w:rsid w:val="007F6C8F"/>
    <w:rsid w:val="007F7D69"/>
    <w:rsid w:val="00800FAF"/>
    <w:rsid w:val="00801521"/>
    <w:rsid w:val="00801E89"/>
    <w:rsid w:val="00801FFA"/>
    <w:rsid w:val="0080293F"/>
    <w:rsid w:val="00802E83"/>
    <w:rsid w:val="008054AD"/>
    <w:rsid w:val="0080639E"/>
    <w:rsid w:val="0080734C"/>
    <w:rsid w:val="00807635"/>
    <w:rsid w:val="00810073"/>
    <w:rsid w:val="00810357"/>
    <w:rsid w:val="0081057D"/>
    <w:rsid w:val="00810651"/>
    <w:rsid w:val="00810B26"/>
    <w:rsid w:val="00810CCB"/>
    <w:rsid w:val="0081234E"/>
    <w:rsid w:val="00812474"/>
    <w:rsid w:val="00812AB8"/>
    <w:rsid w:val="00812BE7"/>
    <w:rsid w:val="00813449"/>
    <w:rsid w:val="00813A09"/>
    <w:rsid w:val="008149EC"/>
    <w:rsid w:val="00814B9F"/>
    <w:rsid w:val="008156E8"/>
    <w:rsid w:val="00816152"/>
    <w:rsid w:val="00816B01"/>
    <w:rsid w:val="00817A29"/>
    <w:rsid w:val="00820783"/>
    <w:rsid w:val="00821689"/>
    <w:rsid w:val="008225AC"/>
    <w:rsid w:val="00824FE8"/>
    <w:rsid w:val="0082589D"/>
    <w:rsid w:val="00825980"/>
    <w:rsid w:val="00825CE8"/>
    <w:rsid w:val="00825FB8"/>
    <w:rsid w:val="00826396"/>
    <w:rsid w:val="00826850"/>
    <w:rsid w:val="00826D88"/>
    <w:rsid w:val="008271F2"/>
    <w:rsid w:val="00827533"/>
    <w:rsid w:val="00827743"/>
    <w:rsid w:val="00827C51"/>
    <w:rsid w:val="00830DE0"/>
    <w:rsid w:val="008310F2"/>
    <w:rsid w:val="0083198F"/>
    <w:rsid w:val="008323C4"/>
    <w:rsid w:val="00832756"/>
    <w:rsid w:val="00833029"/>
    <w:rsid w:val="008337F5"/>
    <w:rsid w:val="00834381"/>
    <w:rsid w:val="00834F1E"/>
    <w:rsid w:val="00835259"/>
    <w:rsid w:val="00835AC8"/>
    <w:rsid w:val="00835CB4"/>
    <w:rsid w:val="00835EA1"/>
    <w:rsid w:val="00837692"/>
    <w:rsid w:val="0083797A"/>
    <w:rsid w:val="0084060D"/>
    <w:rsid w:val="0084081F"/>
    <w:rsid w:val="00841E46"/>
    <w:rsid w:val="008426AE"/>
    <w:rsid w:val="00842A7E"/>
    <w:rsid w:val="00842E94"/>
    <w:rsid w:val="0084472A"/>
    <w:rsid w:val="00844B39"/>
    <w:rsid w:val="00844B8B"/>
    <w:rsid w:val="008451C8"/>
    <w:rsid w:val="00845744"/>
    <w:rsid w:val="00846892"/>
    <w:rsid w:val="008468DD"/>
    <w:rsid w:val="0084797D"/>
    <w:rsid w:val="00850401"/>
    <w:rsid w:val="0085079F"/>
    <w:rsid w:val="00852228"/>
    <w:rsid w:val="008522E2"/>
    <w:rsid w:val="0085235B"/>
    <w:rsid w:val="00852ADC"/>
    <w:rsid w:val="00854EE1"/>
    <w:rsid w:val="00855782"/>
    <w:rsid w:val="00855DF0"/>
    <w:rsid w:val="00855FA6"/>
    <w:rsid w:val="00856CC9"/>
    <w:rsid w:val="00856EC4"/>
    <w:rsid w:val="00857E7C"/>
    <w:rsid w:val="008607B3"/>
    <w:rsid w:val="00860F41"/>
    <w:rsid w:val="00862598"/>
    <w:rsid w:val="00862B56"/>
    <w:rsid w:val="00862DE7"/>
    <w:rsid w:val="00862F84"/>
    <w:rsid w:val="0086377D"/>
    <w:rsid w:val="0086389C"/>
    <w:rsid w:val="00863A41"/>
    <w:rsid w:val="00863DA4"/>
    <w:rsid w:val="00863E1F"/>
    <w:rsid w:val="00864303"/>
    <w:rsid w:val="00864C9D"/>
    <w:rsid w:val="0086515C"/>
    <w:rsid w:val="00865C50"/>
    <w:rsid w:val="00865F0D"/>
    <w:rsid w:val="00866983"/>
    <w:rsid w:val="00866A25"/>
    <w:rsid w:val="00866C40"/>
    <w:rsid w:val="008671AB"/>
    <w:rsid w:val="00867404"/>
    <w:rsid w:val="008679CF"/>
    <w:rsid w:val="0087032D"/>
    <w:rsid w:val="0087070B"/>
    <w:rsid w:val="0087124F"/>
    <w:rsid w:val="00871A1A"/>
    <w:rsid w:val="00872125"/>
    <w:rsid w:val="00873A05"/>
    <w:rsid w:val="00873DF7"/>
    <w:rsid w:val="008740CE"/>
    <w:rsid w:val="00875204"/>
    <w:rsid w:val="008765DE"/>
    <w:rsid w:val="00876D00"/>
    <w:rsid w:val="00876F17"/>
    <w:rsid w:val="0088090D"/>
    <w:rsid w:val="00880C66"/>
    <w:rsid w:val="00881D16"/>
    <w:rsid w:val="00882467"/>
    <w:rsid w:val="008827DD"/>
    <w:rsid w:val="00882A0F"/>
    <w:rsid w:val="00882CE0"/>
    <w:rsid w:val="00882DA7"/>
    <w:rsid w:val="00884D29"/>
    <w:rsid w:val="008854A6"/>
    <w:rsid w:val="008868D2"/>
    <w:rsid w:val="00886CAF"/>
    <w:rsid w:val="00887FB1"/>
    <w:rsid w:val="00890134"/>
    <w:rsid w:val="00891255"/>
    <w:rsid w:val="008919ED"/>
    <w:rsid w:val="008920CF"/>
    <w:rsid w:val="0089252C"/>
    <w:rsid w:val="00893570"/>
    <w:rsid w:val="0089388E"/>
    <w:rsid w:val="00894250"/>
    <w:rsid w:val="0089486D"/>
    <w:rsid w:val="008949BF"/>
    <w:rsid w:val="0089530E"/>
    <w:rsid w:val="008954A2"/>
    <w:rsid w:val="008957C4"/>
    <w:rsid w:val="00895D0D"/>
    <w:rsid w:val="00896016"/>
    <w:rsid w:val="0089662D"/>
    <w:rsid w:val="008977B9"/>
    <w:rsid w:val="0089784A"/>
    <w:rsid w:val="008978AA"/>
    <w:rsid w:val="008A31CD"/>
    <w:rsid w:val="008A326D"/>
    <w:rsid w:val="008A4233"/>
    <w:rsid w:val="008A433A"/>
    <w:rsid w:val="008A435C"/>
    <w:rsid w:val="008A613F"/>
    <w:rsid w:val="008A6235"/>
    <w:rsid w:val="008A69D5"/>
    <w:rsid w:val="008A73BE"/>
    <w:rsid w:val="008A7AD7"/>
    <w:rsid w:val="008B165B"/>
    <w:rsid w:val="008B272D"/>
    <w:rsid w:val="008B36E9"/>
    <w:rsid w:val="008B3B49"/>
    <w:rsid w:val="008B40D9"/>
    <w:rsid w:val="008B4E51"/>
    <w:rsid w:val="008B5B0C"/>
    <w:rsid w:val="008B6478"/>
    <w:rsid w:val="008B7872"/>
    <w:rsid w:val="008B7FD0"/>
    <w:rsid w:val="008C0558"/>
    <w:rsid w:val="008C07D1"/>
    <w:rsid w:val="008C148F"/>
    <w:rsid w:val="008C15AB"/>
    <w:rsid w:val="008C2A8B"/>
    <w:rsid w:val="008C2C4B"/>
    <w:rsid w:val="008C34A4"/>
    <w:rsid w:val="008C3C03"/>
    <w:rsid w:val="008C5752"/>
    <w:rsid w:val="008C577D"/>
    <w:rsid w:val="008C66FE"/>
    <w:rsid w:val="008C6D90"/>
    <w:rsid w:val="008C7196"/>
    <w:rsid w:val="008D0400"/>
    <w:rsid w:val="008D069D"/>
    <w:rsid w:val="008D07EE"/>
    <w:rsid w:val="008D099F"/>
    <w:rsid w:val="008D2CD5"/>
    <w:rsid w:val="008D2EAE"/>
    <w:rsid w:val="008D33D1"/>
    <w:rsid w:val="008D41C7"/>
    <w:rsid w:val="008D4D69"/>
    <w:rsid w:val="008D6071"/>
    <w:rsid w:val="008D672D"/>
    <w:rsid w:val="008D6FC1"/>
    <w:rsid w:val="008D7CDB"/>
    <w:rsid w:val="008E01C5"/>
    <w:rsid w:val="008E072E"/>
    <w:rsid w:val="008E183D"/>
    <w:rsid w:val="008E2940"/>
    <w:rsid w:val="008E33F7"/>
    <w:rsid w:val="008E4D8D"/>
    <w:rsid w:val="008F1206"/>
    <w:rsid w:val="008F15D0"/>
    <w:rsid w:val="008F2E6D"/>
    <w:rsid w:val="008F345A"/>
    <w:rsid w:val="008F3E56"/>
    <w:rsid w:val="008F3FDC"/>
    <w:rsid w:val="008F666E"/>
    <w:rsid w:val="008F6A4B"/>
    <w:rsid w:val="008F7840"/>
    <w:rsid w:val="008F7A66"/>
    <w:rsid w:val="00900806"/>
    <w:rsid w:val="00900C73"/>
    <w:rsid w:val="00901FB6"/>
    <w:rsid w:val="009028B9"/>
    <w:rsid w:val="00902D6D"/>
    <w:rsid w:val="00903B2C"/>
    <w:rsid w:val="00904508"/>
    <w:rsid w:val="009047A5"/>
    <w:rsid w:val="00904B32"/>
    <w:rsid w:val="00904DF4"/>
    <w:rsid w:val="00904FD3"/>
    <w:rsid w:val="00905782"/>
    <w:rsid w:val="009063AA"/>
    <w:rsid w:val="00910B24"/>
    <w:rsid w:val="00910B9B"/>
    <w:rsid w:val="00910E74"/>
    <w:rsid w:val="009119CC"/>
    <w:rsid w:val="00911CA9"/>
    <w:rsid w:val="00911FA9"/>
    <w:rsid w:val="00912245"/>
    <w:rsid w:val="009134A7"/>
    <w:rsid w:val="009134FA"/>
    <w:rsid w:val="0091380C"/>
    <w:rsid w:val="00913B0C"/>
    <w:rsid w:val="00913EDF"/>
    <w:rsid w:val="00913F2F"/>
    <w:rsid w:val="009173F1"/>
    <w:rsid w:val="00920CDF"/>
    <w:rsid w:val="00920DAE"/>
    <w:rsid w:val="009211D3"/>
    <w:rsid w:val="0092146B"/>
    <w:rsid w:val="009214CB"/>
    <w:rsid w:val="009228BA"/>
    <w:rsid w:val="009237A2"/>
    <w:rsid w:val="00924CB6"/>
    <w:rsid w:val="00925045"/>
    <w:rsid w:val="00926449"/>
    <w:rsid w:val="009268FE"/>
    <w:rsid w:val="009276C0"/>
    <w:rsid w:val="009276E6"/>
    <w:rsid w:val="00927B09"/>
    <w:rsid w:val="009308F1"/>
    <w:rsid w:val="00931062"/>
    <w:rsid w:val="009314CF"/>
    <w:rsid w:val="0093392A"/>
    <w:rsid w:val="009349E0"/>
    <w:rsid w:val="00934FC9"/>
    <w:rsid w:val="0093627B"/>
    <w:rsid w:val="00937239"/>
    <w:rsid w:val="00937316"/>
    <w:rsid w:val="00937905"/>
    <w:rsid w:val="0094028B"/>
    <w:rsid w:val="009408AB"/>
    <w:rsid w:val="009412DF"/>
    <w:rsid w:val="00941D88"/>
    <w:rsid w:val="009421EB"/>
    <w:rsid w:val="00942363"/>
    <w:rsid w:val="009425EF"/>
    <w:rsid w:val="009443BB"/>
    <w:rsid w:val="00944536"/>
    <w:rsid w:val="00944931"/>
    <w:rsid w:val="00944D94"/>
    <w:rsid w:val="00944E21"/>
    <w:rsid w:val="00945ABD"/>
    <w:rsid w:val="009461A8"/>
    <w:rsid w:val="00946D50"/>
    <w:rsid w:val="00946E0D"/>
    <w:rsid w:val="00946E2C"/>
    <w:rsid w:val="00947636"/>
    <w:rsid w:val="009518BF"/>
    <w:rsid w:val="00951F08"/>
    <w:rsid w:val="00952C41"/>
    <w:rsid w:val="00953916"/>
    <w:rsid w:val="00953D85"/>
    <w:rsid w:val="009553D3"/>
    <w:rsid w:val="00955425"/>
    <w:rsid w:val="00955479"/>
    <w:rsid w:val="00955E17"/>
    <w:rsid w:val="00956EE3"/>
    <w:rsid w:val="0095706B"/>
    <w:rsid w:val="00957E32"/>
    <w:rsid w:val="00960AEE"/>
    <w:rsid w:val="00961078"/>
    <w:rsid w:val="00961E18"/>
    <w:rsid w:val="00961F53"/>
    <w:rsid w:val="0096271F"/>
    <w:rsid w:val="009628CB"/>
    <w:rsid w:val="00962FF9"/>
    <w:rsid w:val="00963324"/>
    <w:rsid w:val="009635B4"/>
    <w:rsid w:val="00965CB8"/>
    <w:rsid w:val="009663E7"/>
    <w:rsid w:val="00970648"/>
    <w:rsid w:val="00970D0D"/>
    <w:rsid w:val="00971971"/>
    <w:rsid w:val="00973675"/>
    <w:rsid w:val="00973CA6"/>
    <w:rsid w:val="00974B47"/>
    <w:rsid w:val="009754DD"/>
    <w:rsid w:val="00975519"/>
    <w:rsid w:val="00975EF1"/>
    <w:rsid w:val="00976D95"/>
    <w:rsid w:val="009773C7"/>
    <w:rsid w:val="0098105D"/>
    <w:rsid w:val="009810F1"/>
    <w:rsid w:val="0098125A"/>
    <w:rsid w:val="00982AAF"/>
    <w:rsid w:val="00982BE6"/>
    <w:rsid w:val="00982EBF"/>
    <w:rsid w:val="00982EDC"/>
    <w:rsid w:val="00982FC1"/>
    <w:rsid w:val="0098427A"/>
    <w:rsid w:val="009842E0"/>
    <w:rsid w:val="009848C0"/>
    <w:rsid w:val="00985828"/>
    <w:rsid w:val="009860A8"/>
    <w:rsid w:val="00987D87"/>
    <w:rsid w:val="00990070"/>
    <w:rsid w:val="00990865"/>
    <w:rsid w:val="009908BB"/>
    <w:rsid w:val="00991B53"/>
    <w:rsid w:val="00991FD7"/>
    <w:rsid w:val="00992A42"/>
    <w:rsid w:val="00992CB0"/>
    <w:rsid w:val="0099325D"/>
    <w:rsid w:val="00993C40"/>
    <w:rsid w:val="00994D23"/>
    <w:rsid w:val="009957E5"/>
    <w:rsid w:val="00996159"/>
    <w:rsid w:val="009963E5"/>
    <w:rsid w:val="00996E44"/>
    <w:rsid w:val="00997BF4"/>
    <w:rsid w:val="00997EE1"/>
    <w:rsid w:val="009A05CD"/>
    <w:rsid w:val="009A1D3A"/>
    <w:rsid w:val="009A1D81"/>
    <w:rsid w:val="009A2247"/>
    <w:rsid w:val="009A226E"/>
    <w:rsid w:val="009A2E24"/>
    <w:rsid w:val="009A310B"/>
    <w:rsid w:val="009A3797"/>
    <w:rsid w:val="009A427F"/>
    <w:rsid w:val="009A5C0A"/>
    <w:rsid w:val="009A5DD3"/>
    <w:rsid w:val="009A5F27"/>
    <w:rsid w:val="009A7B8B"/>
    <w:rsid w:val="009B0955"/>
    <w:rsid w:val="009B0F56"/>
    <w:rsid w:val="009B15D1"/>
    <w:rsid w:val="009B1745"/>
    <w:rsid w:val="009B1BFB"/>
    <w:rsid w:val="009B3E9E"/>
    <w:rsid w:val="009B5566"/>
    <w:rsid w:val="009B6BF0"/>
    <w:rsid w:val="009B7D34"/>
    <w:rsid w:val="009C09A2"/>
    <w:rsid w:val="009C107B"/>
    <w:rsid w:val="009C2395"/>
    <w:rsid w:val="009C2633"/>
    <w:rsid w:val="009C2835"/>
    <w:rsid w:val="009C3630"/>
    <w:rsid w:val="009C4BDD"/>
    <w:rsid w:val="009C6ED2"/>
    <w:rsid w:val="009D0D6F"/>
    <w:rsid w:val="009D112F"/>
    <w:rsid w:val="009D2849"/>
    <w:rsid w:val="009D3EE0"/>
    <w:rsid w:val="009D41E3"/>
    <w:rsid w:val="009D543C"/>
    <w:rsid w:val="009D5C09"/>
    <w:rsid w:val="009D5E43"/>
    <w:rsid w:val="009D6A4A"/>
    <w:rsid w:val="009D7540"/>
    <w:rsid w:val="009D790D"/>
    <w:rsid w:val="009E070C"/>
    <w:rsid w:val="009E2937"/>
    <w:rsid w:val="009E3BBE"/>
    <w:rsid w:val="009E4BB5"/>
    <w:rsid w:val="009E4E5E"/>
    <w:rsid w:val="009E4F21"/>
    <w:rsid w:val="009E5224"/>
    <w:rsid w:val="009E553B"/>
    <w:rsid w:val="009E614B"/>
    <w:rsid w:val="009E676A"/>
    <w:rsid w:val="009E73BF"/>
    <w:rsid w:val="009E7715"/>
    <w:rsid w:val="009E7A6E"/>
    <w:rsid w:val="009F02C9"/>
    <w:rsid w:val="009F057C"/>
    <w:rsid w:val="009F0C07"/>
    <w:rsid w:val="009F10A0"/>
    <w:rsid w:val="009F19D6"/>
    <w:rsid w:val="009F209B"/>
    <w:rsid w:val="009F3EC0"/>
    <w:rsid w:val="009F4209"/>
    <w:rsid w:val="009F4CE5"/>
    <w:rsid w:val="009F529D"/>
    <w:rsid w:val="009F590A"/>
    <w:rsid w:val="009F5CC4"/>
    <w:rsid w:val="009F7206"/>
    <w:rsid w:val="009F7948"/>
    <w:rsid w:val="00A0045B"/>
    <w:rsid w:val="00A00BB5"/>
    <w:rsid w:val="00A01209"/>
    <w:rsid w:val="00A01DF7"/>
    <w:rsid w:val="00A02B6F"/>
    <w:rsid w:val="00A04B0E"/>
    <w:rsid w:val="00A04DC5"/>
    <w:rsid w:val="00A0686A"/>
    <w:rsid w:val="00A06982"/>
    <w:rsid w:val="00A071E0"/>
    <w:rsid w:val="00A07943"/>
    <w:rsid w:val="00A07D62"/>
    <w:rsid w:val="00A07EE1"/>
    <w:rsid w:val="00A1072E"/>
    <w:rsid w:val="00A10D2D"/>
    <w:rsid w:val="00A11591"/>
    <w:rsid w:val="00A11861"/>
    <w:rsid w:val="00A11DD6"/>
    <w:rsid w:val="00A131DF"/>
    <w:rsid w:val="00A13613"/>
    <w:rsid w:val="00A13D35"/>
    <w:rsid w:val="00A146A4"/>
    <w:rsid w:val="00A1526F"/>
    <w:rsid w:val="00A15E1B"/>
    <w:rsid w:val="00A21363"/>
    <w:rsid w:val="00A2136E"/>
    <w:rsid w:val="00A2175D"/>
    <w:rsid w:val="00A21A5C"/>
    <w:rsid w:val="00A21B72"/>
    <w:rsid w:val="00A21E8A"/>
    <w:rsid w:val="00A220FA"/>
    <w:rsid w:val="00A22220"/>
    <w:rsid w:val="00A22314"/>
    <w:rsid w:val="00A23847"/>
    <w:rsid w:val="00A24BBF"/>
    <w:rsid w:val="00A26F48"/>
    <w:rsid w:val="00A2719C"/>
    <w:rsid w:val="00A279C2"/>
    <w:rsid w:val="00A27AB5"/>
    <w:rsid w:val="00A306CF"/>
    <w:rsid w:val="00A30D60"/>
    <w:rsid w:val="00A31752"/>
    <w:rsid w:val="00A31E51"/>
    <w:rsid w:val="00A33832"/>
    <w:rsid w:val="00A33E27"/>
    <w:rsid w:val="00A3560B"/>
    <w:rsid w:val="00A36735"/>
    <w:rsid w:val="00A3747E"/>
    <w:rsid w:val="00A37BA8"/>
    <w:rsid w:val="00A4023E"/>
    <w:rsid w:val="00A4025A"/>
    <w:rsid w:val="00A403C2"/>
    <w:rsid w:val="00A405D9"/>
    <w:rsid w:val="00A41BD9"/>
    <w:rsid w:val="00A42298"/>
    <w:rsid w:val="00A4282C"/>
    <w:rsid w:val="00A42B47"/>
    <w:rsid w:val="00A43C8B"/>
    <w:rsid w:val="00A43D21"/>
    <w:rsid w:val="00A441C3"/>
    <w:rsid w:val="00A441DE"/>
    <w:rsid w:val="00A44B37"/>
    <w:rsid w:val="00A45734"/>
    <w:rsid w:val="00A467F7"/>
    <w:rsid w:val="00A46C9E"/>
    <w:rsid w:val="00A46DE1"/>
    <w:rsid w:val="00A4761D"/>
    <w:rsid w:val="00A476C7"/>
    <w:rsid w:val="00A47944"/>
    <w:rsid w:val="00A47FA1"/>
    <w:rsid w:val="00A5258C"/>
    <w:rsid w:val="00A525C4"/>
    <w:rsid w:val="00A5367C"/>
    <w:rsid w:val="00A53982"/>
    <w:rsid w:val="00A53B5B"/>
    <w:rsid w:val="00A5428E"/>
    <w:rsid w:val="00A544E8"/>
    <w:rsid w:val="00A55C2C"/>
    <w:rsid w:val="00A55D00"/>
    <w:rsid w:val="00A55F7E"/>
    <w:rsid w:val="00A57388"/>
    <w:rsid w:val="00A578BB"/>
    <w:rsid w:val="00A57F4C"/>
    <w:rsid w:val="00A60574"/>
    <w:rsid w:val="00A612CB"/>
    <w:rsid w:val="00A62A53"/>
    <w:rsid w:val="00A6337D"/>
    <w:rsid w:val="00A63EEB"/>
    <w:rsid w:val="00A6428D"/>
    <w:rsid w:val="00A6542D"/>
    <w:rsid w:val="00A65B5C"/>
    <w:rsid w:val="00A65CBB"/>
    <w:rsid w:val="00A66182"/>
    <w:rsid w:val="00A6757D"/>
    <w:rsid w:val="00A67FF7"/>
    <w:rsid w:val="00A701B8"/>
    <w:rsid w:val="00A70F10"/>
    <w:rsid w:val="00A7116A"/>
    <w:rsid w:val="00A71235"/>
    <w:rsid w:val="00A73292"/>
    <w:rsid w:val="00A73C84"/>
    <w:rsid w:val="00A7459B"/>
    <w:rsid w:val="00A75060"/>
    <w:rsid w:val="00A75316"/>
    <w:rsid w:val="00A75803"/>
    <w:rsid w:val="00A76B8F"/>
    <w:rsid w:val="00A778D7"/>
    <w:rsid w:val="00A815D9"/>
    <w:rsid w:val="00A81668"/>
    <w:rsid w:val="00A82105"/>
    <w:rsid w:val="00A840AB"/>
    <w:rsid w:val="00A84358"/>
    <w:rsid w:val="00A84867"/>
    <w:rsid w:val="00A84B8F"/>
    <w:rsid w:val="00A85156"/>
    <w:rsid w:val="00A8695C"/>
    <w:rsid w:val="00A8712F"/>
    <w:rsid w:val="00A8721C"/>
    <w:rsid w:val="00A87F28"/>
    <w:rsid w:val="00A90141"/>
    <w:rsid w:val="00A902F0"/>
    <w:rsid w:val="00A910B1"/>
    <w:rsid w:val="00A916AB"/>
    <w:rsid w:val="00A925E0"/>
    <w:rsid w:val="00A92958"/>
    <w:rsid w:val="00A94065"/>
    <w:rsid w:val="00A9479B"/>
    <w:rsid w:val="00A969D7"/>
    <w:rsid w:val="00A97C2A"/>
    <w:rsid w:val="00A97F25"/>
    <w:rsid w:val="00A97FAD"/>
    <w:rsid w:val="00AA0516"/>
    <w:rsid w:val="00AA0A22"/>
    <w:rsid w:val="00AA100D"/>
    <w:rsid w:val="00AA14EC"/>
    <w:rsid w:val="00AA22D0"/>
    <w:rsid w:val="00AA27B8"/>
    <w:rsid w:val="00AA2C63"/>
    <w:rsid w:val="00AA36A5"/>
    <w:rsid w:val="00AA3B80"/>
    <w:rsid w:val="00AA413B"/>
    <w:rsid w:val="00AA49A8"/>
    <w:rsid w:val="00AA566E"/>
    <w:rsid w:val="00AA58D7"/>
    <w:rsid w:val="00AA5F8A"/>
    <w:rsid w:val="00AA673F"/>
    <w:rsid w:val="00AA6C9A"/>
    <w:rsid w:val="00AA6F84"/>
    <w:rsid w:val="00AA6FE0"/>
    <w:rsid w:val="00AA7627"/>
    <w:rsid w:val="00AA77B5"/>
    <w:rsid w:val="00AA7CC9"/>
    <w:rsid w:val="00AB1323"/>
    <w:rsid w:val="00AB196E"/>
    <w:rsid w:val="00AB2CFC"/>
    <w:rsid w:val="00AB3323"/>
    <w:rsid w:val="00AB3D09"/>
    <w:rsid w:val="00AB4B9C"/>
    <w:rsid w:val="00AB50CC"/>
    <w:rsid w:val="00AB5B1C"/>
    <w:rsid w:val="00AB6189"/>
    <w:rsid w:val="00AB68C1"/>
    <w:rsid w:val="00AB6933"/>
    <w:rsid w:val="00AB6C3A"/>
    <w:rsid w:val="00AB6C90"/>
    <w:rsid w:val="00AB7528"/>
    <w:rsid w:val="00AC0045"/>
    <w:rsid w:val="00AC0482"/>
    <w:rsid w:val="00AC0C42"/>
    <w:rsid w:val="00AC0F8E"/>
    <w:rsid w:val="00AC2683"/>
    <w:rsid w:val="00AC335C"/>
    <w:rsid w:val="00AC49DF"/>
    <w:rsid w:val="00AC4B5F"/>
    <w:rsid w:val="00AC5873"/>
    <w:rsid w:val="00AC594B"/>
    <w:rsid w:val="00AC61FD"/>
    <w:rsid w:val="00AD1B2D"/>
    <w:rsid w:val="00AD2E00"/>
    <w:rsid w:val="00AD3B47"/>
    <w:rsid w:val="00AD44D1"/>
    <w:rsid w:val="00AD4AED"/>
    <w:rsid w:val="00AD4CA0"/>
    <w:rsid w:val="00AD5244"/>
    <w:rsid w:val="00AD5692"/>
    <w:rsid w:val="00AD5F41"/>
    <w:rsid w:val="00AD685E"/>
    <w:rsid w:val="00AD7CD9"/>
    <w:rsid w:val="00AD7EB2"/>
    <w:rsid w:val="00AE152A"/>
    <w:rsid w:val="00AE1544"/>
    <w:rsid w:val="00AE1610"/>
    <w:rsid w:val="00AE1FF3"/>
    <w:rsid w:val="00AE2CF3"/>
    <w:rsid w:val="00AE2E49"/>
    <w:rsid w:val="00AE4673"/>
    <w:rsid w:val="00AE5262"/>
    <w:rsid w:val="00AE62A0"/>
    <w:rsid w:val="00AE7D75"/>
    <w:rsid w:val="00AF02BB"/>
    <w:rsid w:val="00AF02FB"/>
    <w:rsid w:val="00AF2501"/>
    <w:rsid w:val="00AF27E1"/>
    <w:rsid w:val="00AF3A68"/>
    <w:rsid w:val="00AF41D4"/>
    <w:rsid w:val="00AF499D"/>
    <w:rsid w:val="00AF5F20"/>
    <w:rsid w:val="00B012D2"/>
    <w:rsid w:val="00B01417"/>
    <w:rsid w:val="00B01571"/>
    <w:rsid w:val="00B01686"/>
    <w:rsid w:val="00B020CB"/>
    <w:rsid w:val="00B02261"/>
    <w:rsid w:val="00B03375"/>
    <w:rsid w:val="00B0369E"/>
    <w:rsid w:val="00B043A6"/>
    <w:rsid w:val="00B0447A"/>
    <w:rsid w:val="00B04534"/>
    <w:rsid w:val="00B04F50"/>
    <w:rsid w:val="00B056F4"/>
    <w:rsid w:val="00B05B43"/>
    <w:rsid w:val="00B05F21"/>
    <w:rsid w:val="00B06065"/>
    <w:rsid w:val="00B06122"/>
    <w:rsid w:val="00B06528"/>
    <w:rsid w:val="00B0664C"/>
    <w:rsid w:val="00B06663"/>
    <w:rsid w:val="00B06C56"/>
    <w:rsid w:val="00B073D5"/>
    <w:rsid w:val="00B07C1D"/>
    <w:rsid w:val="00B1109A"/>
    <w:rsid w:val="00B12E9C"/>
    <w:rsid w:val="00B12FCD"/>
    <w:rsid w:val="00B1431D"/>
    <w:rsid w:val="00B15193"/>
    <w:rsid w:val="00B1555E"/>
    <w:rsid w:val="00B15A29"/>
    <w:rsid w:val="00B16792"/>
    <w:rsid w:val="00B16840"/>
    <w:rsid w:val="00B16E34"/>
    <w:rsid w:val="00B17611"/>
    <w:rsid w:val="00B20766"/>
    <w:rsid w:val="00B20F38"/>
    <w:rsid w:val="00B21F76"/>
    <w:rsid w:val="00B22B64"/>
    <w:rsid w:val="00B22BAE"/>
    <w:rsid w:val="00B234E4"/>
    <w:rsid w:val="00B2367C"/>
    <w:rsid w:val="00B23C03"/>
    <w:rsid w:val="00B23FCF"/>
    <w:rsid w:val="00B246B9"/>
    <w:rsid w:val="00B24AB6"/>
    <w:rsid w:val="00B24D23"/>
    <w:rsid w:val="00B263A2"/>
    <w:rsid w:val="00B27B66"/>
    <w:rsid w:val="00B30BE4"/>
    <w:rsid w:val="00B30F2F"/>
    <w:rsid w:val="00B3236D"/>
    <w:rsid w:val="00B323A2"/>
    <w:rsid w:val="00B3291F"/>
    <w:rsid w:val="00B342C8"/>
    <w:rsid w:val="00B34A3C"/>
    <w:rsid w:val="00B35408"/>
    <w:rsid w:val="00B356E6"/>
    <w:rsid w:val="00B35BF2"/>
    <w:rsid w:val="00B35F44"/>
    <w:rsid w:val="00B40805"/>
    <w:rsid w:val="00B4100F"/>
    <w:rsid w:val="00B41EDC"/>
    <w:rsid w:val="00B41FA9"/>
    <w:rsid w:val="00B436E2"/>
    <w:rsid w:val="00B441E6"/>
    <w:rsid w:val="00B44A9A"/>
    <w:rsid w:val="00B44E16"/>
    <w:rsid w:val="00B458C7"/>
    <w:rsid w:val="00B458E5"/>
    <w:rsid w:val="00B45B91"/>
    <w:rsid w:val="00B45D3C"/>
    <w:rsid w:val="00B45F7E"/>
    <w:rsid w:val="00B47BEA"/>
    <w:rsid w:val="00B47E9B"/>
    <w:rsid w:val="00B5021D"/>
    <w:rsid w:val="00B50643"/>
    <w:rsid w:val="00B52831"/>
    <w:rsid w:val="00B52E1E"/>
    <w:rsid w:val="00B55326"/>
    <w:rsid w:val="00B55DC7"/>
    <w:rsid w:val="00B568E2"/>
    <w:rsid w:val="00B57410"/>
    <w:rsid w:val="00B57598"/>
    <w:rsid w:val="00B57F13"/>
    <w:rsid w:val="00B601AD"/>
    <w:rsid w:val="00B60502"/>
    <w:rsid w:val="00B60667"/>
    <w:rsid w:val="00B60A5E"/>
    <w:rsid w:val="00B60B03"/>
    <w:rsid w:val="00B61E50"/>
    <w:rsid w:val="00B62B28"/>
    <w:rsid w:val="00B62C6D"/>
    <w:rsid w:val="00B63D50"/>
    <w:rsid w:val="00B63D86"/>
    <w:rsid w:val="00B63E11"/>
    <w:rsid w:val="00B64317"/>
    <w:rsid w:val="00B65CA0"/>
    <w:rsid w:val="00B6613F"/>
    <w:rsid w:val="00B669C1"/>
    <w:rsid w:val="00B66A90"/>
    <w:rsid w:val="00B67838"/>
    <w:rsid w:val="00B70D42"/>
    <w:rsid w:val="00B711EC"/>
    <w:rsid w:val="00B71351"/>
    <w:rsid w:val="00B71D85"/>
    <w:rsid w:val="00B73F91"/>
    <w:rsid w:val="00B74097"/>
    <w:rsid w:val="00B74314"/>
    <w:rsid w:val="00B75D94"/>
    <w:rsid w:val="00B760CA"/>
    <w:rsid w:val="00B7670D"/>
    <w:rsid w:val="00B76780"/>
    <w:rsid w:val="00B76C35"/>
    <w:rsid w:val="00B76CDD"/>
    <w:rsid w:val="00B76D7F"/>
    <w:rsid w:val="00B771BF"/>
    <w:rsid w:val="00B773C4"/>
    <w:rsid w:val="00B77F07"/>
    <w:rsid w:val="00B80A02"/>
    <w:rsid w:val="00B81509"/>
    <w:rsid w:val="00B8172C"/>
    <w:rsid w:val="00B81E6D"/>
    <w:rsid w:val="00B82B64"/>
    <w:rsid w:val="00B82EF2"/>
    <w:rsid w:val="00B838F3"/>
    <w:rsid w:val="00B83F23"/>
    <w:rsid w:val="00B84126"/>
    <w:rsid w:val="00B84140"/>
    <w:rsid w:val="00B843FD"/>
    <w:rsid w:val="00B84884"/>
    <w:rsid w:val="00B85671"/>
    <w:rsid w:val="00B856CB"/>
    <w:rsid w:val="00B85C3F"/>
    <w:rsid w:val="00B87055"/>
    <w:rsid w:val="00B870CD"/>
    <w:rsid w:val="00B87387"/>
    <w:rsid w:val="00B878E4"/>
    <w:rsid w:val="00B900F6"/>
    <w:rsid w:val="00B905BD"/>
    <w:rsid w:val="00B90971"/>
    <w:rsid w:val="00B90B4A"/>
    <w:rsid w:val="00B90DC8"/>
    <w:rsid w:val="00B914CB"/>
    <w:rsid w:val="00B920EC"/>
    <w:rsid w:val="00B92366"/>
    <w:rsid w:val="00B9245D"/>
    <w:rsid w:val="00B92700"/>
    <w:rsid w:val="00B9290B"/>
    <w:rsid w:val="00B92CD0"/>
    <w:rsid w:val="00B92E06"/>
    <w:rsid w:val="00B93144"/>
    <w:rsid w:val="00B93B95"/>
    <w:rsid w:val="00B94586"/>
    <w:rsid w:val="00B94614"/>
    <w:rsid w:val="00B94E83"/>
    <w:rsid w:val="00B966D7"/>
    <w:rsid w:val="00B96C1B"/>
    <w:rsid w:val="00B9761A"/>
    <w:rsid w:val="00B97832"/>
    <w:rsid w:val="00BA212C"/>
    <w:rsid w:val="00BA22D5"/>
    <w:rsid w:val="00BA2A8F"/>
    <w:rsid w:val="00BA3215"/>
    <w:rsid w:val="00BA41D0"/>
    <w:rsid w:val="00BA439A"/>
    <w:rsid w:val="00BA6981"/>
    <w:rsid w:val="00BA6FAF"/>
    <w:rsid w:val="00BA79C9"/>
    <w:rsid w:val="00BA79CA"/>
    <w:rsid w:val="00BB077C"/>
    <w:rsid w:val="00BB091D"/>
    <w:rsid w:val="00BB0E65"/>
    <w:rsid w:val="00BB21F2"/>
    <w:rsid w:val="00BB28E2"/>
    <w:rsid w:val="00BB3CC1"/>
    <w:rsid w:val="00BB3E4D"/>
    <w:rsid w:val="00BB3FA9"/>
    <w:rsid w:val="00BB4336"/>
    <w:rsid w:val="00BB47E4"/>
    <w:rsid w:val="00BB4ADE"/>
    <w:rsid w:val="00BB4D77"/>
    <w:rsid w:val="00BB5090"/>
    <w:rsid w:val="00BB5736"/>
    <w:rsid w:val="00BB691E"/>
    <w:rsid w:val="00BB694B"/>
    <w:rsid w:val="00BB6AC3"/>
    <w:rsid w:val="00BB7EA1"/>
    <w:rsid w:val="00BC1E13"/>
    <w:rsid w:val="00BC20C5"/>
    <w:rsid w:val="00BC2A26"/>
    <w:rsid w:val="00BC362D"/>
    <w:rsid w:val="00BC3923"/>
    <w:rsid w:val="00BC4897"/>
    <w:rsid w:val="00BC4996"/>
    <w:rsid w:val="00BC5124"/>
    <w:rsid w:val="00BC56D5"/>
    <w:rsid w:val="00BC5E2C"/>
    <w:rsid w:val="00BC61CD"/>
    <w:rsid w:val="00BC6609"/>
    <w:rsid w:val="00BC664D"/>
    <w:rsid w:val="00BC6FD2"/>
    <w:rsid w:val="00BD0528"/>
    <w:rsid w:val="00BD0CD4"/>
    <w:rsid w:val="00BD13BF"/>
    <w:rsid w:val="00BD26B9"/>
    <w:rsid w:val="00BD2795"/>
    <w:rsid w:val="00BD55C0"/>
    <w:rsid w:val="00BD56CB"/>
    <w:rsid w:val="00BD630F"/>
    <w:rsid w:val="00BD7069"/>
    <w:rsid w:val="00BD72C5"/>
    <w:rsid w:val="00BD7D71"/>
    <w:rsid w:val="00BE0499"/>
    <w:rsid w:val="00BE1BFB"/>
    <w:rsid w:val="00BE1EC6"/>
    <w:rsid w:val="00BE34B4"/>
    <w:rsid w:val="00BE3877"/>
    <w:rsid w:val="00BE5685"/>
    <w:rsid w:val="00BE6A2C"/>
    <w:rsid w:val="00BE70E9"/>
    <w:rsid w:val="00BE7ECB"/>
    <w:rsid w:val="00BF3911"/>
    <w:rsid w:val="00BF3C4B"/>
    <w:rsid w:val="00BF3EC0"/>
    <w:rsid w:val="00BF433D"/>
    <w:rsid w:val="00BF4A75"/>
    <w:rsid w:val="00BF4C1B"/>
    <w:rsid w:val="00BF4FDA"/>
    <w:rsid w:val="00BF5551"/>
    <w:rsid w:val="00BF60E7"/>
    <w:rsid w:val="00BF6714"/>
    <w:rsid w:val="00BF7242"/>
    <w:rsid w:val="00C0032A"/>
    <w:rsid w:val="00C007C7"/>
    <w:rsid w:val="00C008C0"/>
    <w:rsid w:val="00C017B9"/>
    <w:rsid w:val="00C017E3"/>
    <w:rsid w:val="00C018FF"/>
    <w:rsid w:val="00C01C0C"/>
    <w:rsid w:val="00C02AB0"/>
    <w:rsid w:val="00C03006"/>
    <w:rsid w:val="00C03442"/>
    <w:rsid w:val="00C04509"/>
    <w:rsid w:val="00C056E1"/>
    <w:rsid w:val="00C05CC0"/>
    <w:rsid w:val="00C0653C"/>
    <w:rsid w:val="00C06B24"/>
    <w:rsid w:val="00C07210"/>
    <w:rsid w:val="00C07C08"/>
    <w:rsid w:val="00C10170"/>
    <w:rsid w:val="00C10807"/>
    <w:rsid w:val="00C10C80"/>
    <w:rsid w:val="00C113A0"/>
    <w:rsid w:val="00C11ABF"/>
    <w:rsid w:val="00C11AD6"/>
    <w:rsid w:val="00C11EC0"/>
    <w:rsid w:val="00C1328C"/>
    <w:rsid w:val="00C13A1B"/>
    <w:rsid w:val="00C13F37"/>
    <w:rsid w:val="00C149AC"/>
    <w:rsid w:val="00C14AE8"/>
    <w:rsid w:val="00C14DF1"/>
    <w:rsid w:val="00C15268"/>
    <w:rsid w:val="00C15B67"/>
    <w:rsid w:val="00C1614A"/>
    <w:rsid w:val="00C16403"/>
    <w:rsid w:val="00C17B97"/>
    <w:rsid w:val="00C201C2"/>
    <w:rsid w:val="00C20846"/>
    <w:rsid w:val="00C20A92"/>
    <w:rsid w:val="00C21A07"/>
    <w:rsid w:val="00C228A5"/>
    <w:rsid w:val="00C23B2C"/>
    <w:rsid w:val="00C241AA"/>
    <w:rsid w:val="00C24F43"/>
    <w:rsid w:val="00C25836"/>
    <w:rsid w:val="00C262CD"/>
    <w:rsid w:val="00C27379"/>
    <w:rsid w:val="00C309BB"/>
    <w:rsid w:val="00C30CCC"/>
    <w:rsid w:val="00C31018"/>
    <w:rsid w:val="00C31656"/>
    <w:rsid w:val="00C3180C"/>
    <w:rsid w:val="00C31AC3"/>
    <w:rsid w:val="00C32BE2"/>
    <w:rsid w:val="00C32EAD"/>
    <w:rsid w:val="00C34755"/>
    <w:rsid w:val="00C34FBF"/>
    <w:rsid w:val="00C35C37"/>
    <w:rsid w:val="00C35F64"/>
    <w:rsid w:val="00C36193"/>
    <w:rsid w:val="00C36AB2"/>
    <w:rsid w:val="00C37343"/>
    <w:rsid w:val="00C40318"/>
    <w:rsid w:val="00C40A8E"/>
    <w:rsid w:val="00C40AD7"/>
    <w:rsid w:val="00C40F7C"/>
    <w:rsid w:val="00C41255"/>
    <w:rsid w:val="00C41809"/>
    <w:rsid w:val="00C4186D"/>
    <w:rsid w:val="00C42C43"/>
    <w:rsid w:val="00C42EB7"/>
    <w:rsid w:val="00C432F6"/>
    <w:rsid w:val="00C43D32"/>
    <w:rsid w:val="00C44223"/>
    <w:rsid w:val="00C443AF"/>
    <w:rsid w:val="00C454F7"/>
    <w:rsid w:val="00C45C21"/>
    <w:rsid w:val="00C45CDF"/>
    <w:rsid w:val="00C464E3"/>
    <w:rsid w:val="00C46BE0"/>
    <w:rsid w:val="00C47A8C"/>
    <w:rsid w:val="00C47C40"/>
    <w:rsid w:val="00C50133"/>
    <w:rsid w:val="00C504DC"/>
    <w:rsid w:val="00C50659"/>
    <w:rsid w:val="00C51755"/>
    <w:rsid w:val="00C51794"/>
    <w:rsid w:val="00C519AE"/>
    <w:rsid w:val="00C51BD5"/>
    <w:rsid w:val="00C51E6C"/>
    <w:rsid w:val="00C52555"/>
    <w:rsid w:val="00C52FCB"/>
    <w:rsid w:val="00C5367A"/>
    <w:rsid w:val="00C53948"/>
    <w:rsid w:val="00C54280"/>
    <w:rsid w:val="00C545F0"/>
    <w:rsid w:val="00C54B91"/>
    <w:rsid w:val="00C55AD1"/>
    <w:rsid w:val="00C55C76"/>
    <w:rsid w:val="00C565B6"/>
    <w:rsid w:val="00C6008B"/>
    <w:rsid w:val="00C60CC6"/>
    <w:rsid w:val="00C61508"/>
    <w:rsid w:val="00C61EFD"/>
    <w:rsid w:val="00C6299B"/>
    <w:rsid w:val="00C62B54"/>
    <w:rsid w:val="00C62C35"/>
    <w:rsid w:val="00C65105"/>
    <w:rsid w:val="00C65601"/>
    <w:rsid w:val="00C65CB0"/>
    <w:rsid w:val="00C65CED"/>
    <w:rsid w:val="00C66268"/>
    <w:rsid w:val="00C6694B"/>
    <w:rsid w:val="00C67344"/>
    <w:rsid w:val="00C6766E"/>
    <w:rsid w:val="00C676E7"/>
    <w:rsid w:val="00C70189"/>
    <w:rsid w:val="00C70BC3"/>
    <w:rsid w:val="00C70EFD"/>
    <w:rsid w:val="00C70F93"/>
    <w:rsid w:val="00C71DA9"/>
    <w:rsid w:val="00C71E87"/>
    <w:rsid w:val="00C725A3"/>
    <w:rsid w:val="00C72BD7"/>
    <w:rsid w:val="00C72CA9"/>
    <w:rsid w:val="00C734ED"/>
    <w:rsid w:val="00C738D0"/>
    <w:rsid w:val="00C740B0"/>
    <w:rsid w:val="00C747AB"/>
    <w:rsid w:val="00C74D9B"/>
    <w:rsid w:val="00C74F51"/>
    <w:rsid w:val="00C75008"/>
    <w:rsid w:val="00C758A6"/>
    <w:rsid w:val="00C75DC6"/>
    <w:rsid w:val="00C76247"/>
    <w:rsid w:val="00C76812"/>
    <w:rsid w:val="00C776E0"/>
    <w:rsid w:val="00C80D87"/>
    <w:rsid w:val="00C81D97"/>
    <w:rsid w:val="00C82C37"/>
    <w:rsid w:val="00C82F00"/>
    <w:rsid w:val="00C83206"/>
    <w:rsid w:val="00C8398B"/>
    <w:rsid w:val="00C85BD6"/>
    <w:rsid w:val="00C85FAB"/>
    <w:rsid w:val="00C87693"/>
    <w:rsid w:val="00C87B16"/>
    <w:rsid w:val="00C90120"/>
    <w:rsid w:val="00C9104D"/>
    <w:rsid w:val="00C911A7"/>
    <w:rsid w:val="00C91806"/>
    <w:rsid w:val="00C918B7"/>
    <w:rsid w:val="00C919CC"/>
    <w:rsid w:val="00C91A8C"/>
    <w:rsid w:val="00C921BD"/>
    <w:rsid w:val="00C9251F"/>
    <w:rsid w:val="00C92717"/>
    <w:rsid w:val="00C92726"/>
    <w:rsid w:val="00C9336A"/>
    <w:rsid w:val="00C94622"/>
    <w:rsid w:val="00C95585"/>
    <w:rsid w:val="00C96181"/>
    <w:rsid w:val="00C97BEA"/>
    <w:rsid w:val="00C97C47"/>
    <w:rsid w:val="00CA0DA9"/>
    <w:rsid w:val="00CA1A5E"/>
    <w:rsid w:val="00CA1F43"/>
    <w:rsid w:val="00CA2D61"/>
    <w:rsid w:val="00CA5490"/>
    <w:rsid w:val="00CA5988"/>
    <w:rsid w:val="00CA5E35"/>
    <w:rsid w:val="00CA5FB0"/>
    <w:rsid w:val="00CA642C"/>
    <w:rsid w:val="00CA663A"/>
    <w:rsid w:val="00CA66D3"/>
    <w:rsid w:val="00CA68F1"/>
    <w:rsid w:val="00CA77E2"/>
    <w:rsid w:val="00CB047B"/>
    <w:rsid w:val="00CB1477"/>
    <w:rsid w:val="00CB1808"/>
    <w:rsid w:val="00CB1D56"/>
    <w:rsid w:val="00CB3833"/>
    <w:rsid w:val="00CB45B7"/>
    <w:rsid w:val="00CB469D"/>
    <w:rsid w:val="00CB5167"/>
    <w:rsid w:val="00CB51A2"/>
    <w:rsid w:val="00CB5752"/>
    <w:rsid w:val="00CB5BA1"/>
    <w:rsid w:val="00CB5FE4"/>
    <w:rsid w:val="00CB6D5C"/>
    <w:rsid w:val="00CB7003"/>
    <w:rsid w:val="00CB7377"/>
    <w:rsid w:val="00CB7428"/>
    <w:rsid w:val="00CC27DD"/>
    <w:rsid w:val="00CC3189"/>
    <w:rsid w:val="00CC3AA3"/>
    <w:rsid w:val="00CC3B76"/>
    <w:rsid w:val="00CC4F27"/>
    <w:rsid w:val="00CC5170"/>
    <w:rsid w:val="00CC5264"/>
    <w:rsid w:val="00CC56F4"/>
    <w:rsid w:val="00CC5AE5"/>
    <w:rsid w:val="00CC5AFC"/>
    <w:rsid w:val="00CC7B20"/>
    <w:rsid w:val="00CD16CC"/>
    <w:rsid w:val="00CD19E9"/>
    <w:rsid w:val="00CD2AD8"/>
    <w:rsid w:val="00CD2DB1"/>
    <w:rsid w:val="00CD421A"/>
    <w:rsid w:val="00CD428D"/>
    <w:rsid w:val="00CD4E62"/>
    <w:rsid w:val="00CD5211"/>
    <w:rsid w:val="00CD5B0D"/>
    <w:rsid w:val="00CD69D9"/>
    <w:rsid w:val="00CD6BAB"/>
    <w:rsid w:val="00CD6D38"/>
    <w:rsid w:val="00CD7E05"/>
    <w:rsid w:val="00CE04D1"/>
    <w:rsid w:val="00CE1DFB"/>
    <w:rsid w:val="00CE1F72"/>
    <w:rsid w:val="00CE2313"/>
    <w:rsid w:val="00CE23E4"/>
    <w:rsid w:val="00CE295F"/>
    <w:rsid w:val="00CE511D"/>
    <w:rsid w:val="00CE6E52"/>
    <w:rsid w:val="00CE73FF"/>
    <w:rsid w:val="00CE7E2A"/>
    <w:rsid w:val="00CF0AAE"/>
    <w:rsid w:val="00CF13F0"/>
    <w:rsid w:val="00CF14EC"/>
    <w:rsid w:val="00CF1597"/>
    <w:rsid w:val="00CF1BB2"/>
    <w:rsid w:val="00CF1CE6"/>
    <w:rsid w:val="00CF1E6A"/>
    <w:rsid w:val="00CF30FE"/>
    <w:rsid w:val="00CF3333"/>
    <w:rsid w:val="00CF40FA"/>
    <w:rsid w:val="00CF4983"/>
    <w:rsid w:val="00CF558A"/>
    <w:rsid w:val="00CF6EF7"/>
    <w:rsid w:val="00CF7618"/>
    <w:rsid w:val="00D0010C"/>
    <w:rsid w:val="00D004A8"/>
    <w:rsid w:val="00D004AC"/>
    <w:rsid w:val="00D00AED"/>
    <w:rsid w:val="00D0136E"/>
    <w:rsid w:val="00D02D46"/>
    <w:rsid w:val="00D03806"/>
    <w:rsid w:val="00D03F1D"/>
    <w:rsid w:val="00D050A4"/>
    <w:rsid w:val="00D0528A"/>
    <w:rsid w:val="00D05342"/>
    <w:rsid w:val="00D05F0E"/>
    <w:rsid w:val="00D06849"/>
    <w:rsid w:val="00D103A6"/>
    <w:rsid w:val="00D10EE3"/>
    <w:rsid w:val="00D1200B"/>
    <w:rsid w:val="00D120F5"/>
    <w:rsid w:val="00D1216B"/>
    <w:rsid w:val="00D12297"/>
    <w:rsid w:val="00D135DA"/>
    <w:rsid w:val="00D14524"/>
    <w:rsid w:val="00D158C2"/>
    <w:rsid w:val="00D17F1B"/>
    <w:rsid w:val="00D20298"/>
    <w:rsid w:val="00D204C1"/>
    <w:rsid w:val="00D2140E"/>
    <w:rsid w:val="00D2221A"/>
    <w:rsid w:val="00D22E7F"/>
    <w:rsid w:val="00D23CA2"/>
    <w:rsid w:val="00D23FC5"/>
    <w:rsid w:val="00D244CF"/>
    <w:rsid w:val="00D2452E"/>
    <w:rsid w:val="00D24F28"/>
    <w:rsid w:val="00D2679F"/>
    <w:rsid w:val="00D26AA1"/>
    <w:rsid w:val="00D30590"/>
    <w:rsid w:val="00D30C1D"/>
    <w:rsid w:val="00D3103D"/>
    <w:rsid w:val="00D31B74"/>
    <w:rsid w:val="00D31BD5"/>
    <w:rsid w:val="00D32695"/>
    <w:rsid w:val="00D32877"/>
    <w:rsid w:val="00D32A63"/>
    <w:rsid w:val="00D33B60"/>
    <w:rsid w:val="00D33C88"/>
    <w:rsid w:val="00D34648"/>
    <w:rsid w:val="00D35A37"/>
    <w:rsid w:val="00D36077"/>
    <w:rsid w:val="00D36F21"/>
    <w:rsid w:val="00D37120"/>
    <w:rsid w:val="00D375DC"/>
    <w:rsid w:val="00D37C8A"/>
    <w:rsid w:val="00D417C5"/>
    <w:rsid w:val="00D4294C"/>
    <w:rsid w:val="00D437B8"/>
    <w:rsid w:val="00D438A0"/>
    <w:rsid w:val="00D444CB"/>
    <w:rsid w:val="00D44DBE"/>
    <w:rsid w:val="00D45C93"/>
    <w:rsid w:val="00D45E28"/>
    <w:rsid w:val="00D46A85"/>
    <w:rsid w:val="00D471DF"/>
    <w:rsid w:val="00D4738A"/>
    <w:rsid w:val="00D47BE1"/>
    <w:rsid w:val="00D50C9D"/>
    <w:rsid w:val="00D5160A"/>
    <w:rsid w:val="00D51F73"/>
    <w:rsid w:val="00D5246E"/>
    <w:rsid w:val="00D526B5"/>
    <w:rsid w:val="00D526D6"/>
    <w:rsid w:val="00D539D1"/>
    <w:rsid w:val="00D54EC5"/>
    <w:rsid w:val="00D5536A"/>
    <w:rsid w:val="00D55A7F"/>
    <w:rsid w:val="00D55FD8"/>
    <w:rsid w:val="00D56420"/>
    <w:rsid w:val="00D5722B"/>
    <w:rsid w:val="00D57CEB"/>
    <w:rsid w:val="00D57F99"/>
    <w:rsid w:val="00D6160E"/>
    <w:rsid w:val="00D61936"/>
    <w:rsid w:val="00D63A7D"/>
    <w:rsid w:val="00D63EEC"/>
    <w:rsid w:val="00D64B6F"/>
    <w:rsid w:val="00D6594B"/>
    <w:rsid w:val="00D661BF"/>
    <w:rsid w:val="00D66359"/>
    <w:rsid w:val="00D6647E"/>
    <w:rsid w:val="00D670BE"/>
    <w:rsid w:val="00D67CFB"/>
    <w:rsid w:val="00D71D60"/>
    <w:rsid w:val="00D720F0"/>
    <w:rsid w:val="00D72583"/>
    <w:rsid w:val="00D729D3"/>
    <w:rsid w:val="00D73176"/>
    <w:rsid w:val="00D74DDE"/>
    <w:rsid w:val="00D74E2D"/>
    <w:rsid w:val="00D763B2"/>
    <w:rsid w:val="00D76471"/>
    <w:rsid w:val="00D766A4"/>
    <w:rsid w:val="00D769E0"/>
    <w:rsid w:val="00D7763F"/>
    <w:rsid w:val="00D77D6D"/>
    <w:rsid w:val="00D81060"/>
    <w:rsid w:val="00D81AD6"/>
    <w:rsid w:val="00D81B0E"/>
    <w:rsid w:val="00D81D84"/>
    <w:rsid w:val="00D823CB"/>
    <w:rsid w:val="00D82849"/>
    <w:rsid w:val="00D82DFE"/>
    <w:rsid w:val="00D83EB1"/>
    <w:rsid w:val="00D84A59"/>
    <w:rsid w:val="00D84FE9"/>
    <w:rsid w:val="00D8580F"/>
    <w:rsid w:val="00D85C0C"/>
    <w:rsid w:val="00D86609"/>
    <w:rsid w:val="00D86E1B"/>
    <w:rsid w:val="00D878D6"/>
    <w:rsid w:val="00D90235"/>
    <w:rsid w:val="00D90543"/>
    <w:rsid w:val="00D908C6"/>
    <w:rsid w:val="00D90A4B"/>
    <w:rsid w:val="00D90E0B"/>
    <w:rsid w:val="00D911D3"/>
    <w:rsid w:val="00D92F13"/>
    <w:rsid w:val="00D931EB"/>
    <w:rsid w:val="00D9343F"/>
    <w:rsid w:val="00D93E6F"/>
    <w:rsid w:val="00D9421D"/>
    <w:rsid w:val="00D947DC"/>
    <w:rsid w:val="00D94BCD"/>
    <w:rsid w:val="00D9588D"/>
    <w:rsid w:val="00D95AA3"/>
    <w:rsid w:val="00D9600C"/>
    <w:rsid w:val="00D96D20"/>
    <w:rsid w:val="00D96D35"/>
    <w:rsid w:val="00D97416"/>
    <w:rsid w:val="00D97796"/>
    <w:rsid w:val="00DA0D41"/>
    <w:rsid w:val="00DA1E89"/>
    <w:rsid w:val="00DA2526"/>
    <w:rsid w:val="00DA2624"/>
    <w:rsid w:val="00DA2D09"/>
    <w:rsid w:val="00DA3283"/>
    <w:rsid w:val="00DA36A9"/>
    <w:rsid w:val="00DA3A4F"/>
    <w:rsid w:val="00DA40BA"/>
    <w:rsid w:val="00DA580A"/>
    <w:rsid w:val="00DA64FF"/>
    <w:rsid w:val="00DA6969"/>
    <w:rsid w:val="00DA6DDB"/>
    <w:rsid w:val="00DA6E79"/>
    <w:rsid w:val="00DA708F"/>
    <w:rsid w:val="00DA70E1"/>
    <w:rsid w:val="00DA7AB7"/>
    <w:rsid w:val="00DA7B4E"/>
    <w:rsid w:val="00DB070E"/>
    <w:rsid w:val="00DB0854"/>
    <w:rsid w:val="00DB18F2"/>
    <w:rsid w:val="00DB2672"/>
    <w:rsid w:val="00DB328D"/>
    <w:rsid w:val="00DB4195"/>
    <w:rsid w:val="00DB47FF"/>
    <w:rsid w:val="00DB4A6B"/>
    <w:rsid w:val="00DB53AF"/>
    <w:rsid w:val="00DB5613"/>
    <w:rsid w:val="00DB69F8"/>
    <w:rsid w:val="00DB6E34"/>
    <w:rsid w:val="00DB7AD7"/>
    <w:rsid w:val="00DB7B1B"/>
    <w:rsid w:val="00DB7C26"/>
    <w:rsid w:val="00DC031B"/>
    <w:rsid w:val="00DC04A4"/>
    <w:rsid w:val="00DC0EC8"/>
    <w:rsid w:val="00DC11FC"/>
    <w:rsid w:val="00DC1ABE"/>
    <w:rsid w:val="00DC1C54"/>
    <w:rsid w:val="00DC2226"/>
    <w:rsid w:val="00DC4714"/>
    <w:rsid w:val="00DC53EB"/>
    <w:rsid w:val="00DC6223"/>
    <w:rsid w:val="00DC6529"/>
    <w:rsid w:val="00DC6EBA"/>
    <w:rsid w:val="00DC7CCC"/>
    <w:rsid w:val="00DD04F4"/>
    <w:rsid w:val="00DD13DF"/>
    <w:rsid w:val="00DD172E"/>
    <w:rsid w:val="00DD20C4"/>
    <w:rsid w:val="00DD2F23"/>
    <w:rsid w:val="00DD3C01"/>
    <w:rsid w:val="00DD4537"/>
    <w:rsid w:val="00DD524A"/>
    <w:rsid w:val="00DD5616"/>
    <w:rsid w:val="00DD56C8"/>
    <w:rsid w:val="00DD6654"/>
    <w:rsid w:val="00DD6C1F"/>
    <w:rsid w:val="00DE0C20"/>
    <w:rsid w:val="00DE1356"/>
    <w:rsid w:val="00DE140B"/>
    <w:rsid w:val="00DE2995"/>
    <w:rsid w:val="00DE31D0"/>
    <w:rsid w:val="00DE42F0"/>
    <w:rsid w:val="00DE4ED4"/>
    <w:rsid w:val="00DE595B"/>
    <w:rsid w:val="00DE6F32"/>
    <w:rsid w:val="00DE7E0D"/>
    <w:rsid w:val="00DF057B"/>
    <w:rsid w:val="00DF18A0"/>
    <w:rsid w:val="00DF1FCE"/>
    <w:rsid w:val="00DF2AD6"/>
    <w:rsid w:val="00DF3A7C"/>
    <w:rsid w:val="00DF3D74"/>
    <w:rsid w:val="00DF40B6"/>
    <w:rsid w:val="00DF4726"/>
    <w:rsid w:val="00DF5059"/>
    <w:rsid w:val="00DF5627"/>
    <w:rsid w:val="00DF57F6"/>
    <w:rsid w:val="00DF7A8B"/>
    <w:rsid w:val="00DF7D66"/>
    <w:rsid w:val="00DF7E9E"/>
    <w:rsid w:val="00DF7FC9"/>
    <w:rsid w:val="00E0004C"/>
    <w:rsid w:val="00E00065"/>
    <w:rsid w:val="00E009CF"/>
    <w:rsid w:val="00E009EB"/>
    <w:rsid w:val="00E011FD"/>
    <w:rsid w:val="00E013BC"/>
    <w:rsid w:val="00E01D54"/>
    <w:rsid w:val="00E02367"/>
    <w:rsid w:val="00E0267D"/>
    <w:rsid w:val="00E038B0"/>
    <w:rsid w:val="00E059F7"/>
    <w:rsid w:val="00E05E52"/>
    <w:rsid w:val="00E06764"/>
    <w:rsid w:val="00E06A94"/>
    <w:rsid w:val="00E076C4"/>
    <w:rsid w:val="00E10A33"/>
    <w:rsid w:val="00E1155E"/>
    <w:rsid w:val="00E11B97"/>
    <w:rsid w:val="00E12492"/>
    <w:rsid w:val="00E1280E"/>
    <w:rsid w:val="00E13460"/>
    <w:rsid w:val="00E13893"/>
    <w:rsid w:val="00E153C1"/>
    <w:rsid w:val="00E155F7"/>
    <w:rsid w:val="00E1572B"/>
    <w:rsid w:val="00E15A1D"/>
    <w:rsid w:val="00E15F2D"/>
    <w:rsid w:val="00E16748"/>
    <w:rsid w:val="00E16CFB"/>
    <w:rsid w:val="00E20663"/>
    <w:rsid w:val="00E2078F"/>
    <w:rsid w:val="00E21140"/>
    <w:rsid w:val="00E21279"/>
    <w:rsid w:val="00E22CC1"/>
    <w:rsid w:val="00E235B1"/>
    <w:rsid w:val="00E23FB6"/>
    <w:rsid w:val="00E243FC"/>
    <w:rsid w:val="00E251C6"/>
    <w:rsid w:val="00E262EB"/>
    <w:rsid w:val="00E2659E"/>
    <w:rsid w:val="00E26B5C"/>
    <w:rsid w:val="00E271E1"/>
    <w:rsid w:val="00E273A9"/>
    <w:rsid w:val="00E27435"/>
    <w:rsid w:val="00E27FBA"/>
    <w:rsid w:val="00E30315"/>
    <w:rsid w:val="00E30A87"/>
    <w:rsid w:val="00E30E0A"/>
    <w:rsid w:val="00E31007"/>
    <w:rsid w:val="00E3133B"/>
    <w:rsid w:val="00E31823"/>
    <w:rsid w:val="00E31CFD"/>
    <w:rsid w:val="00E31F46"/>
    <w:rsid w:val="00E324BC"/>
    <w:rsid w:val="00E3356C"/>
    <w:rsid w:val="00E34421"/>
    <w:rsid w:val="00E373E4"/>
    <w:rsid w:val="00E375F5"/>
    <w:rsid w:val="00E3790F"/>
    <w:rsid w:val="00E37ED8"/>
    <w:rsid w:val="00E40156"/>
    <w:rsid w:val="00E407A0"/>
    <w:rsid w:val="00E40D3D"/>
    <w:rsid w:val="00E423FE"/>
    <w:rsid w:val="00E4284B"/>
    <w:rsid w:val="00E4386E"/>
    <w:rsid w:val="00E43EFF"/>
    <w:rsid w:val="00E43F49"/>
    <w:rsid w:val="00E44BE6"/>
    <w:rsid w:val="00E45621"/>
    <w:rsid w:val="00E45B5C"/>
    <w:rsid w:val="00E4659A"/>
    <w:rsid w:val="00E46949"/>
    <w:rsid w:val="00E46AC4"/>
    <w:rsid w:val="00E478FF"/>
    <w:rsid w:val="00E501C4"/>
    <w:rsid w:val="00E50FE9"/>
    <w:rsid w:val="00E51006"/>
    <w:rsid w:val="00E513C2"/>
    <w:rsid w:val="00E517EA"/>
    <w:rsid w:val="00E5191E"/>
    <w:rsid w:val="00E521A6"/>
    <w:rsid w:val="00E52A9D"/>
    <w:rsid w:val="00E52D90"/>
    <w:rsid w:val="00E535F7"/>
    <w:rsid w:val="00E5437E"/>
    <w:rsid w:val="00E54D1B"/>
    <w:rsid w:val="00E55CEF"/>
    <w:rsid w:val="00E561A1"/>
    <w:rsid w:val="00E56713"/>
    <w:rsid w:val="00E60C95"/>
    <w:rsid w:val="00E629B6"/>
    <w:rsid w:val="00E62CF8"/>
    <w:rsid w:val="00E62DEF"/>
    <w:rsid w:val="00E63043"/>
    <w:rsid w:val="00E63D25"/>
    <w:rsid w:val="00E64CBD"/>
    <w:rsid w:val="00E6503E"/>
    <w:rsid w:val="00E6547E"/>
    <w:rsid w:val="00E657E6"/>
    <w:rsid w:val="00E6749B"/>
    <w:rsid w:val="00E70173"/>
    <w:rsid w:val="00E709C3"/>
    <w:rsid w:val="00E713BE"/>
    <w:rsid w:val="00E7150A"/>
    <w:rsid w:val="00E71CE1"/>
    <w:rsid w:val="00E728B3"/>
    <w:rsid w:val="00E72CCE"/>
    <w:rsid w:val="00E739FB"/>
    <w:rsid w:val="00E73F8B"/>
    <w:rsid w:val="00E74E4A"/>
    <w:rsid w:val="00E75780"/>
    <w:rsid w:val="00E75BFD"/>
    <w:rsid w:val="00E7649A"/>
    <w:rsid w:val="00E76D99"/>
    <w:rsid w:val="00E76DB0"/>
    <w:rsid w:val="00E771FC"/>
    <w:rsid w:val="00E7796F"/>
    <w:rsid w:val="00E80024"/>
    <w:rsid w:val="00E800A0"/>
    <w:rsid w:val="00E80302"/>
    <w:rsid w:val="00E804E1"/>
    <w:rsid w:val="00E809F9"/>
    <w:rsid w:val="00E8155C"/>
    <w:rsid w:val="00E81950"/>
    <w:rsid w:val="00E820E5"/>
    <w:rsid w:val="00E826B9"/>
    <w:rsid w:val="00E82942"/>
    <w:rsid w:val="00E82A3A"/>
    <w:rsid w:val="00E82E89"/>
    <w:rsid w:val="00E83FD4"/>
    <w:rsid w:val="00E8464C"/>
    <w:rsid w:val="00E852B5"/>
    <w:rsid w:val="00E86E4C"/>
    <w:rsid w:val="00E90773"/>
    <w:rsid w:val="00E90882"/>
    <w:rsid w:val="00E90B92"/>
    <w:rsid w:val="00E91011"/>
    <w:rsid w:val="00E911C1"/>
    <w:rsid w:val="00E91555"/>
    <w:rsid w:val="00E91F28"/>
    <w:rsid w:val="00E93318"/>
    <w:rsid w:val="00E9339A"/>
    <w:rsid w:val="00E934C7"/>
    <w:rsid w:val="00E93995"/>
    <w:rsid w:val="00E950BF"/>
    <w:rsid w:val="00E956F3"/>
    <w:rsid w:val="00E9592D"/>
    <w:rsid w:val="00E96222"/>
    <w:rsid w:val="00E96338"/>
    <w:rsid w:val="00E96516"/>
    <w:rsid w:val="00E9667D"/>
    <w:rsid w:val="00E96DFF"/>
    <w:rsid w:val="00E97000"/>
    <w:rsid w:val="00E975B0"/>
    <w:rsid w:val="00EA04EE"/>
    <w:rsid w:val="00EA0546"/>
    <w:rsid w:val="00EA1864"/>
    <w:rsid w:val="00EA24E1"/>
    <w:rsid w:val="00EA294C"/>
    <w:rsid w:val="00EA2BB4"/>
    <w:rsid w:val="00EA33CC"/>
    <w:rsid w:val="00EA5219"/>
    <w:rsid w:val="00EA6F6E"/>
    <w:rsid w:val="00EA7760"/>
    <w:rsid w:val="00EA779F"/>
    <w:rsid w:val="00EB0D79"/>
    <w:rsid w:val="00EB158C"/>
    <w:rsid w:val="00EB2394"/>
    <w:rsid w:val="00EB2829"/>
    <w:rsid w:val="00EB3BDA"/>
    <w:rsid w:val="00EB6534"/>
    <w:rsid w:val="00EB6653"/>
    <w:rsid w:val="00EB7329"/>
    <w:rsid w:val="00EB767B"/>
    <w:rsid w:val="00EB7B3B"/>
    <w:rsid w:val="00EC05C7"/>
    <w:rsid w:val="00EC061A"/>
    <w:rsid w:val="00EC082C"/>
    <w:rsid w:val="00EC2CEF"/>
    <w:rsid w:val="00EC3031"/>
    <w:rsid w:val="00EC3A75"/>
    <w:rsid w:val="00EC41F7"/>
    <w:rsid w:val="00EC43F7"/>
    <w:rsid w:val="00EC4452"/>
    <w:rsid w:val="00EC4500"/>
    <w:rsid w:val="00EC6971"/>
    <w:rsid w:val="00EC71A1"/>
    <w:rsid w:val="00EC7259"/>
    <w:rsid w:val="00EC7A8C"/>
    <w:rsid w:val="00ED13B7"/>
    <w:rsid w:val="00ED1506"/>
    <w:rsid w:val="00ED278B"/>
    <w:rsid w:val="00ED2C62"/>
    <w:rsid w:val="00ED30D3"/>
    <w:rsid w:val="00ED4076"/>
    <w:rsid w:val="00ED4287"/>
    <w:rsid w:val="00ED47C3"/>
    <w:rsid w:val="00ED4A9B"/>
    <w:rsid w:val="00ED4AA4"/>
    <w:rsid w:val="00ED51DF"/>
    <w:rsid w:val="00ED52FA"/>
    <w:rsid w:val="00ED5BF6"/>
    <w:rsid w:val="00ED6195"/>
    <w:rsid w:val="00ED7185"/>
    <w:rsid w:val="00EE04A9"/>
    <w:rsid w:val="00EE0BB0"/>
    <w:rsid w:val="00EE189D"/>
    <w:rsid w:val="00EE26B4"/>
    <w:rsid w:val="00EE2E1D"/>
    <w:rsid w:val="00EE386C"/>
    <w:rsid w:val="00EE39CF"/>
    <w:rsid w:val="00EE458E"/>
    <w:rsid w:val="00EE47E7"/>
    <w:rsid w:val="00EE4956"/>
    <w:rsid w:val="00EE522B"/>
    <w:rsid w:val="00EE5748"/>
    <w:rsid w:val="00EE6803"/>
    <w:rsid w:val="00EE74A1"/>
    <w:rsid w:val="00EE754C"/>
    <w:rsid w:val="00EE7B56"/>
    <w:rsid w:val="00EF0018"/>
    <w:rsid w:val="00EF0973"/>
    <w:rsid w:val="00EF1C75"/>
    <w:rsid w:val="00EF1EE6"/>
    <w:rsid w:val="00EF29C2"/>
    <w:rsid w:val="00EF3C32"/>
    <w:rsid w:val="00EF4393"/>
    <w:rsid w:val="00EF449A"/>
    <w:rsid w:val="00EF4C3F"/>
    <w:rsid w:val="00EF4C6D"/>
    <w:rsid w:val="00EF4ED5"/>
    <w:rsid w:val="00EF58DD"/>
    <w:rsid w:val="00EF5D1B"/>
    <w:rsid w:val="00EF5D88"/>
    <w:rsid w:val="00EF76A7"/>
    <w:rsid w:val="00EF7760"/>
    <w:rsid w:val="00F00075"/>
    <w:rsid w:val="00F005A5"/>
    <w:rsid w:val="00F00616"/>
    <w:rsid w:val="00F00B5F"/>
    <w:rsid w:val="00F01137"/>
    <w:rsid w:val="00F01DA4"/>
    <w:rsid w:val="00F01F84"/>
    <w:rsid w:val="00F022C4"/>
    <w:rsid w:val="00F02529"/>
    <w:rsid w:val="00F043BC"/>
    <w:rsid w:val="00F048B8"/>
    <w:rsid w:val="00F04D74"/>
    <w:rsid w:val="00F0546F"/>
    <w:rsid w:val="00F06111"/>
    <w:rsid w:val="00F06B8C"/>
    <w:rsid w:val="00F06C06"/>
    <w:rsid w:val="00F077B5"/>
    <w:rsid w:val="00F079B1"/>
    <w:rsid w:val="00F102B0"/>
    <w:rsid w:val="00F10CA0"/>
    <w:rsid w:val="00F110C0"/>
    <w:rsid w:val="00F11591"/>
    <w:rsid w:val="00F12092"/>
    <w:rsid w:val="00F124CE"/>
    <w:rsid w:val="00F12C08"/>
    <w:rsid w:val="00F13266"/>
    <w:rsid w:val="00F14B5C"/>
    <w:rsid w:val="00F16D3B"/>
    <w:rsid w:val="00F20482"/>
    <w:rsid w:val="00F2050C"/>
    <w:rsid w:val="00F20C53"/>
    <w:rsid w:val="00F20CA9"/>
    <w:rsid w:val="00F21282"/>
    <w:rsid w:val="00F21AE4"/>
    <w:rsid w:val="00F21BCD"/>
    <w:rsid w:val="00F21C24"/>
    <w:rsid w:val="00F22187"/>
    <w:rsid w:val="00F22208"/>
    <w:rsid w:val="00F22289"/>
    <w:rsid w:val="00F22F68"/>
    <w:rsid w:val="00F24300"/>
    <w:rsid w:val="00F25142"/>
    <w:rsid w:val="00F25EB1"/>
    <w:rsid w:val="00F25F8C"/>
    <w:rsid w:val="00F27AED"/>
    <w:rsid w:val="00F27FE8"/>
    <w:rsid w:val="00F30790"/>
    <w:rsid w:val="00F308E6"/>
    <w:rsid w:val="00F30BEE"/>
    <w:rsid w:val="00F3202D"/>
    <w:rsid w:val="00F328F7"/>
    <w:rsid w:val="00F32976"/>
    <w:rsid w:val="00F33348"/>
    <w:rsid w:val="00F349BB"/>
    <w:rsid w:val="00F353BC"/>
    <w:rsid w:val="00F35C40"/>
    <w:rsid w:val="00F361BF"/>
    <w:rsid w:val="00F3642E"/>
    <w:rsid w:val="00F40767"/>
    <w:rsid w:val="00F40918"/>
    <w:rsid w:val="00F40A1A"/>
    <w:rsid w:val="00F40AF9"/>
    <w:rsid w:val="00F42448"/>
    <w:rsid w:val="00F42DC3"/>
    <w:rsid w:val="00F438D6"/>
    <w:rsid w:val="00F440D7"/>
    <w:rsid w:val="00F448E9"/>
    <w:rsid w:val="00F4509A"/>
    <w:rsid w:val="00F451D4"/>
    <w:rsid w:val="00F4538E"/>
    <w:rsid w:val="00F462E1"/>
    <w:rsid w:val="00F478AD"/>
    <w:rsid w:val="00F47903"/>
    <w:rsid w:val="00F5118B"/>
    <w:rsid w:val="00F51D9B"/>
    <w:rsid w:val="00F52626"/>
    <w:rsid w:val="00F5353E"/>
    <w:rsid w:val="00F541F2"/>
    <w:rsid w:val="00F55D46"/>
    <w:rsid w:val="00F5679C"/>
    <w:rsid w:val="00F56BC0"/>
    <w:rsid w:val="00F56BFB"/>
    <w:rsid w:val="00F5703F"/>
    <w:rsid w:val="00F5718D"/>
    <w:rsid w:val="00F57DF8"/>
    <w:rsid w:val="00F608EB"/>
    <w:rsid w:val="00F60AEC"/>
    <w:rsid w:val="00F60C6B"/>
    <w:rsid w:val="00F612D2"/>
    <w:rsid w:val="00F612E2"/>
    <w:rsid w:val="00F61714"/>
    <w:rsid w:val="00F618D7"/>
    <w:rsid w:val="00F61968"/>
    <w:rsid w:val="00F621B9"/>
    <w:rsid w:val="00F63B77"/>
    <w:rsid w:val="00F63CDD"/>
    <w:rsid w:val="00F641D3"/>
    <w:rsid w:val="00F648E9"/>
    <w:rsid w:val="00F64FA3"/>
    <w:rsid w:val="00F65211"/>
    <w:rsid w:val="00F65A08"/>
    <w:rsid w:val="00F6713A"/>
    <w:rsid w:val="00F673C2"/>
    <w:rsid w:val="00F70F0D"/>
    <w:rsid w:val="00F70F14"/>
    <w:rsid w:val="00F7116E"/>
    <w:rsid w:val="00F72224"/>
    <w:rsid w:val="00F726A3"/>
    <w:rsid w:val="00F7285A"/>
    <w:rsid w:val="00F72D2F"/>
    <w:rsid w:val="00F73CAC"/>
    <w:rsid w:val="00F74A6E"/>
    <w:rsid w:val="00F75057"/>
    <w:rsid w:val="00F75168"/>
    <w:rsid w:val="00F75703"/>
    <w:rsid w:val="00F75DC7"/>
    <w:rsid w:val="00F76F8A"/>
    <w:rsid w:val="00F773E1"/>
    <w:rsid w:val="00F80CE8"/>
    <w:rsid w:val="00F80E79"/>
    <w:rsid w:val="00F81416"/>
    <w:rsid w:val="00F8189C"/>
    <w:rsid w:val="00F81E3D"/>
    <w:rsid w:val="00F82753"/>
    <w:rsid w:val="00F827C0"/>
    <w:rsid w:val="00F842A2"/>
    <w:rsid w:val="00F851F2"/>
    <w:rsid w:val="00F8571D"/>
    <w:rsid w:val="00F85B74"/>
    <w:rsid w:val="00F86095"/>
    <w:rsid w:val="00F86601"/>
    <w:rsid w:val="00F86808"/>
    <w:rsid w:val="00F9072C"/>
    <w:rsid w:val="00F90DAE"/>
    <w:rsid w:val="00F9106B"/>
    <w:rsid w:val="00F93965"/>
    <w:rsid w:val="00F93B2A"/>
    <w:rsid w:val="00F94491"/>
    <w:rsid w:val="00F9569E"/>
    <w:rsid w:val="00F959EE"/>
    <w:rsid w:val="00F967F6"/>
    <w:rsid w:val="00F96E05"/>
    <w:rsid w:val="00F973F6"/>
    <w:rsid w:val="00F97507"/>
    <w:rsid w:val="00F97D84"/>
    <w:rsid w:val="00FA0069"/>
    <w:rsid w:val="00FA1BE3"/>
    <w:rsid w:val="00FA1EA9"/>
    <w:rsid w:val="00FA3D87"/>
    <w:rsid w:val="00FA3DC9"/>
    <w:rsid w:val="00FA4516"/>
    <w:rsid w:val="00FA4A6F"/>
    <w:rsid w:val="00FA573D"/>
    <w:rsid w:val="00FA6C3D"/>
    <w:rsid w:val="00FA7C46"/>
    <w:rsid w:val="00FB0834"/>
    <w:rsid w:val="00FB1D99"/>
    <w:rsid w:val="00FB2D33"/>
    <w:rsid w:val="00FB2D75"/>
    <w:rsid w:val="00FB2E78"/>
    <w:rsid w:val="00FB35CF"/>
    <w:rsid w:val="00FB36B5"/>
    <w:rsid w:val="00FB36E4"/>
    <w:rsid w:val="00FB43F5"/>
    <w:rsid w:val="00FB4497"/>
    <w:rsid w:val="00FB46A4"/>
    <w:rsid w:val="00FB5308"/>
    <w:rsid w:val="00FB6054"/>
    <w:rsid w:val="00FB6444"/>
    <w:rsid w:val="00FB67E3"/>
    <w:rsid w:val="00FB6BF8"/>
    <w:rsid w:val="00FC0019"/>
    <w:rsid w:val="00FC0CCC"/>
    <w:rsid w:val="00FC1675"/>
    <w:rsid w:val="00FC1EF9"/>
    <w:rsid w:val="00FC1F0F"/>
    <w:rsid w:val="00FC27D8"/>
    <w:rsid w:val="00FC3721"/>
    <w:rsid w:val="00FC3F0E"/>
    <w:rsid w:val="00FC5DC8"/>
    <w:rsid w:val="00FC729E"/>
    <w:rsid w:val="00FC73BA"/>
    <w:rsid w:val="00FC77D5"/>
    <w:rsid w:val="00FC7B02"/>
    <w:rsid w:val="00FC7D54"/>
    <w:rsid w:val="00FD04C6"/>
    <w:rsid w:val="00FD16BD"/>
    <w:rsid w:val="00FD2997"/>
    <w:rsid w:val="00FD321B"/>
    <w:rsid w:val="00FD380E"/>
    <w:rsid w:val="00FD3A76"/>
    <w:rsid w:val="00FD4129"/>
    <w:rsid w:val="00FD4AD9"/>
    <w:rsid w:val="00FD5840"/>
    <w:rsid w:val="00FD64A1"/>
    <w:rsid w:val="00FD659F"/>
    <w:rsid w:val="00FD6F02"/>
    <w:rsid w:val="00FD6F24"/>
    <w:rsid w:val="00FD7EAB"/>
    <w:rsid w:val="00FE0098"/>
    <w:rsid w:val="00FE19EE"/>
    <w:rsid w:val="00FE1C3D"/>
    <w:rsid w:val="00FE1F89"/>
    <w:rsid w:val="00FE238A"/>
    <w:rsid w:val="00FE3D1D"/>
    <w:rsid w:val="00FE432F"/>
    <w:rsid w:val="00FE4BEB"/>
    <w:rsid w:val="00FE542F"/>
    <w:rsid w:val="00FE5575"/>
    <w:rsid w:val="00FE5D69"/>
    <w:rsid w:val="00FE6093"/>
    <w:rsid w:val="00FE68C1"/>
    <w:rsid w:val="00FE6CAE"/>
    <w:rsid w:val="00FE7453"/>
    <w:rsid w:val="00FF0217"/>
    <w:rsid w:val="00FF0386"/>
    <w:rsid w:val="00FF070F"/>
    <w:rsid w:val="00FF082D"/>
    <w:rsid w:val="00FF0873"/>
    <w:rsid w:val="00FF1B90"/>
    <w:rsid w:val="00FF2A49"/>
    <w:rsid w:val="00FF2EF6"/>
    <w:rsid w:val="00FF3150"/>
    <w:rsid w:val="00FF4569"/>
    <w:rsid w:val="00FF5DF8"/>
    <w:rsid w:val="00FF6686"/>
    <w:rsid w:val="00FF6F25"/>
    <w:rsid w:val="00FF7BE3"/>
    <w:rsid w:val="2ED251A4"/>
  </w:rsids>
  <m:mathPr>
    <m:mathFont m:val="Cambria Math"/>
    <m:brkBin m:val="before"/>
    <m:brkBinSub m:val="--"/>
    <m:smallFrac m:val="0"/>
    <m:dispDef/>
    <m:lMargin m:val="0"/>
    <m:rMargin m:val="0"/>
    <m:defJc m:val="centerGroup"/>
    <m:wrapRight/>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23B14"/>
  <w15:docId w15:val="{B34E71F8-1C2E-44F8-9BF7-95B9F5457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Pr>
      <w:i/>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i/>
      <w:color w:val="007020"/>
      <w:sz w:val="22"/>
    </w:rPr>
  </w:style>
  <w:style w:type="character" w:customStyle="1" w:styleId="DataTypeTok">
    <w:name w:val="DataTypeTok"/>
    <w:basedOn w:val="VerbatimChar"/>
    <w:rPr>
      <w:rFonts w:ascii="Consolas" w:hAnsi="Consolas"/>
      <w:i/>
      <w:color w:val="902000"/>
      <w:sz w:val="22"/>
    </w:rPr>
  </w:style>
  <w:style w:type="character" w:customStyle="1" w:styleId="DecValTok">
    <w:name w:val="DecValTok"/>
    <w:basedOn w:val="VerbatimChar"/>
    <w:rPr>
      <w:rFonts w:ascii="Consolas" w:hAnsi="Consolas"/>
      <w:i/>
      <w:color w:val="40A070"/>
      <w:sz w:val="22"/>
    </w:rPr>
  </w:style>
  <w:style w:type="character" w:customStyle="1" w:styleId="BaseNTok">
    <w:name w:val="BaseNTok"/>
    <w:basedOn w:val="VerbatimChar"/>
    <w:rPr>
      <w:rFonts w:ascii="Consolas" w:hAnsi="Consolas"/>
      <w:i/>
      <w:color w:val="40A070"/>
      <w:sz w:val="22"/>
    </w:rPr>
  </w:style>
  <w:style w:type="character" w:customStyle="1" w:styleId="FloatTok">
    <w:name w:val="FloatTok"/>
    <w:basedOn w:val="VerbatimChar"/>
    <w:rPr>
      <w:rFonts w:ascii="Consolas" w:hAnsi="Consolas"/>
      <w:i/>
      <w:color w:val="40A070"/>
      <w:sz w:val="22"/>
    </w:rPr>
  </w:style>
  <w:style w:type="character" w:customStyle="1" w:styleId="ConstantTok">
    <w:name w:val="ConstantTok"/>
    <w:basedOn w:val="VerbatimChar"/>
    <w:rPr>
      <w:rFonts w:ascii="Consolas" w:hAnsi="Consolas"/>
      <w:i/>
      <w:color w:val="880000"/>
      <w:sz w:val="22"/>
    </w:rPr>
  </w:style>
  <w:style w:type="character" w:customStyle="1" w:styleId="CharTok">
    <w:name w:val="CharTok"/>
    <w:basedOn w:val="VerbatimChar"/>
    <w:rPr>
      <w:rFonts w:ascii="Consolas" w:hAnsi="Consolas"/>
      <w:i/>
      <w:color w:val="4070A0"/>
      <w:sz w:val="22"/>
    </w:rPr>
  </w:style>
  <w:style w:type="character" w:customStyle="1" w:styleId="SpecialCharTok">
    <w:name w:val="SpecialCharTok"/>
    <w:basedOn w:val="VerbatimChar"/>
    <w:rPr>
      <w:rFonts w:ascii="Consolas" w:hAnsi="Consolas"/>
      <w:i/>
      <w:color w:val="4070A0"/>
      <w:sz w:val="22"/>
    </w:rPr>
  </w:style>
  <w:style w:type="character" w:customStyle="1" w:styleId="StringTok">
    <w:name w:val="StringTok"/>
    <w:basedOn w:val="VerbatimChar"/>
    <w:rPr>
      <w:rFonts w:ascii="Consolas" w:hAnsi="Consolas"/>
      <w:i/>
      <w:color w:val="4070A0"/>
      <w:sz w:val="22"/>
    </w:rPr>
  </w:style>
  <w:style w:type="character" w:customStyle="1" w:styleId="VerbatimStringTok">
    <w:name w:val="VerbatimStringTok"/>
    <w:basedOn w:val="VerbatimChar"/>
    <w:rPr>
      <w:rFonts w:ascii="Consolas" w:hAnsi="Consolas"/>
      <w:i/>
      <w:color w:val="4070A0"/>
      <w:sz w:val="22"/>
    </w:rPr>
  </w:style>
  <w:style w:type="character" w:customStyle="1" w:styleId="SpecialStringTok">
    <w:name w:val="SpecialStringTok"/>
    <w:basedOn w:val="VerbatimChar"/>
    <w:rPr>
      <w:rFonts w:ascii="Consolas" w:hAnsi="Consolas"/>
      <w:i/>
      <w:color w:val="BB6688"/>
      <w:sz w:val="22"/>
    </w:rPr>
  </w:style>
  <w:style w:type="character" w:customStyle="1" w:styleId="ImportTok">
    <w:name w:val="ImportTok"/>
    <w:basedOn w:val="VerbatimChar"/>
    <w:rPr>
      <w:rFonts w:ascii="Consolas" w:hAnsi="Consolas"/>
      <w:b/>
      <w:i/>
      <w:color w:val="008000"/>
      <w:sz w:val="22"/>
    </w:rPr>
  </w:style>
  <w:style w:type="character" w:customStyle="1" w:styleId="CommentTok">
    <w:name w:val="CommentTok"/>
    <w:basedOn w:val="VerbatimChar"/>
    <w:rPr>
      <w:rFonts w:ascii="Consolas" w:hAnsi="Consolas"/>
      <w:i w:val="0"/>
      <w:color w:val="60A0B0"/>
      <w:sz w:val="22"/>
    </w:rPr>
  </w:style>
  <w:style w:type="character" w:customStyle="1" w:styleId="DocumentationTok">
    <w:name w:val="DocumentationTok"/>
    <w:basedOn w:val="VerbatimChar"/>
    <w:rPr>
      <w:rFonts w:ascii="Consolas" w:hAnsi="Consolas"/>
      <w:i w:val="0"/>
      <w:color w:val="BA2121"/>
      <w:sz w:val="22"/>
    </w:rPr>
  </w:style>
  <w:style w:type="character" w:customStyle="1" w:styleId="AnnotationTok">
    <w:name w:val="AnnotationTok"/>
    <w:basedOn w:val="VerbatimChar"/>
    <w:rPr>
      <w:rFonts w:ascii="Consolas" w:hAnsi="Consolas"/>
      <w:b/>
      <w:i w:val="0"/>
      <w:color w:val="60A0B0"/>
      <w:sz w:val="22"/>
    </w:rPr>
  </w:style>
  <w:style w:type="character" w:customStyle="1" w:styleId="CommentVarTok">
    <w:name w:val="CommentVarTok"/>
    <w:basedOn w:val="VerbatimChar"/>
    <w:rPr>
      <w:rFonts w:ascii="Consolas" w:hAnsi="Consolas"/>
      <w:b/>
      <w:i w:val="0"/>
      <w:color w:val="60A0B0"/>
      <w:sz w:val="22"/>
    </w:rPr>
  </w:style>
  <w:style w:type="character" w:customStyle="1" w:styleId="OtherTok">
    <w:name w:val="OtherTok"/>
    <w:basedOn w:val="VerbatimChar"/>
    <w:rPr>
      <w:rFonts w:ascii="Consolas" w:hAnsi="Consolas"/>
      <w:i/>
      <w:color w:val="007020"/>
      <w:sz w:val="22"/>
    </w:rPr>
  </w:style>
  <w:style w:type="character" w:customStyle="1" w:styleId="FunctionTok">
    <w:name w:val="FunctionTok"/>
    <w:basedOn w:val="VerbatimChar"/>
    <w:rPr>
      <w:rFonts w:ascii="Consolas" w:hAnsi="Consolas"/>
      <w:i/>
      <w:color w:val="06287E"/>
      <w:sz w:val="22"/>
    </w:rPr>
  </w:style>
  <w:style w:type="character" w:customStyle="1" w:styleId="VariableTok">
    <w:name w:val="VariableTok"/>
    <w:basedOn w:val="VerbatimChar"/>
    <w:rPr>
      <w:rFonts w:ascii="Consolas" w:hAnsi="Consolas"/>
      <w:i/>
      <w:color w:val="19177C"/>
      <w:sz w:val="22"/>
    </w:rPr>
  </w:style>
  <w:style w:type="character" w:customStyle="1" w:styleId="ControlFlowTok">
    <w:name w:val="ControlFlowTok"/>
    <w:basedOn w:val="VerbatimChar"/>
    <w:rPr>
      <w:rFonts w:ascii="Consolas" w:hAnsi="Consolas"/>
      <w:b/>
      <w:i/>
      <w:color w:val="007020"/>
      <w:sz w:val="22"/>
    </w:rPr>
  </w:style>
  <w:style w:type="character" w:customStyle="1" w:styleId="OperatorTok">
    <w:name w:val="OperatorTok"/>
    <w:basedOn w:val="VerbatimChar"/>
    <w:rPr>
      <w:rFonts w:ascii="Consolas" w:hAnsi="Consolas"/>
      <w:i/>
      <w:color w:val="666666"/>
      <w:sz w:val="22"/>
    </w:rPr>
  </w:style>
  <w:style w:type="character" w:customStyle="1" w:styleId="BuiltInTok">
    <w:name w:val="BuiltInTok"/>
    <w:basedOn w:val="VerbatimChar"/>
    <w:rPr>
      <w:rFonts w:ascii="Consolas" w:hAnsi="Consolas"/>
      <w:i/>
      <w:color w:val="008000"/>
      <w:sz w:val="22"/>
    </w:rPr>
  </w:style>
  <w:style w:type="character" w:customStyle="1" w:styleId="ExtensionTok">
    <w:name w:val="ExtensionTok"/>
    <w:basedOn w:val="VerbatimChar"/>
    <w:rPr>
      <w:rFonts w:ascii="Consolas" w:hAnsi="Consolas"/>
      <w:i/>
      <w:sz w:val="22"/>
    </w:rPr>
  </w:style>
  <w:style w:type="character" w:customStyle="1" w:styleId="PreprocessorTok">
    <w:name w:val="PreprocessorTok"/>
    <w:basedOn w:val="VerbatimChar"/>
    <w:rPr>
      <w:rFonts w:ascii="Consolas" w:hAnsi="Consolas"/>
      <w:i/>
      <w:color w:val="BC7A00"/>
      <w:sz w:val="22"/>
    </w:rPr>
  </w:style>
  <w:style w:type="character" w:customStyle="1" w:styleId="AttributeTok">
    <w:name w:val="AttributeTok"/>
    <w:basedOn w:val="VerbatimChar"/>
    <w:rPr>
      <w:rFonts w:ascii="Consolas" w:hAnsi="Consolas"/>
      <w:i/>
      <w:color w:val="7D9029"/>
      <w:sz w:val="22"/>
    </w:rPr>
  </w:style>
  <w:style w:type="character" w:customStyle="1" w:styleId="RegionMarkerTok">
    <w:name w:val="RegionMarkerTok"/>
    <w:basedOn w:val="VerbatimChar"/>
    <w:rPr>
      <w:rFonts w:ascii="Consolas" w:hAnsi="Consolas"/>
      <w:i/>
      <w:sz w:val="22"/>
    </w:rPr>
  </w:style>
  <w:style w:type="character" w:customStyle="1" w:styleId="InformationTok">
    <w:name w:val="InformationTok"/>
    <w:basedOn w:val="VerbatimChar"/>
    <w:rPr>
      <w:rFonts w:ascii="Consolas" w:hAnsi="Consolas"/>
      <w:b/>
      <w:i w:val="0"/>
      <w:color w:val="60A0B0"/>
      <w:sz w:val="22"/>
    </w:rPr>
  </w:style>
  <w:style w:type="character" w:customStyle="1" w:styleId="WarningTok">
    <w:name w:val="WarningTok"/>
    <w:basedOn w:val="VerbatimChar"/>
    <w:rPr>
      <w:rFonts w:ascii="Consolas" w:hAnsi="Consolas"/>
      <w:b/>
      <w:i w:val="0"/>
      <w:color w:val="60A0B0"/>
      <w:sz w:val="22"/>
    </w:rPr>
  </w:style>
  <w:style w:type="character" w:customStyle="1" w:styleId="AlertTok">
    <w:name w:val="AlertTok"/>
    <w:basedOn w:val="VerbatimChar"/>
    <w:rPr>
      <w:rFonts w:ascii="Consolas" w:hAnsi="Consolas"/>
      <w:b/>
      <w:i/>
      <w:color w:val="FF0000"/>
      <w:sz w:val="22"/>
    </w:rPr>
  </w:style>
  <w:style w:type="character" w:customStyle="1" w:styleId="ErrorTok">
    <w:name w:val="ErrorTok"/>
    <w:basedOn w:val="VerbatimChar"/>
    <w:rPr>
      <w:rFonts w:ascii="Consolas" w:hAnsi="Consolas"/>
      <w:b/>
      <w:i/>
      <w:color w:val="FF0000"/>
      <w:sz w:val="22"/>
    </w:rPr>
  </w:style>
  <w:style w:type="character" w:customStyle="1" w:styleId="NormalTok">
    <w:name w:val="NormalTok"/>
    <w:basedOn w:val="VerbatimChar"/>
    <w:rPr>
      <w:rFonts w:ascii="Consolas" w:hAnsi="Consolas"/>
      <w:i/>
      <w:sz w:val="22"/>
    </w:rPr>
  </w:style>
  <w:style w:type="character" w:styleId="CommentReference">
    <w:name w:val="annotation reference"/>
    <w:basedOn w:val="DefaultParagraphFont"/>
    <w:rsid w:val="00DF5627"/>
    <w:rPr>
      <w:sz w:val="16"/>
      <w:szCs w:val="16"/>
    </w:rPr>
  </w:style>
  <w:style w:type="paragraph" w:styleId="CommentText">
    <w:name w:val="annotation text"/>
    <w:basedOn w:val="Normal"/>
    <w:link w:val="CommentTextChar"/>
    <w:rsid w:val="00DF5627"/>
    <w:rPr>
      <w:sz w:val="20"/>
      <w:szCs w:val="20"/>
    </w:rPr>
  </w:style>
  <w:style w:type="character" w:customStyle="1" w:styleId="CommentTextChar">
    <w:name w:val="Comment Text Char"/>
    <w:basedOn w:val="DefaultParagraphFont"/>
    <w:link w:val="CommentText"/>
    <w:rsid w:val="00DF5627"/>
    <w:rPr>
      <w:sz w:val="20"/>
      <w:szCs w:val="20"/>
    </w:rPr>
  </w:style>
  <w:style w:type="paragraph" w:styleId="CommentSubject">
    <w:name w:val="annotation subject"/>
    <w:basedOn w:val="CommentText"/>
    <w:next w:val="CommentText"/>
    <w:link w:val="CommentSubjectChar"/>
    <w:rsid w:val="00DF5627"/>
    <w:rPr>
      <w:b/>
      <w:bCs/>
    </w:rPr>
  </w:style>
  <w:style w:type="character" w:customStyle="1" w:styleId="CommentSubjectChar">
    <w:name w:val="Comment Subject Char"/>
    <w:basedOn w:val="CommentTextChar"/>
    <w:link w:val="CommentSubject"/>
    <w:rsid w:val="00DF5627"/>
    <w:rPr>
      <w:b/>
      <w:bCs/>
      <w:sz w:val="20"/>
      <w:szCs w:val="20"/>
    </w:rPr>
  </w:style>
  <w:style w:type="paragraph" w:styleId="Header">
    <w:name w:val="header"/>
    <w:basedOn w:val="Normal"/>
    <w:link w:val="HeaderChar"/>
    <w:rsid w:val="00DF5627"/>
    <w:pPr>
      <w:tabs>
        <w:tab w:val="center" w:pos="4819"/>
        <w:tab w:val="right" w:pos="9638"/>
      </w:tabs>
      <w:spacing w:after="0"/>
    </w:pPr>
  </w:style>
  <w:style w:type="character" w:customStyle="1" w:styleId="HeaderChar">
    <w:name w:val="Header Char"/>
    <w:basedOn w:val="DefaultParagraphFont"/>
    <w:link w:val="Header"/>
    <w:rsid w:val="00DF5627"/>
  </w:style>
  <w:style w:type="paragraph" w:styleId="Footer">
    <w:name w:val="footer"/>
    <w:basedOn w:val="Normal"/>
    <w:link w:val="FooterChar"/>
    <w:uiPriority w:val="99"/>
    <w:rsid w:val="00DF5627"/>
    <w:pPr>
      <w:tabs>
        <w:tab w:val="center" w:pos="4819"/>
        <w:tab w:val="right" w:pos="9638"/>
      </w:tabs>
      <w:spacing w:after="0"/>
    </w:pPr>
  </w:style>
  <w:style w:type="character" w:customStyle="1" w:styleId="FooterChar">
    <w:name w:val="Footer Char"/>
    <w:basedOn w:val="DefaultParagraphFont"/>
    <w:link w:val="Footer"/>
    <w:uiPriority w:val="99"/>
    <w:rsid w:val="00DF5627"/>
  </w:style>
  <w:style w:type="character" w:styleId="UnresolvedMention">
    <w:name w:val="Unresolved Mention"/>
    <w:basedOn w:val="DefaultParagraphFont"/>
    <w:uiPriority w:val="99"/>
    <w:semiHidden/>
    <w:unhideWhenUsed/>
    <w:rsid w:val="00951F08"/>
    <w:rPr>
      <w:color w:val="605E5C"/>
      <w:shd w:val="clear" w:color="auto" w:fill="E1DFDD"/>
    </w:rPr>
  </w:style>
  <w:style w:type="paragraph" w:styleId="Revision">
    <w:name w:val="Revision"/>
    <w:hidden/>
    <w:rsid w:val="005744B1"/>
    <w:pPr>
      <w:spacing w:after="0"/>
    </w:pPr>
  </w:style>
  <w:style w:type="table" w:styleId="TableGrid">
    <w:name w:val="Table Grid"/>
    <w:basedOn w:val="TableNormal"/>
    <w:rsid w:val="00516CF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37C8A"/>
    <w:pPr>
      <w:spacing w:before="100" w:beforeAutospacing="1" w:after="100" w:afterAutospacing="1"/>
    </w:pPr>
    <w:rPr>
      <w:rFonts w:ascii="Times New Roman" w:eastAsia="Times New Roman" w:hAnsi="Times New Roman" w:cs="Times New Roman"/>
      <w:lang w:val="it-IT" w:eastAsia="it-IT"/>
    </w:rPr>
  </w:style>
  <w:style w:type="paragraph" w:styleId="TOC1">
    <w:name w:val="toc 1"/>
    <w:basedOn w:val="Normal"/>
    <w:next w:val="Normal"/>
    <w:autoRedefine/>
    <w:uiPriority w:val="39"/>
    <w:rsid w:val="00955479"/>
    <w:pPr>
      <w:spacing w:after="100"/>
    </w:pPr>
  </w:style>
  <w:style w:type="paragraph" w:styleId="TOC2">
    <w:name w:val="toc 2"/>
    <w:basedOn w:val="Normal"/>
    <w:next w:val="Normal"/>
    <w:autoRedefine/>
    <w:uiPriority w:val="39"/>
    <w:rsid w:val="00955479"/>
    <w:pPr>
      <w:spacing w:after="100"/>
      <w:ind w:left="240"/>
    </w:pPr>
  </w:style>
  <w:style w:type="paragraph" w:styleId="TOC3">
    <w:name w:val="toc 3"/>
    <w:basedOn w:val="Normal"/>
    <w:next w:val="Normal"/>
    <w:autoRedefine/>
    <w:uiPriority w:val="39"/>
    <w:rsid w:val="00955479"/>
    <w:pPr>
      <w:spacing w:after="100"/>
      <w:ind w:left="480"/>
    </w:pPr>
  </w:style>
  <w:style w:type="paragraph" w:styleId="ListParagraph">
    <w:name w:val="List Paragraph"/>
    <w:basedOn w:val="Normal"/>
    <w:rsid w:val="00957E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753917">
      <w:bodyDiv w:val="1"/>
      <w:marLeft w:val="0"/>
      <w:marRight w:val="0"/>
      <w:marTop w:val="0"/>
      <w:marBottom w:val="0"/>
      <w:divBdr>
        <w:top w:val="none" w:sz="0" w:space="0" w:color="auto"/>
        <w:left w:val="none" w:sz="0" w:space="0" w:color="auto"/>
        <w:bottom w:val="none" w:sz="0" w:space="0" w:color="auto"/>
        <w:right w:val="none" w:sz="0" w:space="0" w:color="auto"/>
      </w:divBdr>
    </w:div>
    <w:div w:id="191535878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3.emf"/><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2.png"/><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oleObject" Target="embeddings/oleObject2.bin"/><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dbde95a-7916-485e-8d1e-6f1fe8b9b534" xsi:nil="true"/>
    <lcf76f155ced4ddcb4097134ff3c332f xmlns="af1381ba-2bc2-4e27-8e58-343b8834af5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2B2ED555A3CAF408AA88769AAE1FD97" ma:contentTypeVersion="11" ma:contentTypeDescription="Create a new document." ma:contentTypeScope="" ma:versionID="f415905910dd7a0e7f3f27e96d3de68a">
  <xsd:schema xmlns:xsd="http://www.w3.org/2001/XMLSchema" xmlns:xs="http://www.w3.org/2001/XMLSchema" xmlns:p="http://schemas.microsoft.com/office/2006/metadata/properties" xmlns:ns2="af1381ba-2bc2-4e27-8e58-343b8834af50" xmlns:ns3="bdbde95a-7916-485e-8d1e-6f1fe8b9b534" targetNamespace="http://schemas.microsoft.com/office/2006/metadata/properties" ma:root="true" ma:fieldsID="bd05cab43cc3a2e7c873d638e043f99e" ns2:_="" ns3:_="">
    <xsd:import namespace="af1381ba-2bc2-4e27-8e58-343b8834af50"/>
    <xsd:import namespace="bdbde95a-7916-485e-8d1e-6f1fe8b9b53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1381ba-2bc2-4e27-8e58-343b8834af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dbde95a-7916-485e-8d1e-6f1fe8b9b53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947ece4-75f5-474e-b32b-97794dedaea5}" ma:internalName="TaxCatchAll" ma:showField="CatchAllData" ma:web="bdbde95a-7916-485e-8d1e-6f1fe8b9b53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CB6AB46-0C29-4E46-8CC1-64015D92B180}">
  <ds:schemaRefs>
    <ds:schemaRef ds:uri="http://schemas.microsoft.com/office/2006/metadata/properties"/>
    <ds:schemaRef ds:uri="http://schemas.microsoft.com/office/infopath/2007/PartnerControls"/>
    <ds:schemaRef ds:uri="bdbde95a-7916-485e-8d1e-6f1fe8b9b534"/>
    <ds:schemaRef ds:uri="af1381ba-2bc2-4e27-8e58-343b8834af50"/>
  </ds:schemaRefs>
</ds:datastoreItem>
</file>

<file path=customXml/itemProps2.xml><?xml version="1.0" encoding="utf-8"?>
<ds:datastoreItem xmlns:ds="http://schemas.openxmlformats.org/officeDocument/2006/customXml" ds:itemID="{908DD4BC-7417-4CA0-8169-CFBFF63D9B85}">
  <ds:schemaRefs>
    <ds:schemaRef ds:uri="http://schemas.microsoft.com/sharepoint/v3/contenttype/forms"/>
  </ds:schemaRefs>
</ds:datastoreItem>
</file>

<file path=customXml/itemProps3.xml><?xml version="1.0" encoding="utf-8"?>
<ds:datastoreItem xmlns:ds="http://schemas.openxmlformats.org/officeDocument/2006/customXml" ds:itemID="{FBF1FBF5-3C6A-459E-B423-C544A3AEF2AC}">
  <ds:schemaRefs>
    <ds:schemaRef ds:uri="http://schemas.openxmlformats.org/officeDocument/2006/bibliography"/>
  </ds:schemaRefs>
</ds:datastoreItem>
</file>

<file path=customXml/itemProps4.xml><?xml version="1.0" encoding="utf-8"?>
<ds:datastoreItem xmlns:ds="http://schemas.openxmlformats.org/officeDocument/2006/customXml" ds:itemID="{DF51A4FE-F435-4D2A-8E62-ECC02CAFEE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1381ba-2bc2-4e27-8e58-343b8834af50"/>
    <ds:schemaRef ds:uri="bdbde95a-7916-485e-8d1e-6f1fe8b9b5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1360</TotalTime>
  <Pages>1</Pages>
  <Words>16828</Words>
  <Characters>95923</Characters>
  <Application>Microsoft Office Word</Application>
  <DocSecurity>4</DocSecurity>
  <Lines>799</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112526</CharactersWithSpaces>
  <SharedDoc>false</SharedDoc>
  <HLinks>
    <vt:vector size="282" baseType="variant">
      <vt:variant>
        <vt:i4>3932188</vt:i4>
      </vt:variant>
      <vt:variant>
        <vt:i4>276</vt:i4>
      </vt:variant>
      <vt:variant>
        <vt:i4>0</vt:i4>
      </vt:variant>
      <vt:variant>
        <vt:i4>5</vt:i4>
      </vt:variant>
      <vt:variant>
        <vt:lpwstr>mailto:mverdi@deloitte.it</vt:lpwstr>
      </vt:variant>
      <vt:variant>
        <vt:lpwstr/>
      </vt:variant>
      <vt:variant>
        <vt:i4>3932188</vt:i4>
      </vt:variant>
      <vt:variant>
        <vt:i4>273</vt:i4>
      </vt:variant>
      <vt:variant>
        <vt:i4>0</vt:i4>
      </vt:variant>
      <vt:variant>
        <vt:i4>5</vt:i4>
      </vt:variant>
      <vt:variant>
        <vt:lpwstr>mailto:mverdi@deloitte.it</vt:lpwstr>
      </vt:variant>
      <vt:variant>
        <vt:lpwstr/>
      </vt:variant>
      <vt:variant>
        <vt:i4>3932188</vt:i4>
      </vt:variant>
      <vt:variant>
        <vt:i4>270</vt:i4>
      </vt:variant>
      <vt:variant>
        <vt:i4>0</vt:i4>
      </vt:variant>
      <vt:variant>
        <vt:i4>5</vt:i4>
      </vt:variant>
      <vt:variant>
        <vt:lpwstr>mailto:mverdi@deloitte.it</vt:lpwstr>
      </vt:variant>
      <vt:variant>
        <vt:lpwstr/>
      </vt:variant>
      <vt:variant>
        <vt:i4>3932188</vt:i4>
      </vt:variant>
      <vt:variant>
        <vt:i4>264</vt:i4>
      </vt:variant>
      <vt:variant>
        <vt:i4>0</vt:i4>
      </vt:variant>
      <vt:variant>
        <vt:i4>5</vt:i4>
      </vt:variant>
      <vt:variant>
        <vt:lpwstr>mailto:mverdi@deloitte.it</vt:lpwstr>
      </vt:variant>
      <vt:variant>
        <vt:lpwstr/>
      </vt:variant>
      <vt:variant>
        <vt:i4>3932188</vt:i4>
      </vt:variant>
      <vt:variant>
        <vt:i4>261</vt:i4>
      </vt:variant>
      <vt:variant>
        <vt:i4>0</vt:i4>
      </vt:variant>
      <vt:variant>
        <vt:i4>5</vt:i4>
      </vt:variant>
      <vt:variant>
        <vt:lpwstr>mailto:mverdi@deloitte.it</vt:lpwstr>
      </vt:variant>
      <vt:variant>
        <vt:lpwstr/>
      </vt:variant>
      <vt:variant>
        <vt:i4>1835062</vt:i4>
      </vt:variant>
      <vt:variant>
        <vt:i4>248</vt:i4>
      </vt:variant>
      <vt:variant>
        <vt:i4>0</vt:i4>
      </vt:variant>
      <vt:variant>
        <vt:i4>5</vt:i4>
      </vt:variant>
      <vt:variant>
        <vt:lpwstr/>
      </vt:variant>
      <vt:variant>
        <vt:lpwstr>_Toc227849788</vt:lpwstr>
      </vt:variant>
      <vt:variant>
        <vt:i4>1835062</vt:i4>
      </vt:variant>
      <vt:variant>
        <vt:i4>242</vt:i4>
      </vt:variant>
      <vt:variant>
        <vt:i4>0</vt:i4>
      </vt:variant>
      <vt:variant>
        <vt:i4>5</vt:i4>
      </vt:variant>
      <vt:variant>
        <vt:lpwstr/>
      </vt:variant>
      <vt:variant>
        <vt:lpwstr>_Toc227849787</vt:lpwstr>
      </vt:variant>
      <vt:variant>
        <vt:i4>1835062</vt:i4>
      </vt:variant>
      <vt:variant>
        <vt:i4>236</vt:i4>
      </vt:variant>
      <vt:variant>
        <vt:i4>0</vt:i4>
      </vt:variant>
      <vt:variant>
        <vt:i4>5</vt:i4>
      </vt:variant>
      <vt:variant>
        <vt:lpwstr/>
      </vt:variant>
      <vt:variant>
        <vt:lpwstr>_Toc227849786</vt:lpwstr>
      </vt:variant>
      <vt:variant>
        <vt:i4>1835062</vt:i4>
      </vt:variant>
      <vt:variant>
        <vt:i4>230</vt:i4>
      </vt:variant>
      <vt:variant>
        <vt:i4>0</vt:i4>
      </vt:variant>
      <vt:variant>
        <vt:i4>5</vt:i4>
      </vt:variant>
      <vt:variant>
        <vt:lpwstr/>
      </vt:variant>
      <vt:variant>
        <vt:lpwstr>_Toc227849785</vt:lpwstr>
      </vt:variant>
      <vt:variant>
        <vt:i4>1835062</vt:i4>
      </vt:variant>
      <vt:variant>
        <vt:i4>224</vt:i4>
      </vt:variant>
      <vt:variant>
        <vt:i4>0</vt:i4>
      </vt:variant>
      <vt:variant>
        <vt:i4>5</vt:i4>
      </vt:variant>
      <vt:variant>
        <vt:lpwstr/>
      </vt:variant>
      <vt:variant>
        <vt:lpwstr>_Toc227849784</vt:lpwstr>
      </vt:variant>
      <vt:variant>
        <vt:i4>1835062</vt:i4>
      </vt:variant>
      <vt:variant>
        <vt:i4>218</vt:i4>
      </vt:variant>
      <vt:variant>
        <vt:i4>0</vt:i4>
      </vt:variant>
      <vt:variant>
        <vt:i4>5</vt:i4>
      </vt:variant>
      <vt:variant>
        <vt:lpwstr/>
      </vt:variant>
      <vt:variant>
        <vt:lpwstr>_Toc227849783</vt:lpwstr>
      </vt:variant>
      <vt:variant>
        <vt:i4>1835062</vt:i4>
      </vt:variant>
      <vt:variant>
        <vt:i4>212</vt:i4>
      </vt:variant>
      <vt:variant>
        <vt:i4>0</vt:i4>
      </vt:variant>
      <vt:variant>
        <vt:i4>5</vt:i4>
      </vt:variant>
      <vt:variant>
        <vt:lpwstr/>
      </vt:variant>
      <vt:variant>
        <vt:lpwstr>_Toc227849782</vt:lpwstr>
      </vt:variant>
      <vt:variant>
        <vt:i4>1835062</vt:i4>
      </vt:variant>
      <vt:variant>
        <vt:i4>206</vt:i4>
      </vt:variant>
      <vt:variant>
        <vt:i4>0</vt:i4>
      </vt:variant>
      <vt:variant>
        <vt:i4>5</vt:i4>
      </vt:variant>
      <vt:variant>
        <vt:lpwstr/>
      </vt:variant>
      <vt:variant>
        <vt:lpwstr>_Toc227849781</vt:lpwstr>
      </vt:variant>
      <vt:variant>
        <vt:i4>1835062</vt:i4>
      </vt:variant>
      <vt:variant>
        <vt:i4>200</vt:i4>
      </vt:variant>
      <vt:variant>
        <vt:i4>0</vt:i4>
      </vt:variant>
      <vt:variant>
        <vt:i4>5</vt:i4>
      </vt:variant>
      <vt:variant>
        <vt:lpwstr/>
      </vt:variant>
      <vt:variant>
        <vt:lpwstr>_Toc227849780</vt:lpwstr>
      </vt:variant>
      <vt:variant>
        <vt:i4>1245238</vt:i4>
      </vt:variant>
      <vt:variant>
        <vt:i4>194</vt:i4>
      </vt:variant>
      <vt:variant>
        <vt:i4>0</vt:i4>
      </vt:variant>
      <vt:variant>
        <vt:i4>5</vt:i4>
      </vt:variant>
      <vt:variant>
        <vt:lpwstr/>
      </vt:variant>
      <vt:variant>
        <vt:lpwstr>_Toc227849779</vt:lpwstr>
      </vt:variant>
      <vt:variant>
        <vt:i4>1245238</vt:i4>
      </vt:variant>
      <vt:variant>
        <vt:i4>188</vt:i4>
      </vt:variant>
      <vt:variant>
        <vt:i4>0</vt:i4>
      </vt:variant>
      <vt:variant>
        <vt:i4>5</vt:i4>
      </vt:variant>
      <vt:variant>
        <vt:lpwstr/>
      </vt:variant>
      <vt:variant>
        <vt:lpwstr>_Toc227849778</vt:lpwstr>
      </vt:variant>
      <vt:variant>
        <vt:i4>1245238</vt:i4>
      </vt:variant>
      <vt:variant>
        <vt:i4>182</vt:i4>
      </vt:variant>
      <vt:variant>
        <vt:i4>0</vt:i4>
      </vt:variant>
      <vt:variant>
        <vt:i4>5</vt:i4>
      </vt:variant>
      <vt:variant>
        <vt:lpwstr/>
      </vt:variant>
      <vt:variant>
        <vt:lpwstr>_Toc227849777</vt:lpwstr>
      </vt:variant>
      <vt:variant>
        <vt:i4>1245238</vt:i4>
      </vt:variant>
      <vt:variant>
        <vt:i4>176</vt:i4>
      </vt:variant>
      <vt:variant>
        <vt:i4>0</vt:i4>
      </vt:variant>
      <vt:variant>
        <vt:i4>5</vt:i4>
      </vt:variant>
      <vt:variant>
        <vt:lpwstr/>
      </vt:variant>
      <vt:variant>
        <vt:lpwstr>_Toc227849776</vt:lpwstr>
      </vt:variant>
      <vt:variant>
        <vt:i4>1245238</vt:i4>
      </vt:variant>
      <vt:variant>
        <vt:i4>170</vt:i4>
      </vt:variant>
      <vt:variant>
        <vt:i4>0</vt:i4>
      </vt:variant>
      <vt:variant>
        <vt:i4>5</vt:i4>
      </vt:variant>
      <vt:variant>
        <vt:lpwstr/>
      </vt:variant>
      <vt:variant>
        <vt:lpwstr>_Toc227849775</vt:lpwstr>
      </vt:variant>
      <vt:variant>
        <vt:i4>1245238</vt:i4>
      </vt:variant>
      <vt:variant>
        <vt:i4>164</vt:i4>
      </vt:variant>
      <vt:variant>
        <vt:i4>0</vt:i4>
      </vt:variant>
      <vt:variant>
        <vt:i4>5</vt:i4>
      </vt:variant>
      <vt:variant>
        <vt:lpwstr/>
      </vt:variant>
      <vt:variant>
        <vt:lpwstr>_Toc227849774</vt:lpwstr>
      </vt:variant>
      <vt:variant>
        <vt:i4>1245238</vt:i4>
      </vt:variant>
      <vt:variant>
        <vt:i4>158</vt:i4>
      </vt:variant>
      <vt:variant>
        <vt:i4>0</vt:i4>
      </vt:variant>
      <vt:variant>
        <vt:i4>5</vt:i4>
      </vt:variant>
      <vt:variant>
        <vt:lpwstr/>
      </vt:variant>
      <vt:variant>
        <vt:lpwstr>_Toc227849773</vt:lpwstr>
      </vt:variant>
      <vt:variant>
        <vt:i4>1245238</vt:i4>
      </vt:variant>
      <vt:variant>
        <vt:i4>152</vt:i4>
      </vt:variant>
      <vt:variant>
        <vt:i4>0</vt:i4>
      </vt:variant>
      <vt:variant>
        <vt:i4>5</vt:i4>
      </vt:variant>
      <vt:variant>
        <vt:lpwstr/>
      </vt:variant>
      <vt:variant>
        <vt:lpwstr>_Toc227849772</vt:lpwstr>
      </vt:variant>
      <vt:variant>
        <vt:i4>1245238</vt:i4>
      </vt:variant>
      <vt:variant>
        <vt:i4>146</vt:i4>
      </vt:variant>
      <vt:variant>
        <vt:i4>0</vt:i4>
      </vt:variant>
      <vt:variant>
        <vt:i4>5</vt:i4>
      </vt:variant>
      <vt:variant>
        <vt:lpwstr/>
      </vt:variant>
      <vt:variant>
        <vt:lpwstr>_Toc227849771</vt:lpwstr>
      </vt:variant>
      <vt:variant>
        <vt:i4>1245238</vt:i4>
      </vt:variant>
      <vt:variant>
        <vt:i4>140</vt:i4>
      </vt:variant>
      <vt:variant>
        <vt:i4>0</vt:i4>
      </vt:variant>
      <vt:variant>
        <vt:i4>5</vt:i4>
      </vt:variant>
      <vt:variant>
        <vt:lpwstr/>
      </vt:variant>
      <vt:variant>
        <vt:lpwstr>_Toc227849770</vt:lpwstr>
      </vt:variant>
      <vt:variant>
        <vt:i4>1179702</vt:i4>
      </vt:variant>
      <vt:variant>
        <vt:i4>134</vt:i4>
      </vt:variant>
      <vt:variant>
        <vt:i4>0</vt:i4>
      </vt:variant>
      <vt:variant>
        <vt:i4>5</vt:i4>
      </vt:variant>
      <vt:variant>
        <vt:lpwstr/>
      </vt:variant>
      <vt:variant>
        <vt:lpwstr>_Toc227849769</vt:lpwstr>
      </vt:variant>
      <vt:variant>
        <vt:i4>1179702</vt:i4>
      </vt:variant>
      <vt:variant>
        <vt:i4>128</vt:i4>
      </vt:variant>
      <vt:variant>
        <vt:i4>0</vt:i4>
      </vt:variant>
      <vt:variant>
        <vt:i4>5</vt:i4>
      </vt:variant>
      <vt:variant>
        <vt:lpwstr/>
      </vt:variant>
      <vt:variant>
        <vt:lpwstr>_Toc227849768</vt:lpwstr>
      </vt:variant>
      <vt:variant>
        <vt:i4>1179702</vt:i4>
      </vt:variant>
      <vt:variant>
        <vt:i4>122</vt:i4>
      </vt:variant>
      <vt:variant>
        <vt:i4>0</vt:i4>
      </vt:variant>
      <vt:variant>
        <vt:i4>5</vt:i4>
      </vt:variant>
      <vt:variant>
        <vt:lpwstr/>
      </vt:variant>
      <vt:variant>
        <vt:lpwstr>_Toc227849767</vt:lpwstr>
      </vt:variant>
      <vt:variant>
        <vt:i4>1179702</vt:i4>
      </vt:variant>
      <vt:variant>
        <vt:i4>116</vt:i4>
      </vt:variant>
      <vt:variant>
        <vt:i4>0</vt:i4>
      </vt:variant>
      <vt:variant>
        <vt:i4>5</vt:i4>
      </vt:variant>
      <vt:variant>
        <vt:lpwstr/>
      </vt:variant>
      <vt:variant>
        <vt:lpwstr>_Toc227849766</vt:lpwstr>
      </vt:variant>
      <vt:variant>
        <vt:i4>1179702</vt:i4>
      </vt:variant>
      <vt:variant>
        <vt:i4>110</vt:i4>
      </vt:variant>
      <vt:variant>
        <vt:i4>0</vt:i4>
      </vt:variant>
      <vt:variant>
        <vt:i4>5</vt:i4>
      </vt:variant>
      <vt:variant>
        <vt:lpwstr/>
      </vt:variant>
      <vt:variant>
        <vt:lpwstr>_Toc227849765</vt:lpwstr>
      </vt:variant>
      <vt:variant>
        <vt:i4>1179702</vt:i4>
      </vt:variant>
      <vt:variant>
        <vt:i4>104</vt:i4>
      </vt:variant>
      <vt:variant>
        <vt:i4>0</vt:i4>
      </vt:variant>
      <vt:variant>
        <vt:i4>5</vt:i4>
      </vt:variant>
      <vt:variant>
        <vt:lpwstr/>
      </vt:variant>
      <vt:variant>
        <vt:lpwstr>_Toc227849764</vt:lpwstr>
      </vt:variant>
      <vt:variant>
        <vt:i4>1179702</vt:i4>
      </vt:variant>
      <vt:variant>
        <vt:i4>98</vt:i4>
      </vt:variant>
      <vt:variant>
        <vt:i4>0</vt:i4>
      </vt:variant>
      <vt:variant>
        <vt:i4>5</vt:i4>
      </vt:variant>
      <vt:variant>
        <vt:lpwstr/>
      </vt:variant>
      <vt:variant>
        <vt:lpwstr>_Toc227849763</vt:lpwstr>
      </vt:variant>
      <vt:variant>
        <vt:i4>1179702</vt:i4>
      </vt:variant>
      <vt:variant>
        <vt:i4>92</vt:i4>
      </vt:variant>
      <vt:variant>
        <vt:i4>0</vt:i4>
      </vt:variant>
      <vt:variant>
        <vt:i4>5</vt:i4>
      </vt:variant>
      <vt:variant>
        <vt:lpwstr/>
      </vt:variant>
      <vt:variant>
        <vt:lpwstr>_Toc227849762</vt:lpwstr>
      </vt:variant>
      <vt:variant>
        <vt:i4>1179702</vt:i4>
      </vt:variant>
      <vt:variant>
        <vt:i4>86</vt:i4>
      </vt:variant>
      <vt:variant>
        <vt:i4>0</vt:i4>
      </vt:variant>
      <vt:variant>
        <vt:i4>5</vt:i4>
      </vt:variant>
      <vt:variant>
        <vt:lpwstr/>
      </vt:variant>
      <vt:variant>
        <vt:lpwstr>_Toc227849761</vt:lpwstr>
      </vt:variant>
      <vt:variant>
        <vt:i4>1179702</vt:i4>
      </vt:variant>
      <vt:variant>
        <vt:i4>80</vt:i4>
      </vt:variant>
      <vt:variant>
        <vt:i4>0</vt:i4>
      </vt:variant>
      <vt:variant>
        <vt:i4>5</vt:i4>
      </vt:variant>
      <vt:variant>
        <vt:lpwstr/>
      </vt:variant>
      <vt:variant>
        <vt:lpwstr>_Toc227849760</vt:lpwstr>
      </vt:variant>
      <vt:variant>
        <vt:i4>1114166</vt:i4>
      </vt:variant>
      <vt:variant>
        <vt:i4>74</vt:i4>
      </vt:variant>
      <vt:variant>
        <vt:i4>0</vt:i4>
      </vt:variant>
      <vt:variant>
        <vt:i4>5</vt:i4>
      </vt:variant>
      <vt:variant>
        <vt:lpwstr/>
      </vt:variant>
      <vt:variant>
        <vt:lpwstr>_Toc227849759</vt:lpwstr>
      </vt:variant>
      <vt:variant>
        <vt:i4>1114166</vt:i4>
      </vt:variant>
      <vt:variant>
        <vt:i4>68</vt:i4>
      </vt:variant>
      <vt:variant>
        <vt:i4>0</vt:i4>
      </vt:variant>
      <vt:variant>
        <vt:i4>5</vt:i4>
      </vt:variant>
      <vt:variant>
        <vt:lpwstr/>
      </vt:variant>
      <vt:variant>
        <vt:lpwstr>_Toc227849758</vt:lpwstr>
      </vt:variant>
      <vt:variant>
        <vt:i4>1114166</vt:i4>
      </vt:variant>
      <vt:variant>
        <vt:i4>62</vt:i4>
      </vt:variant>
      <vt:variant>
        <vt:i4>0</vt:i4>
      </vt:variant>
      <vt:variant>
        <vt:i4>5</vt:i4>
      </vt:variant>
      <vt:variant>
        <vt:lpwstr/>
      </vt:variant>
      <vt:variant>
        <vt:lpwstr>_Toc227849757</vt:lpwstr>
      </vt:variant>
      <vt:variant>
        <vt:i4>1114166</vt:i4>
      </vt:variant>
      <vt:variant>
        <vt:i4>56</vt:i4>
      </vt:variant>
      <vt:variant>
        <vt:i4>0</vt:i4>
      </vt:variant>
      <vt:variant>
        <vt:i4>5</vt:i4>
      </vt:variant>
      <vt:variant>
        <vt:lpwstr/>
      </vt:variant>
      <vt:variant>
        <vt:lpwstr>_Toc227849756</vt:lpwstr>
      </vt:variant>
      <vt:variant>
        <vt:i4>1114166</vt:i4>
      </vt:variant>
      <vt:variant>
        <vt:i4>50</vt:i4>
      </vt:variant>
      <vt:variant>
        <vt:i4>0</vt:i4>
      </vt:variant>
      <vt:variant>
        <vt:i4>5</vt:i4>
      </vt:variant>
      <vt:variant>
        <vt:lpwstr/>
      </vt:variant>
      <vt:variant>
        <vt:lpwstr>_Toc227849755</vt:lpwstr>
      </vt:variant>
      <vt:variant>
        <vt:i4>1114166</vt:i4>
      </vt:variant>
      <vt:variant>
        <vt:i4>44</vt:i4>
      </vt:variant>
      <vt:variant>
        <vt:i4>0</vt:i4>
      </vt:variant>
      <vt:variant>
        <vt:i4>5</vt:i4>
      </vt:variant>
      <vt:variant>
        <vt:lpwstr/>
      </vt:variant>
      <vt:variant>
        <vt:lpwstr>_Toc227849754</vt:lpwstr>
      </vt:variant>
      <vt:variant>
        <vt:i4>1114166</vt:i4>
      </vt:variant>
      <vt:variant>
        <vt:i4>38</vt:i4>
      </vt:variant>
      <vt:variant>
        <vt:i4>0</vt:i4>
      </vt:variant>
      <vt:variant>
        <vt:i4>5</vt:i4>
      </vt:variant>
      <vt:variant>
        <vt:lpwstr/>
      </vt:variant>
      <vt:variant>
        <vt:lpwstr>_Toc227849753</vt:lpwstr>
      </vt:variant>
      <vt:variant>
        <vt:i4>1114166</vt:i4>
      </vt:variant>
      <vt:variant>
        <vt:i4>32</vt:i4>
      </vt:variant>
      <vt:variant>
        <vt:i4>0</vt:i4>
      </vt:variant>
      <vt:variant>
        <vt:i4>5</vt:i4>
      </vt:variant>
      <vt:variant>
        <vt:lpwstr/>
      </vt:variant>
      <vt:variant>
        <vt:lpwstr>_Toc227849752</vt:lpwstr>
      </vt:variant>
      <vt:variant>
        <vt:i4>1114166</vt:i4>
      </vt:variant>
      <vt:variant>
        <vt:i4>26</vt:i4>
      </vt:variant>
      <vt:variant>
        <vt:i4>0</vt:i4>
      </vt:variant>
      <vt:variant>
        <vt:i4>5</vt:i4>
      </vt:variant>
      <vt:variant>
        <vt:lpwstr/>
      </vt:variant>
      <vt:variant>
        <vt:lpwstr>_Toc227849751</vt:lpwstr>
      </vt:variant>
      <vt:variant>
        <vt:i4>1114166</vt:i4>
      </vt:variant>
      <vt:variant>
        <vt:i4>20</vt:i4>
      </vt:variant>
      <vt:variant>
        <vt:i4>0</vt:i4>
      </vt:variant>
      <vt:variant>
        <vt:i4>5</vt:i4>
      </vt:variant>
      <vt:variant>
        <vt:lpwstr/>
      </vt:variant>
      <vt:variant>
        <vt:lpwstr>_Toc227849750</vt:lpwstr>
      </vt:variant>
      <vt:variant>
        <vt:i4>1048630</vt:i4>
      </vt:variant>
      <vt:variant>
        <vt:i4>14</vt:i4>
      </vt:variant>
      <vt:variant>
        <vt:i4>0</vt:i4>
      </vt:variant>
      <vt:variant>
        <vt:i4>5</vt:i4>
      </vt:variant>
      <vt:variant>
        <vt:lpwstr/>
      </vt:variant>
      <vt:variant>
        <vt:lpwstr>_Toc227849749</vt:lpwstr>
      </vt:variant>
      <vt:variant>
        <vt:i4>1048630</vt:i4>
      </vt:variant>
      <vt:variant>
        <vt:i4>8</vt:i4>
      </vt:variant>
      <vt:variant>
        <vt:i4>0</vt:i4>
      </vt:variant>
      <vt:variant>
        <vt:i4>5</vt:i4>
      </vt:variant>
      <vt:variant>
        <vt:lpwstr/>
      </vt:variant>
      <vt:variant>
        <vt:lpwstr>_Toc227849748</vt:lpwstr>
      </vt:variant>
      <vt:variant>
        <vt:i4>1048630</vt:i4>
      </vt:variant>
      <vt:variant>
        <vt:i4>2</vt:i4>
      </vt:variant>
      <vt:variant>
        <vt:i4>0</vt:i4>
      </vt:variant>
      <vt:variant>
        <vt:i4>5</vt:i4>
      </vt:variant>
      <vt:variant>
        <vt:lpwstr/>
      </vt:variant>
      <vt:variant>
        <vt:lpwstr>_Toc227849747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Melorio, Giulio Gabriele</dc:creator>
  <cp:keywords/>
  <cp:lastModifiedBy>Lequio, Giacomo</cp:lastModifiedBy>
  <cp:revision>464</cp:revision>
  <dcterms:created xsi:type="dcterms:W3CDTF">2026-04-02T02:11:00Z</dcterms:created>
  <dcterms:modified xsi:type="dcterms:W3CDTF">2026-04-24T16:20:00Z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0x01010012B2ED555A3CAF408AA88769AAE1FD97</vt:lpwstr>
  </property>
  <property fmtid="{D5CDD505-2E9C-101B-9397-08002B2CF9AE}" pid="3" name="MediaServiceImageTags">
    <vt:lpwstr/>
  </property>
</Properties>
</file>